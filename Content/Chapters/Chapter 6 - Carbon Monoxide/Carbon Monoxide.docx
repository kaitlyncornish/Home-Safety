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751" w:rsidRDefault="00982D67" w:rsidP="00706300">
      <w:pPr>
        <w:pStyle w:val="Heading1"/>
        <w:spacing w:line="728" w:lineRule="exact"/>
        <w:ind w:left="2880"/>
        <w:rPr>
          <w:rFonts w:ascii="Arial Black" w:hAnsi="Arial Black"/>
          <w:color w:val="FFFFFF"/>
          <w:spacing w:val="13"/>
          <w:w w:val="105"/>
        </w:rPr>
      </w:pPr>
      <w:r>
        <w:rPr>
          <w:rFonts w:ascii="Arial Black" w:hAnsi="Arial Black"/>
          <w:noProof/>
        </w:rPr>
        <w:drawing>
          <wp:anchor distT="0" distB="0" distL="114300" distR="114300" simplePos="0" relativeHeight="251664384" behindDoc="1" locked="0" layoutInCell="1" allowOverlap="1" wp14:anchorId="401BE646" wp14:editId="095DEDE4">
            <wp:simplePos x="0" y="0"/>
            <wp:positionH relativeFrom="column">
              <wp:posOffset>-381000</wp:posOffset>
            </wp:positionH>
            <wp:positionV relativeFrom="paragraph">
              <wp:posOffset>-409575</wp:posOffset>
            </wp:positionV>
            <wp:extent cx="1858010" cy="1172210"/>
            <wp:effectExtent l="0" t="0" r="8890" b="8890"/>
            <wp:wrapThrough wrapText="bothSides">
              <wp:wrapPolygon edited="0">
                <wp:start x="0" y="0"/>
                <wp:lineTo x="0" y="21413"/>
                <wp:lineTo x="21482" y="21413"/>
                <wp:lineTo x="2148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8010" cy="11722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6300">
        <w:rPr>
          <w:noProof/>
        </w:rPr>
        <mc:AlternateContent>
          <mc:Choice Requires="wpg">
            <w:drawing>
              <wp:anchor distT="0" distB="0" distL="114300" distR="114300" simplePos="0" relativeHeight="251585024" behindDoc="1" locked="0" layoutInCell="1" allowOverlap="1" wp14:anchorId="6E328D53" wp14:editId="24648A57">
                <wp:simplePos x="0" y="0"/>
                <wp:positionH relativeFrom="page">
                  <wp:posOffset>457200</wp:posOffset>
                </wp:positionH>
                <wp:positionV relativeFrom="page">
                  <wp:posOffset>0</wp:posOffset>
                </wp:positionV>
                <wp:extent cx="7058025" cy="1572260"/>
                <wp:effectExtent l="0" t="0" r="9525" b="8890"/>
                <wp:wrapNone/>
                <wp:docPr id="1010" name="Group 1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58025" cy="1572260"/>
                          <a:chOff x="714" y="0"/>
                          <a:chExt cx="10813" cy="2476"/>
                        </a:xfrm>
                      </wpg:grpSpPr>
                      <wpg:grpSp>
                        <wpg:cNvPr id="1012" name="Group 1016"/>
                        <wpg:cNvGrpSpPr>
                          <a:grpSpLocks/>
                        </wpg:cNvGrpSpPr>
                        <wpg:grpSpPr bwMode="auto">
                          <a:xfrm>
                            <a:off x="714" y="0"/>
                            <a:ext cx="10813" cy="1846"/>
                            <a:chOff x="714" y="0"/>
                            <a:chExt cx="10813" cy="1846"/>
                          </a:xfrm>
                        </wpg:grpSpPr>
                        <wps:wsp>
                          <wps:cNvPr id="1013" name="Freeform 1017"/>
                          <wps:cNvSpPr>
                            <a:spLocks/>
                          </wps:cNvSpPr>
                          <wps:spPr bwMode="auto">
                            <a:xfrm>
                              <a:off x="714" y="0"/>
                              <a:ext cx="10813" cy="1846"/>
                            </a:xfrm>
                            <a:custGeom>
                              <a:avLst/>
                              <a:gdLst>
                                <a:gd name="T0" fmla="+- 0 714 714"/>
                                <a:gd name="T1" fmla="*/ T0 w 10813"/>
                                <a:gd name="T2" fmla="*/ 0 h 1846"/>
                                <a:gd name="T3" fmla="+- 0 714 714"/>
                                <a:gd name="T4" fmla="*/ T3 w 10813"/>
                                <a:gd name="T5" fmla="*/ 1646 h 1846"/>
                                <a:gd name="T6" fmla="+- 0 715 714"/>
                                <a:gd name="T7" fmla="*/ T6 w 10813"/>
                                <a:gd name="T8" fmla="*/ 1712 h 1846"/>
                                <a:gd name="T9" fmla="+- 0 724 714"/>
                                <a:gd name="T10" fmla="*/ T9 w 10813"/>
                                <a:gd name="T11" fmla="*/ 1781 h 1846"/>
                                <a:gd name="T12" fmla="+- 0 763 714"/>
                                <a:gd name="T13" fmla="*/ T12 w 10813"/>
                                <a:gd name="T14" fmla="*/ 1829 h 1846"/>
                                <a:gd name="T15" fmla="+- 0 821 714"/>
                                <a:gd name="T16" fmla="*/ T15 w 10813"/>
                                <a:gd name="T17" fmla="*/ 1843 h 1846"/>
                                <a:gd name="T18" fmla="+- 0 915 714"/>
                                <a:gd name="T19" fmla="*/ T18 w 10813"/>
                                <a:gd name="T20" fmla="*/ 1846 h 1846"/>
                                <a:gd name="T21" fmla="+- 0 11362 714"/>
                                <a:gd name="T22" fmla="*/ T21 w 10813"/>
                                <a:gd name="T23" fmla="*/ 1845 h 1846"/>
                                <a:gd name="T24" fmla="+- 0 11442 714"/>
                                <a:gd name="T25" fmla="*/ T24 w 10813"/>
                                <a:gd name="T26" fmla="*/ 1839 h 1846"/>
                                <a:gd name="T27" fmla="+- 0 11502 714"/>
                                <a:gd name="T28" fmla="*/ T27 w 10813"/>
                                <a:gd name="T29" fmla="*/ 1810 h 1846"/>
                                <a:gd name="T30" fmla="+- 0 11523 714"/>
                                <a:gd name="T31" fmla="*/ T30 w 10813"/>
                                <a:gd name="T32" fmla="*/ 1738 h 1846"/>
                                <a:gd name="T33" fmla="+- 0 11526 714"/>
                                <a:gd name="T34" fmla="*/ T33 w 10813"/>
                                <a:gd name="T35" fmla="*/ 1646 h 1846"/>
                                <a:gd name="T36" fmla="+- 0 11526 714"/>
                                <a:gd name="T37" fmla="*/ T36 w 10813"/>
                                <a:gd name="T38" fmla="*/ 0 h 1846"/>
                                <a:gd name="T39" fmla="+- 0 714 714"/>
                                <a:gd name="T40" fmla="*/ T39 w 10813"/>
                                <a:gd name="T41" fmla="*/ 0 h 184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Lst>
                              <a:rect l="0" t="0" r="r" b="b"/>
                              <a:pathLst>
                                <a:path w="10813" h="1846">
                                  <a:moveTo>
                                    <a:pt x="0" y="0"/>
                                  </a:moveTo>
                                  <a:lnTo>
                                    <a:pt x="0" y="1646"/>
                                  </a:lnTo>
                                  <a:lnTo>
                                    <a:pt x="1" y="1712"/>
                                  </a:lnTo>
                                  <a:lnTo>
                                    <a:pt x="10" y="1781"/>
                                  </a:lnTo>
                                  <a:lnTo>
                                    <a:pt x="49" y="1829"/>
                                  </a:lnTo>
                                  <a:lnTo>
                                    <a:pt x="107" y="1843"/>
                                  </a:lnTo>
                                  <a:lnTo>
                                    <a:pt x="201" y="1846"/>
                                  </a:lnTo>
                                  <a:lnTo>
                                    <a:pt x="10648" y="1845"/>
                                  </a:lnTo>
                                  <a:lnTo>
                                    <a:pt x="10728" y="1839"/>
                                  </a:lnTo>
                                  <a:lnTo>
                                    <a:pt x="10788" y="1810"/>
                                  </a:lnTo>
                                  <a:lnTo>
                                    <a:pt x="10809" y="1738"/>
                                  </a:lnTo>
                                  <a:lnTo>
                                    <a:pt x="10812" y="1646"/>
                                  </a:lnTo>
                                  <a:lnTo>
                                    <a:pt x="10812" y="0"/>
                                  </a:lnTo>
                                  <a:lnTo>
                                    <a:pt x="0" y="0"/>
                                  </a:lnTo>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14" name="Group 1014"/>
                        <wpg:cNvGrpSpPr>
                          <a:grpSpLocks/>
                        </wpg:cNvGrpSpPr>
                        <wpg:grpSpPr bwMode="auto">
                          <a:xfrm>
                            <a:off x="2333" y="1846"/>
                            <a:ext cx="7574" cy="630"/>
                            <a:chOff x="2333" y="1846"/>
                            <a:chExt cx="7574" cy="630"/>
                          </a:xfrm>
                        </wpg:grpSpPr>
                        <wps:wsp>
                          <wps:cNvPr id="1015" name="Freeform 1015"/>
                          <wps:cNvSpPr>
                            <a:spLocks/>
                          </wps:cNvSpPr>
                          <wps:spPr bwMode="auto">
                            <a:xfrm>
                              <a:off x="2333" y="1846"/>
                              <a:ext cx="7574" cy="630"/>
                            </a:xfrm>
                            <a:custGeom>
                              <a:avLst/>
                              <a:gdLst>
                                <a:gd name="T0" fmla="+- 0 9907 2333"/>
                                <a:gd name="T1" fmla="*/ T0 w 7574"/>
                                <a:gd name="T2" fmla="+- 0 1846 1846"/>
                                <a:gd name="T3" fmla="*/ 1846 h 630"/>
                                <a:gd name="T4" fmla="+- 0 2333 2333"/>
                                <a:gd name="T5" fmla="*/ T4 w 7574"/>
                                <a:gd name="T6" fmla="+- 0 1846 1846"/>
                                <a:gd name="T7" fmla="*/ 1846 h 630"/>
                                <a:gd name="T8" fmla="+- 0 2333 2333"/>
                                <a:gd name="T9" fmla="*/ T8 w 7574"/>
                                <a:gd name="T10" fmla="+- 0 2276 1846"/>
                                <a:gd name="T11" fmla="*/ 2276 h 630"/>
                                <a:gd name="T12" fmla="+- 0 2334 2333"/>
                                <a:gd name="T13" fmla="*/ T12 w 7574"/>
                                <a:gd name="T14" fmla="+- 0 2342 1846"/>
                                <a:gd name="T15" fmla="*/ 2342 h 630"/>
                                <a:gd name="T16" fmla="+- 0 2344 2333"/>
                                <a:gd name="T17" fmla="*/ T16 w 7574"/>
                                <a:gd name="T18" fmla="+- 0 2411 1846"/>
                                <a:gd name="T19" fmla="*/ 2411 h 630"/>
                                <a:gd name="T20" fmla="+- 0 2382 2333"/>
                                <a:gd name="T21" fmla="*/ T20 w 7574"/>
                                <a:gd name="T22" fmla="+- 0 2459 1846"/>
                                <a:gd name="T23" fmla="*/ 2459 h 630"/>
                                <a:gd name="T24" fmla="+- 0 2441 2333"/>
                                <a:gd name="T25" fmla="*/ T24 w 7574"/>
                                <a:gd name="T26" fmla="+- 0 2473 1846"/>
                                <a:gd name="T27" fmla="*/ 2473 h 630"/>
                                <a:gd name="T28" fmla="+- 0 2534 2333"/>
                                <a:gd name="T29" fmla="*/ T28 w 7574"/>
                                <a:gd name="T30" fmla="+- 0 2476 1846"/>
                                <a:gd name="T31" fmla="*/ 2476 h 630"/>
                                <a:gd name="T32" fmla="+- 0 9742 2333"/>
                                <a:gd name="T33" fmla="*/ T32 w 7574"/>
                                <a:gd name="T34" fmla="+- 0 2475 1846"/>
                                <a:gd name="T35" fmla="*/ 2475 h 630"/>
                                <a:gd name="T36" fmla="+- 0 9823 2333"/>
                                <a:gd name="T37" fmla="*/ T36 w 7574"/>
                                <a:gd name="T38" fmla="+- 0 2469 1846"/>
                                <a:gd name="T39" fmla="*/ 2469 h 630"/>
                                <a:gd name="T40" fmla="+- 0 9882 2333"/>
                                <a:gd name="T41" fmla="*/ T40 w 7574"/>
                                <a:gd name="T42" fmla="+- 0 2440 1846"/>
                                <a:gd name="T43" fmla="*/ 2440 h 630"/>
                                <a:gd name="T44" fmla="+- 0 9904 2333"/>
                                <a:gd name="T45" fmla="*/ T44 w 7574"/>
                                <a:gd name="T46" fmla="+- 0 2368 1846"/>
                                <a:gd name="T47" fmla="*/ 2368 h 630"/>
                                <a:gd name="T48" fmla="+- 0 9907 2333"/>
                                <a:gd name="T49" fmla="*/ T48 w 7574"/>
                                <a:gd name="T50" fmla="+- 0 2276 1846"/>
                                <a:gd name="T51" fmla="*/ 2276 h 630"/>
                                <a:gd name="T52" fmla="+- 0 9907 2333"/>
                                <a:gd name="T53" fmla="*/ T52 w 7574"/>
                                <a:gd name="T54" fmla="+- 0 1846 1846"/>
                                <a:gd name="T55" fmla="*/ 1846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574" h="630">
                                  <a:moveTo>
                                    <a:pt x="7574" y="0"/>
                                  </a:moveTo>
                                  <a:lnTo>
                                    <a:pt x="0" y="0"/>
                                  </a:lnTo>
                                  <a:lnTo>
                                    <a:pt x="0" y="430"/>
                                  </a:lnTo>
                                  <a:lnTo>
                                    <a:pt x="1" y="496"/>
                                  </a:lnTo>
                                  <a:lnTo>
                                    <a:pt x="11" y="565"/>
                                  </a:lnTo>
                                  <a:lnTo>
                                    <a:pt x="49" y="613"/>
                                  </a:lnTo>
                                  <a:lnTo>
                                    <a:pt x="108" y="627"/>
                                  </a:lnTo>
                                  <a:lnTo>
                                    <a:pt x="201" y="630"/>
                                  </a:lnTo>
                                  <a:lnTo>
                                    <a:pt x="7409" y="629"/>
                                  </a:lnTo>
                                  <a:lnTo>
                                    <a:pt x="7490" y="623"/>
                                  </a:lnTo>
                                  <a:lnTo>
                                    <a:pt x="7549" y="594"/>
                                  </a:lnTo>
                                  <a:lnTo>
                                    <a:pt x="7571" y="522"/>
                                  </a:lnTo>
                                  <a:lnTo>
                                    <a:pt x="7574" y="430"/>
                                  </a:lnTo>
                                  <a:lnTo>
                                    <a:pt x="7574" y="0"/>
                                  </a:lnTo>
                                  <a:close/>
                                </a:path>
                              </a:pathLst>
                            </a:custGeom>
                            <a:solidFill>
                              <a:srgbClr val="E1E9F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867B2" w:rsidRDefault="004867B2" w:rsidP="007575D3">
                                <w:pPr>
                                  <w:pStyle w:val="Heading4"/>
                                  <w:tabs>
                                    <w:tab w:val="left" w:pos="7200"/>
                                    <w:tab w:val="left" w:pos="9090"/>
                                  </w:tabs>
                                  <w:spacing w:before="23"/>
                                  <w:ind w:left="0"/>
                                  <w:jc w:val="center"/>
                                  <w:rPr>
                                    <w:rFonts w:ascii="Calibri" w:hAnsi="Calibri"/>
                                    <w:i/>
                                    <w:color w:val="0079C1"/>
                                    <w:w w:val="120"/>
                                  </w:rPr>
                                </w:pPr>
                                <w:r w:rsidRPr="007575D3">
                                  <w:rPr>
                                    <w:rFonts w:ascii="Calibri" w:hAnsi="Calibri"/>
                                    <w:i/>
                                    <w:color w:val="0079C1"/>
                                    <w:w w:val="120"/>
                                  </w:rPr>
                                  <w:t>Wh</w:t>
                                </w:r>
                                <w:r w:rsidRPr="007575D3">
                                  <w:rPr>
                                    <w:rFonts w:ascii="Calibri" w:hAnsi="Calibri"/>
                                    <w:i/>
                                    <w:color w:val="0079C1"/>
                                    <w:spacing w:val="-3"/>
                                    <w:w w:val="120"/>
                                  </w:rPr>
                                  <w:t>a</w:t>
                                </w:r>
                                <w:r w:rsidRPr="007575D3">
                                  <w:rPr>
                                    <w:rFonts w:ascii="Calibri" w:hAnsi="Calibri"/>
                                    <w:i/>
                                    <w:color w:val="0079C1"/>
                                    <w:w w:val="120"/>
                                  </w:rPr>
                                  <w:t>t</w:t>
                                </w:r>
                                <w:r w:rsidRPr="007575D3">
                                  <w:rPr>
                                    <w:rFonts w:ascii="Calibri" w:hAnsi="Calibri"/>
                                    <w:i/>
                                    <w:color w:val="0079C1"/>
                                    <w:spacing w:val="-52"/>
                                    <w:w w:val="120"/>
                                  </w:rPr>
                                  <w:t xml:space="preserve"> </w:t>
                                </w:r>
                                <w:r w:rsidRPr="007575D3">
                                  <w:rPr>
                                    <w:rFonts w:ascii="Calibri" w:hAnsi="Calibri"/>
                                    <w:i/>
                                    <w:color w:val="0079C1"/>
                                    <w:w w:val="120"/>
                                  </w:rPr>
                                  <w:t>are</w:t>
                                </w:r>
                                <w:r w:rsidRPr="007575D3">
                                  <w:rPr>
                                    <w:rFonts w:ascii="Calibri" w:hAnsi="Calibri"/>
                                    <w:i/>
                                    <w:color w:val="0079C1"/>
                                    <w:spacing w:val="-52"/>
                                    <w:w w:val="120"/>
                                  </w:rPr>
                                  <w:t xml:space="preserve"> </w:t>
                                </w:r>
                                <w:r w:rsidRPr="007575D3">
                                  <w:rPr>
                                    <w:rFonts w:ascii="Calibri" w:hAnsi="Calibri"/>
                                    <w:i/>
                                    <w:color w:val="0079C1"/>
                                    <w:w w:val="120"/>
                                  </w:rPr>
                                  <w:t>the</w:t>
                                </w:r>
                                <w:r w:rsidRPr="007575D3">
                                  <w:rPr>
                                    <w:rFonts w:ascii="Calibri" w:hAnsi="Calibri"/>
                                    <w:i/>
                                    <w:color w:val="0079C1"/>
                                    <w:spacing w:val="-52"/>
                                    <w:w w:val="120"/>
                                  </w:rPr>
                                  <w:t xml:space="preserve"> </w:t>
                                </w:r>
                                <w:r w:rsidRPr="007575D3">
                                  <w:rPr>
                                    <w:rFonts w:ascii="Calibri" w:hAnsi="Calibri"/>
                                    <w:i/>
                                    <w:color w:val="0079C1"/>
                                    <w:w w:val="120"/>
                                  </w:rPr>
                                  <w:t>Health</w:t>
                                </w:r>
                                <w:r w:rsidRPr="007575D3">
                                  <w:rPr>
                                    <w:rFonts w:ascii="Calibri" w:hAnsi="Calibri"/>
                                    <w:i/>
                                    <w:color w:val="0079C1"/>
                                    <w:spacing w:val="-51"/>
                                    <w:w w:val="120"/>
                                  </w:rPr>
                                  <w:t xml:space="preserve"> </w:t>
                                </w:r>
                                <w:r w:rsidRPr="007575D3">
                                  <w:rPr>
                                    <w:rFonts w:ascii="Calibri" w:hAnsi="Calibri"/>
                                    <w:i/>
                                    <w:color w:val="0079C1"/>
                                    <w:w w:val="120"/>
                                  </w:rPr>
                                  <w:t>and</w:t>
                                </w:r>
                                <w:r w:rsidRPr="007575D3">
                                  <w:rPr>
                                    <w:rFonts w:ascii="Calibri" w:hAnsi="Calibri"/>
                                    <w:i/>
                                    <w:color w:val="0079C1"/>
                                    <w:spacing w:val="-52"/>
                                    <w:w w:val="120"/>
                                  </w:rPr>
                                  <w:t xml:space="preserve"> </w:t>
                                </w:r>
                                <w:r w:rsidRPr="007575D3">
                                  <w:rPr>
                                    <w:rFonts w:ascii="Calibri" w:hAnsi="Calibri"/>
                                    <w:i/>
                                    <w:color w:val="0079C1"/>
                                    <w:w w:val="120"/>
                                  </w:rPr>
                                  <w:t>Sa</w:t>
                                </w:r>
                                <w:r w:rsidRPr="007575D3">
                                  <w:rPr>
                                    <w:rFonts w:ascii="Calibri" w:hAnsi="Calibri"/>
                                    <w:i/>
                                    <w:color w:val="0079C1"/>
                                    <w:spacing w:val="-4"/>
                                    <w:w w:val="120"/>
                                  </w:rPr>
                                  <w:t>f</w:t>
                                </w:r>
                                <w:r w:rsidRPr="007575D3">
                                  <w:rPr>
                                    <w:rFonts w:ascii="Calibri" w:hAnsi="Calibri"/>
                                    <w:i/>
                                    <w:color w:val="0079C1"/>
                                    <w:w w:val="120"/>
                                  </w:rPr>
                                  <w:t>ety</w:t>
                                </w:r>
                                <w:r w:rsidRPr="007575D3">
                                  <w:rPr>
                                    <w:rFonts w:ascii="Calibri" w:hAnsi="Calibri"/>
                                    <w:i/>
                                    <w:color w:val="0079C1"/>
                                    <w:spacing w:val="-52"/>
                                    <w:w w:val="120"/>
                                  </w:rPr>
                                  <w:t xml:space="preserve"> </w:t>
                                </w:r>
                                <w:r w:rsidRPr="007575D3">
                                  <w:rPr>
                                    <w:rFonts w:ascii="Calibri" w:hAnsi="Calibri"/>
                                    <w:i/>
                                    <w:color w:val="0079C1"/>
                                    <w:w w:val="120"/>
                                  </w:rPr>
                                  <w:t>Ris</w:t>
                                </w:r>
                                <w:r w:rsidRPr="007575D3">
                                  <w:rPr>
                                    <w:rFonts w:ascii="Calibri" w:hAnsi="Calibri"/>
                                    <w:i/>
                                    <w:color w:val="0079C1"/>
                                    <w:spacing w:val="-3"/>
                                    <w:w w:val="120"/>
                                  </w:rPr>
                                  <w:t>k</w:t>
                                </w:r>
                                <w:r w:rsidRPr="007575D3">
                                  <w:rPr>
                                    <w:rFonts w:ascii="Calibri" w:hAnsi="Calibri"/>
                                    <w:i/>
                                    <w:color w:val="0079C1"/>
                                    <w:w w:val="120"/>
                                  </w:rPr>
                                  <w:t>s?</w:t>
                                </w:r>
                              </w:p>
                              <w:p w:rsidR="004867B2" w:rsidRDefault="004867B2" w:rsidP="007575D3">
                                <w:pPr>
                                  <w:jc w:val="center"/>
                                </w:pP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009" o:spid="_x0000_s1026" style="position:absolute;left:0;text-align:left;margin-left:36pt;margin-top:0;width:555.75pt;height:123.8pt;z-index:-251731456;mso-position-horizontal-relative:page;mso-position-vertical-relative:page" coordorigin="714" coordsize="10813,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">
                <v:group id="Group 1016" o:spid="_x0000_s1027" style="position:absolute;left:714;width:10813;height:1846" coordorigin="714" coordsize="10813,1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3EUsQAAADdAAAADwAAAGRycy9kb3ducmV2LnhtbERPS2vCQBC+F/wPywje&#10;6iZKS4muIYgVD6FQLYi3ITsmwexsyG7z+PfdQqG3+fies01H04ieOldbVhAvIxDEhdU1lwq+Lu/P&#10;byCcR9bYWCYFEzlId7OnLSbaDvxJ/dmXIoSwS1BB5X2bSOmKigy6pW2JA3e3nUEfYFdK3eEQwk0j&#10;V1H0Kg3WHBoqbGlfUfE4fxsFxwGHbB0f+vxx30+3y8vHNY9JqcV8zDYgPI3+X/znPukwP4pX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d3EUsQAAADdAAAA&#10;DwAAAAAAAAAAAAAAAACqAgAAZHJzL2Rvd25yZXYueG1sUEsFBgAAAAAEAAQA+gAAAJsDAAAAAA==&#10;">
                  <v:shape id="Freeform 1017" o:spid="_x0000_s1028" style="position:absolute;left:714;width:10813;height:1846;visibility:visible;mso-wrap-style:square;v-text-anchor:top" coordsize="10813,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eyWMEA&#10;AADdAAAADwAAAGRycy9kb3ducmV2LnhtbERPzWrCQBC+F/oOyxS81Y2VFomuIlKl9da0DzBmx2xI&#10;djZkR41v3xUEb/Px/c5iNfhWnamPdWADk3EGirgMtubKwN/v9nUGKgqyxTYwGbhShNXy+WmBuQ0X&#10;/qFzIZVKIRxzNOBEulzrWDryGMehI07cMfQeJcG+0rbHSwr3rX7Lsg/tsebU4LCjjaOyKU7ewPvu&#10;OtPfrmDXHGS62cdGtrtPY0Yvw3oOSmiQh/ju/rJpfjaZwu2bdIJ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XsljBAAAA3QAAAA8AAAAAAAAAAAAAAAAAmAIAAGRycy9kb3du&#10;cmV2LnhtbFBLBQYAAAAABAAEAPUAAACGAwAAAAA=&#10;" path="m,l,1646r1,66l10,1781r39,48l107,1843r94,3l10648,1845r80,-6l10788,1810r21,-72l10812,1646,10812,,,e" fillcolor="#0079c1" stroked="f">
                    <v:path arrowok="t" o:connecttype="custom" o:connectlocs="0,0;0,1646;1,1712;10,1781;49,1829;107,1843;201,1846;10648,1845;10728,1839;10788,1810;10809,1738;10812,1646;10812,0;0,0" o:connectangles="0,0,0,0,0,0,0,0,0,0,0,0,0,0"/>
                  </v:shape>
                </v:group>
                <v:group id="Group 1014" o:spid="_x0000_s1029" style="position:absolute;left:2333;top:1846;width:7574;height:630" coordorigin="2333,1846" coordsize="7574,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j5vcQAAADdAAAADwAAAGRycy9kb3ducmV2LnhtbERPS2vCQBC+F/wPywi9&#10;NZtoWyRmFZFaegiFqiDehuyYBLOzIbvN4993C4Xe5uN7TrYdTSN66lxtWUESxSCIC6trLhWcT4en&#10;FQjnkTU2lknBRA62m9lDhqm2A39Rf/SlCCHsUlRQed+mUrqiIoMusi1x4G62M+gD7EqpOxxCuGnk&#10;Io5fpcGaQ0OFLe0rKu7Hb6PgfcBht0ze+vx+20/X08vnJU9Iqcf5uFuD8DT6f/Gf+0OH+XHyDL/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j5vcQAAADdAAAA&#10;DwAAAAAAAAAAAAAAAACqAgAAZHJzL2Rvd25yZXYueG1sUEsFBgAAAAAEAAQA+gAAAJsDAAAAAA==&#10;">
                  <v:shape id="Freeform 1015" o:spid="_x0000_s1030" style="position:absolute;left:2333;top:1846;width:7574;height:630;visibility:visible;mso-wrap-style:square;v-text-anchor:top" coordsize="7574,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RgH8IA&#10;AADdAAAADwAAAGRycy9kb3ducmV2LnhtbERPTWvCQBC9F/oflil4azYqLZq6ioQIXrWlXqfZSTYk&#10;Oxuyq4n/3i0UepvH+5zNbrKduNHgG8cK5kkKgrh0uuFawdfn4XUFwgdkjZ1jUnAnD7vt89MGM+1G&#10;PtHtHGoRQ9hnqMCE0GdS+tKQRZ+4njhylRsshgiHWuoBxxhuO7lI03dpseHYYLCn3FDZnq9WwUWa&#10;n5NZF3V1GN30nRftulu2Ss1epv0HiEBT+Bf/uY86zk/nb/D7TTxBb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GAfwgAAAN0AAAAPAAAAAAAAAAAAAAAAAJgCAABkcnMvZG93&#10;bnJldi54bWxQSwUGAAAAAAQABAD1AAAAhwMAAAAA&#10;" adj="-11796480,,5400" path="m7574,l,,,430r1,66l11,565r38,48l108,627r93,3l7409,629r81,-6l7549,594r22,-72l7574,430,7574,xe" fillcolor="#e1e9f6" stroked="f">
                    <v:stroke joinstyle="round"/>
                    <v:formulas/>
                    <v:path arrowok="t" o:connecttype="custom" o:connectlocs="7574,1846;0,1846;0,2276;1,2342;11,2411;49,2459;108,2473;201,2476;7409,2475;7490,2469;7549,2440;7571,2368;7574,2276;7574,1846" o:connectangles="0,0,0,0,0,0,0,0,0,0,0,0,0,0" textboxrect="0,0,7574,630"/>
                    <v:textbox>
                      <w:txbxContent>
                        <w:p w:rsidR="004867B2" w:rsidRDefault="004867B2" w:rsidP="007575D3">
                          <w:pPr>
                            <w:pStyle w:val="Heading4"/>
                            <w:tabs>
                              <w:tab w:val="left" w:pos="7200"/>
                              <w:tab w:val="left" w:pos="9090"/>
                            </w:tabs>
                            <w:spacing w:before="23"/>
                            <w:ind w:left="0"/>
                            <w:jc w:val="center"/>
                            <w:rPr>
                              <w:rFonts w:ascii="Calibri" w:hAnsi="Calibri"/>
                              <w:i/>
                              <w:color w:val="0079C1"/>
                              <w:w w:val="120"/>
                            </w:rPr>
                          </w:pPr>
                          <w:r w:rsidRPr="007575D3">
                            <w:rPr>
                              <w:rFonts w:ascii="Calibri" w:hAnsi="Calibri"/>
                              <w:i/>
                              <w:color w:val="0079C1"/>
                              <w:w w:val="120"/>
                            </w:rPr>
                            <w:t>Wh</w:t>
                          </w:r>
                          <w:r w:rsidRPr="007575D3">
                            <w:rPr>
                              <w:rFonts w:ascii="Calibri" w:hAnsi="Calibri"/>
                              <w:i/>
                              <w:color w:val="0079C1"/>
                              <w:spacing w:val="-3"/>
                              <w:w w:val="120"/>
                            </w:rPr>
                            <w:t>a</w:t>
                          </w:r>
                          <w:r w:rsidRPr="007575D3">
                            <w:rPr>
                              <w:rFonts w:ascii="Calibri" w:hAnsi="Calibri"/>
                              <w:i/>
                              <w:color w:val="0079C1"/>
                              <w:w w:val="120"/>
                            </w:rPr>
                            <w:t>t</w:t>
                          </w:r>
                          <w:r w:rsidRPr="007575D3">
                            <w:rPr>
                              <w:rFonts w:ascii="Calibri" w:hAnsi="Calibri"/>
                              <w:i/>
                              <w:color w:val="0079C1"/>
                              <w:spacing w:val="-52"/>
                              <w:w w:val="120"/>
                            </w:rPr>
                            <w:t xml:space="preserve"> </w:t>
                          </w:r>
                          <w:r w:rsidRPr="007575D3">
                            <w:rPr>
                              <w:rFonts w:ascii="Calibri" w:hAnsi="Calibri"/>
                              <w:i/>
                              <w:color w:val="0079C1"/>
                              <w:w w:val="120"/>
                            </w:rPr>
                            <w:t>are</w:t>
                          </w:r>
                          <w:r w:rsidRPr="007575D3">
                            <w:rPr>
                              <w:rFonts w:ascii="Calibri" w:hAnsi="Calibri"/>
                              <w:i/>
                              <w:color w:val="0079C1"/>
                              <w:spacing w:val="-52"/>
                              <w:w w:val="120"/>
                            </w:rPr>
                            <w:t xml:space="preserve"> </w:t>
                          </w:r>
                          <w:r w:rsidRPr="007575D3">
                            <w:rPr>
                              <w:rFonts w:ascii="Calibri" w:hAnsi="Calibri"/>
                              <w:i/>
                              <w:color w:val="0079C1"/>
                              <w:w w:val="120"/>
                            </w:rPr>
                            <w:t>the</w:t>
                          </w:r>
                          <w:r w:rsidRPr="007575D3">
                            <w:rPr>
                              <w:rFonts w:ascii="Calibri" w:hAnsi="Calibri"/>
                              <w:i/>
                              <w:color w:val="0079C1"/>
                              <w:spacing w:val="-52"/>
                              <w:w w:val="120"/>
                            </w:rPr>
                            <w:t xml:space="preserve"> </w:t>
                          </w:r>
                          <w:r w:rsidRPr="007575D3">
                            <w:rPr>
                              <w:rFonts w:ascii="Calibri" w:hAnsi="Calibri"/>
                              <w:i/>
                              <w:color w:val="0079C1"/>
                              <w:w w:val="120"/>
                            </w:rPr>
                            <w:t>Health</w:t>
                          </w:r>
                          <w:r w:rsidRPr="007575D3">
                            <w:rPr>
                              <w:rFonts w:ascii="Calibri" w:hAnsi="Calibri"/>
                              <w:i/>
                              <w:color w:val="0079C1"/>
                              <w:spacing w:val="-51"/>
                              <w:w w:val="120"/>
                            </w:rPr>
                            <w:t xml:space="preserve"> </w:t>
                          </w:r>
                          <w:r w:rsidRPr="007575D3">
                            <w:rPr>
                              <w:rFonts w:ascii="Calibri" w:hAnsi="Calibri"/>
                              <w:i/>
                              <w:color w:val="0079C1"/>
                              <w:w w:val="120"/>
                            </w:rPr>
                            <w:t>and</w:t>
                          </w:r>
                          <w:r w:rsidRPr="007575D3">
                            <w:rPr>
                              <w:rFonts w:ascii="Calibri" w:hAnsi="Calibri"/>
                              <w:i/>
                              <w:color w:val="0079C1"/>
                              <w:spacing w:val="-52"/>
                              <w:w w:val="120"/>
                            </w:rPr>
                            <w:t xml:space="preserve"> </w:t>
                          </w:r>
                          <w:r w:rsidRPr="007575D3">
                            <w:rPr>
                              <w:rFonts w:ascii="Calibri" w:hAnsi="Calibri"/>
                              <w:i/>
                              <w:color w:val="0079C1"/>
                              <w:w w:val="120"/>
                            </w:rPr>
                            <w:t>Sa</w:t>
                          </w:r>
                          <w:r w:rsidRPr="007575D3">
                            <w:rPr>
                              <w:rFonts w:ascii="Calibri" w:hAnsi="Calibri"/>
                              <w:i/>
                              <w:color w:val="0079C1"/>
                              <w:spacing w:val="-4"/>
                              <w:w w:val="120"/>
                            </w:rPr>
                            <w:t>f</w:t>
                          </w:r>
                          <w:r w:rsidRPr="007575D3">
                            <w:rPr>
                              <w:rFonts w:ascii="Calibri" w:hAnsi="Calibri"/>
                              <w:i/>
                              <w:color w:val="0079C1"/>
                              <w:w w:val="120"/>
                            </w:rPr>
                            <w:t>ety</w:t>
                          </w:r>
                          <w:r w:rsidRPr="007575D3">
                            <w:rPr>
                              <w:rFonts w:ascii="Calibri" w:hAnsi="Calibri"/>
                              <w:i/>
                              <w:color w:val="0079C1"/>
                              <w:spacing w:val="-52"/>
                              <w:w w:val="120"/>
                            </w:rPr>
                            <w:t xml:space="preserve"> </w:t>
                          </w:r>
                          <w:r w:rsidRPr="007575D3">
                            <w:rPr>
                              <w:rFonts w:ascii="Calibri" w:hAnsi="Calibri"/>
                              <w:i/>
                              <w:color w:val="0079C1"/>
                              <w:w w:val="120"/>
                            </w:rPr>
                            <w:t>Ris</w:t>
                          </w:r>
                          <w:r w:rsidRPr="007575D3">
                            <w:rPr>
                              <w:rFonts w:ascii="Calibri" w:hAnsi="Calibri"/>
                              <w:i/>
                              <w:color w:val="0079C1"/>
                              <w:spacing w:val="-3"/>
                              <w:w w:val="120"/>
                            </w:rPr>
                            <w:t>k</w:t>
                          </w:r>
                          <w:r w:rsidRPr="007575D3">
                            <w:rPr>
                              <w:rFonts w:ascii="Calibri" w:hAnsi="Calibri"/>
                              <w:i/>
                              <w:color w:val="0079C1"/>
                              <w:w w:val="120"/>
                            </w:rPr>
                            <w:t>s?</w:t>
                          </w:r>
                        </w:p>
                        <w:p w:rsidR="004867B2" w:rsidRDefault="004867B2" w:rsidP="007575D3">
                          <w:pPr>
                            <w:jc w:val="center"/>
                          </w:pPr>
                        </w:p>
                      </w:txbxContent>
                    </v:textbox>
                  </v:shape>
                </v:group>
                <w10:wrap anchorx="page" anchory="page"/>
              </v:group>
            </w:pict>
          </mc:Fallback>
        </mc:AlternateContent>
      </w:r>
      <w:r w:rsidR="00E974DA">
        <w:rPr>
          <w:rFonts w:ascii="Arial Black" w:hAnsi="Arial Black"/>
          <w:color w:val="FFFFFF"/>
          <w:spacing w:val="13"/>
          <w:w w:val="105"/>
        </w:rPr>
        <w:t>CARBON</w:t>
      </w:r>
      <w:r w:rsidR="00706300">
        <w:rPr>
          <w:rFonts w:ascii="Arial Black" w:hAnsi="Arial Black"/>
          <w:color w:val="FFFFFF"/>
          <w:spacing w:val="13"/>
          <w:w w:val="105"/>
        </w:rPr>
        <w:t xml:space="preserve"> </w:t>
      </w:r>
      <w:r w:rsidR="00E974DA">
        <w:rPr>
          <w:rFonts w:ascii="Arial Black" w:hAnsi="Arial Black"/>
          <w:color w:val="FFFFFF"/>
          <w:spacing w:val="13"/>
          <w:w w:val="105"/>
        </w:rPr>
        <w:t>MONOXIDE</w:t>
      </w:r>
      <w:r w:rsidR="00132052" w:rsidRPr="00E72657">
        <w:rPr>
          <w:rFonts w:ascii="Arial Black" w:hAnsi="Arial Black"/>
          <w:color w:val="FFFFFF"/>
          <w:spacing w:val="-11"/>
          <w:w w:val="105"/>
        </w:rPr>
        <w:t xml:space="preserve"> </w:t>
      </w:r>
    </w:p>
    <w:p w:rsidR="007575D3" w:rsidRPr="00E72657" w:rsidRDefault="007575D3" w:rsidP="00E72657">
      <w:pPr>
        <w:pStyle w:val="Heading1"/>
        <w:spacing w:line="728" w:lineRule="exact"/>
        <w:ind w:left="1645" w:hanging="565"/>
        <w:rPr>
          <w:rFonts w:ascii="Arial Black" w:hAnsi="Arial Black"/>
        </w:rPr>
      </w:pPr>
    </w:p>
    <w:p w:rsidR="007575D3" w:rsidRDefault="007575D3" w:rsidP="00155BFF">
      <w:pPr>
        <w:pStyle w:val="BodyText"/>
        <w:ind w:left="100" w:right="274"/>
        <w:contextualSpacing/>
        <w:jc w:val="both"/>
        <w:rPr>
          <w:rFonts w:cs="Calibri"/>
          <w:sz w:val="22"/>
          <w:szCs w:val="22"/>
        </w:rPr>
      </w:pPr>
    </w:p>
    <w:p w:rsidR="00706300" w:rsidRDefault="00706300" w:rsidP="00E974DA">
      <w:pPr>
        <w:spacing w:before="87"/>
        <w:ind w:left="829"/>
        <w:rPr>
          <w:rFonts w:ascii="Calibri" w:eastAsia="Calibri" w:hAnsi="Calibri" w:cs="Calibri"/>
          <w:sz w:val="24"/>
          <w:szCs w:val="24"/>
        </w:rPr>
      </w:pPr>
    </w:p>
    <w:p w:rsidR="00E974DA" w:rsidRPr="006F3541" w:rsidRDefault="003F77AC" w:rsidP="00497314">
      <w:pPr>
        <w:spacing w:before="87"/>
        <w:ind w:left="180"/>
        <w:rPr>
          <w:rFonts w:ascii="Calibri" w:eastAsia="Calibri" w:hAnsi="Calibri" w:cs="Calibri"/>
        </w:rPr>
      </w:pPr>
      <w:r w:rsidRPr="00497314">
        <w:rPr>
          <w:rFonts w:ascii="Calibri" w:eastAsia="Calibri" w:hAnsi="Calibri" w:cs="Calibri"/>
          <w:b/>
          <w:sz w:val="40"/>
          <w:szCs w:val="40"/>
        </w:rPr>
        <w:t>C</w:t>
      </w:r>
      <w:r w:rsidR="00E974DA" w:rsidRPr="00497314">
        <w:rPr>
          <w:rFonts w:ascii="Calibri" w:eastAsia="Calibri" w:hAnsi="Calibri" w:cs="Calibri"/>
        </w:rPr>
        <w:t>arbon</w:t>
      </w:r>
      <w:r w:rsidR="00E974DA" w:rsidRPr="00497314">
        <w:rPr>
          <w:rFonts w:ascii="Calibri" w:eastAsia="Calibri" w:hAnsi="Calibri" w:cs="Calibri"/>
          <w:rPrChange w:id="0" w:author="Goldschmidt, Michael" w:date="2016-05-19T16:05:00Z">
            <w:rPr>
              <w:rFonts w:ascii="Calibri" w:eastAsia="Calibri" w:hAnsi="Calibri" w:cs="Calibri"/>
              <w:spacing w:val="5"/>
            </w:rPr>
          </w:rPrChange>
        </w:rPr>
        <w:t xml:space="preserve"> </w:t>
      </w:r>
      <w:r w:rsidR="00E974DA" w:rsidRPr="006F3541">
        <w:rPr>
          <w:rFonts w:ascii="Calibri" w:eastAsia="Calibri" w:hAnsi="Calibri" w:cs="Calibri"/>
        </w:rPr>
        <w:t>mon</w:t>
      </w:r>
      <w:r w:rsidR="00E974DA" w:rsidRPr="00497314">
        <w:rPr>
          <w:rFonts w:ascii="Calibri" w:eastAsia="Calibri" w:hAnsi="Calibri" w:cs="Calibri"/>
          <w:rPrChange w:id="1" w:author="Goldschmidt, Michael" w:date="2016-05-19T16:05:00Z">
            <w:rPr>
              <w:rFonts w:ascii="Calibri" w:eastAsia="Calibri" w:hAnsi="Calibri" w:cs="Calibri"/>
              <w:spacing w:val="-5"/>
            </w:rPr>
          </w:rPrChange>
        </w:rPr>
        <w:t>o</w:t>
      </w:r>
      <w:r w:rsidR="00E974DA" w:rsidRPr="006F3541">
        <w:rPr>
          <w:rFonts w:ascii="Calibri" w:eastAsia="Calibri" w:hAnsi="Calibri" w:cs="Calibri"/>
        </w:rPr>
        <w:t>xide</w:t>
      </w:r>
      <w:r w:rsidR="00E974DA" w:rsidRPr="00497314">
        <w:rPr>
          <w:rFonts w:ascii="Calibri" w:eastAsia="Calibri" w:hAnsi="Calibri" w:cs="Calibri"/>
          <w:rPrChange w:id="2" w:author="Goldschmidt, Michael" w:date="2016-05-19T16:05:00Z">
            <w:rPr>
              <w:rFonts w:ascii="Calibri" w:eastAsia="Calibri" w:hAnsi="Calibri" w:cs="Calibri"/>
              <w:spacing w:val="5"/>
            </w:rPr>
          </w:rPrChange>
        </w:rPr>
        <w:t xml:space="preserve"> </w:t>
      </w:r>
      <w:r w:rsidR="00E974DA" w:rsidRPr="006F3541">
        <w:rPr>
          <w:rFonts w:ascii="Calibri" w:eastAsia="Calibri" w:hAnsi="Calibri" w:cs="Calibri"/>
        </w:rPr>
        <w:t>(</w:t>
      </w:r>
      <w:r w:rsidR="00E974DA" w:rsidRPr="00497314">
        <w:rPr>
          <w:rFonts w:ascii="Calibri" w:eastAsia="Calibri" w:hAnsi="Calibri" w:cs="Calibri"/>
          <w:rPrChange w:id="3" w:author="Goldschmidt, Michael" w:date="2016-05-19T16:05:00Z">
            <w:rPr>
              <w:rFonts w:ascii="Calibri" w:eastAsia="Calibri" w:hAnsi="Calibri" w:cs="Calibri"/>
              <w:spacing w:val="-2"/>
            </w:rPr>
          </w:rPrChange>
        </w:rPr>
        <w:t>C</w:t>
      </w:r>
      <w:r w:rsidR="00E974DA" w:rsidRPr="006F3541">
        <w:rPr>
          <w:rFonts w:ascii="Calibri" w:eastAsia="Calibri" w:hAnsi="Calibri" w:cs="Calibri"/>
        </w:rPr>
        <w:t>O)</w:t>
      </w:r>
      <w:r w:rsidR="00E974DA" w:rsidRPr="00497314">
        <w:rPr>
          <w:rFonts w:ascii="Calibri" w:eastAsia="Calibri" w:hAnsi="Calibri" w:cs="Calibri"/>
          <w:rPrChange w:id="4" w:author="Goldschmidt, Michael" w:date="2016-05-19T16:05:00Z">
            <w:rPr>
              <w:rFonts w:ascii="Calibri" w:eastAsia="Calibri" w:hAnsi="Calibri" w:cs="Calibri"/>
              <w:spacing w:val="5"/>
            </w:rPr>
          </w:rPrChange>
        </w:rPr>
        <w:t xml:space="preserve"> </w:t>
      </w:r>
      <w:r w:rsidR="00E974DA" w:rsidRPr="006F3541">
        <w:rPr>
          <w:rFonts w:ascii="Calibri" w:eastAsia="Calibri" w:hAnsi="Calibri" w:cs="Calibri"/>
        </w:rPr>
        <w:t>is</w:t>
      </w:r>
      <w:r w:rsidR="00E974DA" w:rsidRPr="00497314">
        <w:rPr>
          <w:rFonts w:ascii="Calibri" w:eastAsia="Calibri" w:hAnsi="Calibri" w:cs="Calibri"/>
          <w:rPrChange w:id="5" w:author="Goldschmidt, Michael" w:date="2016-05-19T16:05:00Z">
            <w:rPr>
              <w:rFonts w:ascii="Calibri" w:eastAsia="Calibri" w:hAnsi="Calibri" w:cs="Calibri"/>
              <w:spacing w:val="5"/>
            </w:rPr>
          </w:rPrChange>
        </w:rPr>
        <w:t xml:space="preserve"> </w:t>
      </w:r>
      <w:r w:rsidR="00E974DA" w:rsidRPr="006F3541">
        <w:rPr>
          <w:rFonts w:ascii="Calibri" w:eastAsia="Calibri" w:hAnsi="Calibri" w:cs="Calibri"/>
        </w:rPr>
        <w:t>a</w:t>
      </w:r>
      <w:r w:rsidR="00E974DA" w:rsidRPr="00497314">
        <w:rPr>
          <w:rFonts w:ascii="Calibri" w:eastAsia="Calibri" w:hAnsi="Calibri" w:cs="Calibri"/>
          <w:rPrChange w:id="6" w:author="Goldschmidt, Michael" w:date="2016-05-19T16:05:00Z">
            <w:rPr>
              <w:rFonts w:ascii="Calibri" w:eastAsia="Calibri" w:hAnsi="Calibri" w:cs="Calibri"/>
              <w:spacing w:val="5"/>
            </w:rPr>
          </w:rPrChange>
        </w:rPr>
        <w:t xml:space="preserve"> to</w:t>
      </w:r>
      <w:r w:rsidR="00E974DA" w:rsidRPr="006F3541">
        <w:rPr>
          <w:rFonts w:ascii="Calibri" w:eastAsia="Calibri" w:hAnsi="Calibri" w:cs="Calibri"/>
        </w:rPr>
        <w:t>xic</w:t>
      </w:r>
      <w:r w:rsidR="00E974DA" w:rsidRPr="00497314">
        <w:rPr>
          <w:rFonts w:ascii="Calibri" w:eastAsia="Calibri" w:hAnsi="Calibri" w:cs="Calibri"/>
          <w:rPrChange w:id="7" w:author="Goldschmidt, Michael" w:date="2016-05-19T16:05:00Z">
            <w:rPr>
              <w:rFonts w:ascii="Calibri" w:eastAsia="Calibri" w:hAnsi="Calibri" w:cs="Calibri"/>
              <w:spacing w:val="5"/>
            </w:rPr>
          </w:rPrChange>
        </w:rPr>
        <w:t xml:space="preserve"> g</w:t>
      </w:r>
      <w:r w:rsidR="00E974DA" w:rsidRPr="006F3541">
        <w:rPr>
          <w:rFonts w:ascii="Calibri" w:eastAsia="Calibri" w:hAnsi="Calibri" w:cs="Calibri"/>
        </w:rPr>
        <w:t>as.</w:t>
      </w:r>
      <w:r w:rsidR="00E974DA" w:rsidRPr="00497314">
        <w:rPr>
          <w:rFonts w:ascii="Calibri" w:eastAsia="Calibri" w:hAnsi="Calibri" w:cs="Calibri"/>
          <w:rPrChange w:id="8" w:author="Goldschmidt, Michael" w:date="2016-05-19T16:05:00Z">
            <w:rPr>
              <w:rFonts w:ascii="Calibri" w:eastAsia="Calibri" w:hAnsi="Calibri" w:cs="Calibri"/>
              <w:spacing w:val="5"/>
            </w:rPr>
          </w:rPrChange>
        </w:rPr>
        <w:t xml:space="preserve"> </w:t>
      </w:r>
      <w:r w:rsidR="00E974DA" w:rsidRPr="006F3541">
        <w:rPr>
          <w:rFonts w:ascii="Calibri" w:eastAsia="Calibri" w:hAnsi="Calibri" w:cs="Calibri"/>
        </w:rPr>
        <w:t xml:space="preserve">No </w:t>
      </w:r>
      <w:r w:rsidR="00E974DA" w:rsidRPr="00497314">
        <w:rPr>
          <w:rFonts w:ascii="Calibri" w:eastAsia="Calibri" w:hAnsi="Calibri"/>
        </w:rPr>
        <w:t>amoun</w:t>
      </w:r>
      <w:r w:rsidR="00E974DA" w:rsidRPr="006F3541">
        <w:rPr>
          <w:rFonts w:ascii="Calibri" w:eastAsia="Calibri" w:hAnsi="Calibri"/>
        </w:rPr>
        <w:t>t</w:t>
      </w:r>
      <w:r w:rsidR="00E974DA" w:rsidRPr="00497314">
        <w:rPr>
          <w:rFonts w:ascii="Calibri" w:eastAsia="Calibri" w:hAnsi="Calibri"/>
          <w:rPrChange w:id="9" w:author="Goldschmidt, Michael" w:date="2016-05-19T16:05:00Z">
            <w:rPr>
              <w:rFonts w:ascii="Calibri" w:eastAsia="Calibri" w:hAnsi="Calibri"/>
              <w:spacing w:val="2"/>
            </w:rPr>
          </w:rPrChange>
        </w:rPr>
        <w:t xml:space="preserve"> </w:t>
      </w:r>
      <w:r w:rsidR="00E974DA" w:rsidRPr="006F3541">
        <w:rPr>
          <w:rFonts w:ascii="Calibri" w:eastAsia="Calibri" w:hAnsi="Calibri"/>
        </w:rPr>
        <w:t>is</w:t>
      </w:r>
      <w:r w:rsidR="00E974DA" w:rsidRPr="00497314">
        <w:rPr>
          <w:rFonts w:ascii="Calibri" w:eastAsia="Calibri" w:hAnsi="Calibri"/>
          <w:rPrChange w:id="10" w:author="Goldschmidt, Michael" w:date="2016-05-19T16:05:00Z">
            <w:rPr>
              <w:rFonts w:ascii="Calibri" w:eastAsia="Calibri" w:hAnsi="Calibri"/>
              <w:spacing w:val="3"/>
            </w:rPr>
          </w:rPrChange>
        </w:rPr>
        <w:t xml:space="preserve"> </w:t>
      </w:r>
      <w:r w:rsidR="00E974DA" w:rsidRPr="006F3541">
        <w:rPr>
          <w:rFonts w:ascii="Calibri" w:eastAsia="Calibri" w:hAnsi="Calibri"/>
        </w:rPr>
        <w:t>s</w:t>
      </w:r>
      <w:r w:rsidR="00E974DA" w:rsidRPr="00497314">
        <w:rPr>
          <w:rFonts w:ascii="Calibri" w:eastAsia="Calibri" w:hAnsi="Calibri"/>
          <w:rPrChange w:id="11" w:author="Goldschmidt, Michael" w:date="2016-05-19T16:05:00Z">
            <w:rPr>
              <w:rFonts w:ascii="Calibri" w:eastAsia="Calibri" w:hAnsi="Calibri"/>
              <w:spacing w:val="-2"/>
            </w:rPr>
          </w:rPrChange>
        </w:rPr>
        <w:t>af</w:t>
      </w:r>
      <w:r w:rsidR="00E974DA" w:rsidRPr="006F3541">
        <w:rPr>
          <w:rFonts w:ascii="Calibri" w:eastAsia="Calibri" w:hAnsi="Calibri"/>
        </w:rPr>
        <w:t>e</w:t>
      </w:r>
      <w:r w:rsidR="00E974DA" w:rsidRPr="00497314">
        <w:rPr>
          <w:rFonts w:ascii="Calibri" w:eastAsia="Calibri" w:hAnsi="Calibri"/>
          <w:rPrChange w:id="12" w:author="Goldschmidt, Michael" w:date="2016-05-19T16:05:00Z">
            <w:rPr>
              <w:rFonts w:ascii="Calibri" w:eastAsia="Calibri" w:hAnsi="Calibri"/>
              <w:spacing w:val="3"/>
            </w:rPr>
          </w:rPrChange>
        </w:rPr>
        <w:t xml:space="preserve"> t</w:t>
      </w:r>
      <w:r w:rsidR="00E974DA" w:rsidRPr="006F3541">
        <w:rPr>
          <w:rFonts w:ascii="Calibri" w:eastAsia="Calibri" w:hAnsi="Calibri"/>
        </w:rPr>
        <w:t>o</w:t>
      </w:r>
      <w:r w:rsidR="00E974DA" w:rsidRPr="00497314">
        <w:rPr>
          <w:rFonts w:ascii="Calibri" w:eastAsia="Calibri" w:hAnsi="Calibri"/>
          <w:rPrChange w:id="13" w:author="Goldschmidt, Michael" w:date="2016-05-19T16:05:00Z">
            <w:rPr>
              <w:rFonts w:ascii="Calibri" w:eastAsia="Calibri" w:hAnsi="Calibri"/>
              <w:spacing w:val="3"/>
            </w:rPr>
          </w:rPrChange>
        </w:rPr>
        <w:t xml:space="preserve"> </w:t>
      </w:r>
      <w:r w:rsidR="00E974DA" w:rsidRPr="006F3541">
        <w:rPr>
          <w:rFonts w:ascii="Calibri" w:eastAsia="Calibri" w:hAnsi="Calibri"/>
        </w:rPr>
        <w:t>b</w:t>
      </w:r>
      <w:r w:rsidR="00E974DA" w:rsidRPr="00497314">
        <w:rPr>
          <w:rFonts w:ascii="Calibri" w:eastAsia="Calibri" w:hAnsi="Calibri"/>
          <w:rPrChange w:id="14" w:author="Goldschmidt, Michael" w:date="2016-05-19T16:05:00Z">
            <w:rPr>
              <w:rFonts w:ascii="Calibri" w:eastAsia="Calibri" w:hAnsi="Calibri"/>
              <w:spacing w:val="-4"/>
            </w:rPr>
          </w:rPrChange>
        </w:rPr>
        <w:t>r</w:t>
      </w:r>
      <w:r w:rsidR="00E974DA" w:rsidRPr="006F3541">
        <w:rPr>
          <w:rFonts w:ascii="Calibri" w:eastAsia="Calibri" w:hAnsi="Calibri"/>
        </w:rPr>
        <w:t>e</w:t>
      </w:r>
      <w:r w:rsidR="00E974DA" w:rsidRPr="00497314">
        <w:rPr>
          <w:rFonts w:ascii="Calibri" w:eastAsia="Calibri" w:hAnsi="Calibri"/>
          <w:rPrChange w:id="15" w:author="Goldschmidt, Michael" w:date="2016-05-19T16:05:00Z">
            <w:rPr>
              <w:rFonts w:ascii="Calibri" w:eastAsia="Calibri" w:hAnsi="Calibri"/>
              <w:spacing w:val="-3"/>
            </w:rPr>
          </w:rPrChange>
        </w:rPr>
        <w:t>a</w:t>
      </w:r>
      <w:r w:rsidR="00E974DA" w:rsidRPr="006F3541">
        <w:rPr>
          <w:rFonts w:ascii="Calibri" w:eastAsia="Calibri" w:hAnsi="Calibri"/>
        </w:rPr>
        <w:t>the.</w:t>
      </w:r>
      <w:r w:rsidR="00E974DA" w:rsidRPr="00497314">
        <w:rPr>
          <w:rFonts w:ascii="Calibri" w:eastAsia="Calibri" w:hAnsi="Calibri"/>
          <w:rPrChange w:id="16" w:author="Goldschmidt, Michael" w:date="2016-05-19T16:05:00Z">
            <w:rPr>
              <w:rFonts w:ascii="Calibri" w:eastAsia="Calibri" w:hAnsi="Calibri"/>
              <w:spacing w:val="3"/>
            </w:rPr>
          </w:rPrChange>
        </w:rPr>
        <w:t xml:space="preserve"> </w:t>
      </w:r>
      <w:r w:rsidRPr="00497314">
        <w:rPr>
          <w:rFonts w:ascii="Calibri" w:eastAsia="Calibri" w:hAnsi="Calibri"/>
          <w:rPrChange w:id="17" w:author="Goldschmidt, Michael" w:date="2016-05-19T16:05:00Z">
            <w:rPr>
              <w:rFonts w:ascii="Calibri" w:eastAsia="Calibri" w:hAnsi="Calibri"/>
              <w:spacing w:val="3"/>
            </w:rPr>
          </w:rPrChange>
        </w:rPr>
        <w:t xml:space="preserve">CO cannot be </w:t>
      </w:r>
      <w:r w:rsidR="00E974DA" w:rsidRPr="006F3541">
        <w:rPr>
          <w:rFonts w:ascii="Calibri" w:eastAsia="Calibri" w:hAnsi="Calibri"/>
        </w:rPr>
        <w:t>see</w:t>
      </w:r>
      <w:r w:rsidRPr="006F3541">
        <w:rPr>
          <w:rFonts w:ascii="Calibri" w:eastAsia="Calibri" w:hAnsi="Calibri"/>
        </w:rPr>
        <w:t>n</w:t>
      </w:r>
      <w:r w:rsidR="00E974DA" w:rsidRPr="00497314">
        <w:rPr>
          <w:rFonts w:ascii="Calibri" w:eastAsia="Calibri" w:hAnsi="Calibri"/>
        </w:rPr>
        <w:t>, t</w:t>
      </w:r>
      <w:r w:rsidR="00E974DA" w:rsidRPr="006F3541">
        <w:rPr>
          <w:rFonts w:ascii="Calibri" w:eastAsia="Calibri" w:hAnsi="Calibri"/>
        </w:rPr>
        <w:t>a</w:t>
      </w:r>
      <w:r w:rsidR="00E974DA" w:rsidRPr="00497314">
        <w:rPr>
          <w:rFonts w:ascii="Calibri" w:eastAsia="Calibri" w:hAnsi="Calibri"/>
          <w:rPrChange w:id="18" w:author="Goldschmidt, Michael" w:date="2016-05-19T16:05:00Z">
            <w:rPr>
              <w:rFonts w:ascii="Calibri" w:eastAsia="Calibri" w:hAnsi="Calibri"/>
              <w:spacing w:val="-3"/>
            </w:rPr>
          </w:rPrChange>
        </w:rPr>
        <w:t>st</w:t>
      </w:r>
      <w:r w:rsidR="00E974DA" w:rsidRPr="006F3541">
        <w:rPr>
          <w:rFonts w:ascii="Calibri" w:eastAsia="Calibri" w:hAnsi="Calibri"/>
        </w:rPr>
        <w:t>e</w:t>
      </w:r>
      <w:r w:rsidRPr="006F3541">
        <w:rPr>
          <w:rFonts w:ascii="Calibri" w:eastAsia="Calibri" w:hAnsi="Calibri"/>
        </w:rPr>
        <w:t>d</w:t>
      </w:r>
      <w:r w:rsidR="00E974DA" w:rsidRPr="00497314">
        <w:rPr>
          <w:rFonts w:ascii="Calibri" w:eastAsia="Calibri" w:hAnsi="Calibri"/>
        </w:rPr>
        <w:t xml:space="preserve">, </w:t>
      </w:r>
      <w:r w:rsidR="00E974DA" w:rsidRPr="00497314">
        <w:rPr>
          <w:rFonts w:ascii="Calibri" w:eastAsia="Calibri" w:hAnsi="Calibri" w:cs="Calibri"/>
          <w:rPrChange w:id="19" w:author="Goldschmidt, Michael" w:date="2016-05-19T16:05:00Z">
            <w:rPr>
              <w:rFonts w:ascii="Calibri" w:eastAsia="Calibri" w:hAnsi="Calibri" w:cs="Calibri"/>
              <w:spacing w:val="-6"/>
            </w:rPr>
          </w:rPrChange>
        </w:rPr>
        <w:t>f</w:t>
      </w:r>
      <w:r w:rsidR="00E974DA" w:rsidRPr="006F3541">
        <w:rPr>
          <w:rFonts w:ascii="Calibri" w:eastAsia="Calibri" w:hAnsi="Calibri" w:cs="Calibri"/>
        </w:rPr>
        <w:t>e</w:t>
      </w:r>
      <w:r w:rsidRPr="006F3541">
        <w:rPr>
          <w:rFonts w:ascii="Calibri" w:eastAsia="Calibri" w:hAnsi="Calibri" w:cs="Calibri"/>
        </w:rPr>
        <w:t>lt</w:t>
      </w:r>
      <w:r w:rsidR="00E974DA" w:rsidRPr="00497314">
        <w:rPr>
          <w:rFonts w:ascii="Calibri" w:eastAsia="Calibri" w:hAnsi="Calibri" w:cs="Calibri"/>
        </w:rPr>
        <w:t xml:space="preserve">, </w:t>
      </w:r>
      <w:r w:rsidR="00E974DA" w:rsidRPr="006F3541">
        <w:rPr>
          <w:rFonts w:ascii="Calibri" w:eastAsia="Calibri" w:hAnsi="Calibri" w:cs="Calibri"/>
        </w:rPr>
        <w:t>or</w:t>
      </w:r>
      <w:r w:rsidR="00E974DA" w:rsidRPr="00497314">
        <w:rPr>
          <w:rFonts w:ascii="Calibri" w:eastAsia="Calibri" w:hAnsi="Calibri" w:cs="Calibri"/>
          <w:rPrChange w:id="20" w:author="Goldschmidt, Michael" w:date="2016-05-19T16:05:00Z">
            <w:rPr>
              <w:rFonts w:ascii="Calibri" w:eastAsia="Calibri" w:hAnsi="Calibri" w:cs="Calibri"/>
              <w:spacing w:val="5"/>
            </w:rPr>
          </w:rPrChange>
        </w:rPr>
        <w:t xml:space="preserve"> </w:t>
      </w:r>
      <w:r w:rsidR="00E974DA" w:rsidRPr="006F3541">
        <w:rPr>
          <w:rFonts w:ascii="Calibri" w:eastAsia="Calibri" w:hAnsi="Calibri" w:cs="Calibri"/>
        </w:rPr>
        <w:t>smell</w:t>
      </w:r>
      <w:r w:rsidRPr="006F3541">
        <w:rPr>
          <w:rFonts w:ascii="Calibri" w:eastAsia="Calibri" w:hAnsi="Calibri" w:cs="Calibri"/>
        </w:rPr>
        <w:t>ed</w:t>
      </w:r>
      <w:r w:rsidR="00E974DA" w:rsidRPr="00497314">
        <w:rPr>
          <w:rFonts w:ascii="Calibri" w:eastAsia="Calibri" w:hAnsi="Calibri" w:cs="Calibri"/>
        </w:rPr>
        <w:t>. C</w:t>
      </w:r>
      <w:r w:rsidR="00E974DA" w:rsidRPr="006F3541">
        <w:rPr>
          <w:rFonts w:ascii="Calibri" w:eastAsia="Calibri" w:hAnsi="Calibri" w:cs="Calibri"/>
        </w:rPr>
        <w:t>O</w:t>
      </w:r>
      <w:r w:rsidR="00E974DA" w:rsidRPr="00497314">
        <w:rPr>
          <w:rFonts w:ascii="Calibri" w:eastAsia="Calibri" w:hAnsi="Calibri" w:cs="Calibri"/>
          <w:rPrChange w:id="21" w:author="Goldschmidt, Michael" w:date="2016-05-19T16:05:00Z">
            <w:rPr>
              <w:rFonts w:ascii="Calibri" w:eastAsia="Calibri" w:hAnsi="Calibri" w:cs="Calibri"/>
              <w:spacing w:val="5"/>
            </w:rPr>
          </w:rPrChange>
        </w:rPr>
        <w:t xml:space="preserve"> c</w:t>
      </w:r>
      <w:r w:rsidR="00E974DA" w:rsidRPr="006F3541">
        <w:rPr>
          <w:rFonts w:ascii="Calibri" w:eastAsia="Calibri" w:hAnsi="Calibri" w:cs="Calibri"/>
        </w:rPr>
        <w:t>an</w:t>
      </w:r>
      <w:r w:rsidR="00E974DA" w:rsidRPr="00497314">
        <w:rPr>
          <w:rFonts w:ascii="Calibri" w:eastAsia="Calibri" w:hAnsi="Calibri" w:cs="Calibri"/>
          <w:rPrChange w:id="22" w:author="Goldschmidt, Michael" w:date="2016-05-19T16:05:00Z">
            <w:rPr>
              <w:rFonts w:ascii="Calibri" w:eastAsia="Calibri" w:hAnsi="Calibri" w:cs="Calibri"/>
              <w:spacing w:val="5"/>
            </w:rPr>
          </w:rPrChange>
        </w:rPr>
        <w:t xml:space="preserve"> </w:t>
      </w:r>
      <w:r w:rsidR="00E974DA" w:rsidRPr="006F3541">
        <w:rPr>
          <w:rFonts w:ascii="Calibri" w:eastAsia="Calibri" w:hAnsi="Calibri" w:cs="Calibri"/>
        </w:rPr>
        <w:t>ma</w:t>
      </w:r>
      <w:r w:rsidR="00E974DA" w:rsidRPr="00497314">
        <w:rPr>
          <w:rFonts w:ascii="Calibri" w:eastAsia="Calibri" w:hAnsi="Calibri" w:cs="Calibri"/>
          <w:rPrChange w:id="23" w:author="Goldschmidt, Michael" w:date="2016-05-19T16:05:00Z">
            <w:rPr>
              <w:rFonts w:ascii="Calibri" w:eastAsia="Calibri" w:hAnsi="Calibri" w:cs="Calibri"/>
              <w:spacing w:val="-8"/>
            </w:rPr>
          </w:rPrChange>
        </w:rPr>
        <w:t>k</w:t>
      </w:r>
      <w:r w:rsidR="00E974DA" w:rsidRPr="006F3541">
        <w:rPr>
          <w:rFonts w:ascii="Calibri" w:eastAsia="Calibri" w:hAnsi="Calibri" w:cs="Calibri"/>
        </w:rPr>
        <w:t>e</w:t>
      </w:r>
      <w:r w:rsidRPr="006F3541">
        <w:rPr>
          <w:rFonts w:ascii="Calibri" w:eastAsia="Calibri" w:hAnsi="Calibri" w:cs="Calibri"/>
        </w:rPr>
        <w:t xml:space="preserve"> a person</w:t>
      </w:r>
      <w:r w:rsidR="00E974DA" w:rsidRPr="00497314">
        <w:rPr>
          <w:rFonts w:ascii="Calibri" w:eastAsia="Calibri" w:hAnsi="Calibri" w:cs="Calibri"/>
          <w:rPrChange w:id="24" w:author="Goldschmidt, Michael" w:date="2016-05-19T16:05:00Z">
            <w:rPr>
              <w:rFonts w:ascii="Calibri" w:eastAsia="Calibri" w:hAnsi="Calibri" w:cs="Calibri"/>
              <w:spacing w:val="5"/>
            </w:rPr>
          </w:rPrChange>
        </w:rPr>
        <w:t xml:space="preserve"> </w:t>
      </w:r>
      <w:r w:rsidR="00E974DA" w:rsidRPr="006F3541">
        <w:rPr>
          <w:rFonts w:ascii="Calibri" w:eastAsia="Calibri" w:hAnsi="Calibri" w:cs="Calibri"/>
        </w:rPr>
        <w:t>sick</w:t>
      </w:r>
      <w:r w:rsidR="00E974DA" w:rsidRPr="00497314">
        <w:rPr>
          <w:rFonts w:ascii="Calibri" w:eastAsia="Calibri" w:hAnsi="Calibri" w:cs="Calibri"/>
          <w:rPrChange w:id="25" w:author="Goldschmidt, Michael" w:date="2016-05-19T16:05:00Z">
            <w:rPr>
              <w:rFonts w:ascii="Calibri" w:eastAsia="Calibri" w:hAnsi="Calibri" w:cs="Calibri"/>
              <w:spacing w:val="5"/>
            </w:rPr>
          </w:rPrChange>
        </w:rPr>
        <w:t xml:space="preserve"> </w:t>
      </w:r>
      <w:r w:rsidR="00E974DA" w:rsidRPr="006F3541">
        <w:rPr>
          <w:rFonts w:ascii="Calibri" w:eastAsia="Calibri" w:hAnsi="Calibri" w:cs="Calibri"/>
        </w:rPr>
        <w:t>and</w:t>
      </w:r>
      <w:r w:rsidR="00E974DA" w:rsidRPr="00497314">
        <w:rPr>
          <w:rFonts w:ascii="Calibri" w:eastAsia="Calibri" w:hAnsi="Calibri" w:cs="Calibri"/>
          <w:rPrChange w:id="26" w:author="Goldschmidt, Michael" w:date="2016-05-19T16:05:00Z">
            <w:rPr>
              <w:rFonts w:ascii="Calibri" w:eastAsia="Calibri" w:hAnsi="Calibri" w:cs="Calibri"/>
              <w:spacing w:val="5"/>
            </w:rPr>
          </w:rPrChange>
        </w:rPr>
        <w:t xml:space="preserve"> c</w:t>
      </w:r>
      <w:r w:rsidR="00E974DA" w:rsidRPr="006F3541">
        <w:rPr>
          <w:rFonts w:ascii="Calibri" w:eastAsia="Calibri" w:hAnsi="Calibri" w:cs="Calibri"/>
        </w:rPr>
        <w:t xml:space="preserve">an </w:t>
      </w:r>
      <w:r w:rsidRPr="00497314">
        <w:rPr>
          <w:rFonts w:ascii="Calibri" w:eastAsia="Calibri" w:hAnsi="Calibri" w:cs="Calibri"/>
          <w:rPrChange w:id="27" w:author="Goldschmidt, Michael" w:date="2016-05-19T16:05:00Z">
            <w:rPr>
              <w:rFonts w:ascii="Calibri" w:eastAsia="Calibri" w:hAnsi="Calibri" w:cs="Calibri"/>
              <w:spacing w:val="-2"/>
            </w:rPr>
          </w:rPrChange>
        </w:rPr>
        <w:t>be fatal</w:t>
      </w:r>
      <w:r w:rsidR="00E974DA" w:rsidRPr="006F3541">
        <w:rPr>
          <w:rFonts w:ascii="Calibri" w:eastAsia="Calibri" w:hAnsi="Calibri" w:cs="Calibri"/>
        </w:rPr>
        <w:t>.</w:t>
      </w:r>
      <w:r w:rsidR="00E974DA" w:rsidRPr="00497314">
        <w:rPr>
          <w:rFonts w:ascii="Calibri" w:eastAsia="Calibri" w:hAnsi="Calibri" w:cs="Calibri"/>
          <w:rPrChange w:id="28" w:author="Goldschmidt, Michael" w:date="2016-05-19T16:05:00Z">
            <w:rPr>
              <w:rFonts w:ascii="Calibri" w:eastAsia="Calibri" w:hAnsi="Calibri" w:cs="Calibri"/>
              <w:spacing w:val="5"/>
            </w:rPr>
          </w:rPrChange>
        </w:rPr>
        <w:t xml:space="preserve"> </w:t>
      </w:r>
      <w:r w:rsidR="00E974DA" w:rsidRPr="006F3541">
        <w:rPr>
          <w:rFonts w:ascii="Calibri" w:eastAsia="Calibri" w:hAnsi="Calibri" w:cs="Calibri"/>
        </w:rPr>
        <w:t>O</w:t>
      </w:r>
      <w:r w:rsidR="00E974DA" w:rsidRPr="00497314">
        <w:rPr>
          <w:rFonts w:ascii="Calibri" w:eastAsia="Calibri" w:hAnsi="Calibri" w:cs="Calibri"/>
          <w:rPrChange w:id="29" w:author="Goldschmidt, Michael" w:date="2016-05-19T16:05:00Z">
            <w:rPr>
              <w:rFonts w:ascii="Calibri" w:eastAsia="Calibri" w:hAnsi="Calibri" w:cs="Calibri"/>
              <w:spacing w:val="-3"/>
            </w:rPr>
          </w:rPrChange>
        </w:rPr>
        <w:t>v</w:t>
      </w:r>
      <w:r w:rsidR="00E974DA" w:rsidRPr="006F3541">
        <w:rPr>
          <w:rFonts w:ascii="Calibri" w:eastAsia="Calibri" w:hAnsi="Calibri" w:cs="Calibri"/>
        </w:rPr>
        <w:t>er</w:t>
      </w:r>
      <w:r w:rsidR="00E974DA" w:rsidRPr="00497314">
        <w:rPr>
          <w:rFonts w:ascii="Calibri" w:eastAsia="Calibri" w:hAnsi="Calibri" w:cs="Calibri"/>
          <w:rPrChange w:id="30" w:author="Goldschmidt, Michael" w:date="2016-05-19T16:05:00Z">
            <w:rPr>
              <w:rFonts w:ascii="Calibri" w:eastAsia="Calibri" w:hAnsi="Calibri" w:cs="Calibri"/>
              <w:spacing w:val="5"/>
            </w:rPr>
          </w:rPrChange>
        </w:rPr>
        <w:t xml:space="preserve"> </w:t>
      </w:r>
      <w:r w:rsidRPr="00497314">
        <w:rPr>
          <w:rFonts w:ascii="Calibri" w:eastAsia="Calibri" w:hAnsi="Calibri" w:cs="Calibri"/>
          <w:rPrChange w:id="31" w:author="Goldschmidt, Michael" w:date="2016-05-19T16:05:00Z">
            <w:rPr>
              <w:rFonts w:ascii="Calibri" w:eastAsia="Calibri" w:hAnsi="Calibri" w:cs="Calibri"/>
              <w:spacing w:val="5"/>
            </w:rPr>
          </w:rPrChange>
        </w:rPr>
        <w:t>2</w:t>
      </w:r>
      <w:r w:rsidR="00E974DA" w:rsidRPr="006F3541">
        <w:rPr>
          <w:rFonts w:ascii="Calibri" w:eastAsia="Calibri" w:hAnsi="Calibri" w:cs="Calibri"/>
        </w:rPr>
        <w:t>00</w:t>
      </w:r>
      <w:r w:rsidR="00E974DA" w:rsidRPr="00497314">
        <w:rPr>
          <w:rFonts w:ascii="Calibri" w:eastAsia="Calibri" w:hAnsi="Calibri" w:cs="Calibri"/>
          <w:rPrChange w:id="32" w:author="Goldschmidt, Michael" w:date="2016-05-19T16:05:00Z">
            <w:rPr>
              <w:rFonts w:ascii="Calibri" w:eastAsia="Calibri" w:hAnsi="Calibri" w:cs="Calibri"/>
              <w:spacing w:val="5"/>
            </w:rPr>
          </w:rPrChange>
        </w:rPr>
        <w:t xml:space="preserve"> </w:t>
      </w:r>
      <w:r w:rsidR="00E974DA" w:rsidRPr="006F3541">
        <w:rPr>
          <w:rFonts w:ascii="Calibri" w:eastAsia="Calibri" w:hAnsi="Calibri" w:cs="Calibri"/>
        </w:rPr>
        <w:t>people</w:t>
      </w:r>
      <w:r w:rsidR="00E974DA" w:rsidRPr="00497314">
        <w:rPr>
          <w:rFonts w:ascii="Calibri" w:eastAsia="Calibri" w:hAnsi="Calibri" w:cs="Calibri"/>
          <w:rPrChange w:id="33" w:author="Goldschmidt, Michael" w:date="2016-05-19T16:05:00Z">
            <w:rPr>
              <w:rFonts w:ascii="Calibri" w:eastAsia="Calibri" w:hAnsi="Calibri" w:cs="Calibri"/>
              <w:spacing w:val="5"/>
            </w:rPr>
          </w:rPrChange>
        </w:rPr>
        <w:t xml:space="preserve"> </w:t>
      </w:r>
      <w:r w:rsidR="00E974DA" w:rsidRPr="006F3541">
        <w:rPr>
          <w:rFonts w:ascii="Calibri" w:eastAsia="Calibri" w:hAnsi="Calibri" w:cs="Calibri"/>
        </w:rPr>
        <w:t>in</w:t>
      </w:r>
      <w:r w:rsidR="00E974DA" w:rsidRPr="00497314">
        <w:rPr>
          <w:rFonts w:ascii="Calibri" w:eastAsia="Calibri" w:hAnsi="Calibri" w:cs="Calibri"/>
          <w:rPrChange w:id="34" w:author="Goldschmidt, Michael" w:date="2016-05-19T16:05:00Z">
            <w:rPr>
              <w:rFonts w:ascii="Calibri" w:eastAsia="Calibri" w:hAnsi="Calibri" w:cs="Calibri"/>
              <w:spacing w:val="5"/>
            </w:rPr>
          </w:rPrChange>
        </w:rPr>
        <w:t xml:space="preserve"> </w:t>
      </w:r>
      <w:r w:rsidR="00E974DA" w:rsidRPr="006F3541">
        <w:rPr>
          <w:rFonts w:ascii="Calibri" w:eastAsia="Calibri" w:hAnsi="Calibri" w:cs="Calibri"/>
        </w:rPr>
        <w:t>the</w:t>
      </w:r>
      <w:r w:rsidR="00E974DA" w:rsidRPr="00497314">
        <w:rPr>
          <w:rFonts w:ascii="Calibri" w:eastAsia="Calibri" w:hAnsi="Calibri" w:cs="Calibri"/>
          <w:rPrChange w:id="35" w:author="Goldschmidt, Michael" w:date="2016-05-19T16:05:00Z">
            <w:rPr>
              <w:rFonts w:ascii="Calibri" w:eastAsia="Calibri" w:hAnsi="Calibri" w:cs="Calibri"/>
              <w:spacing w:val="5"/>
            </w:rPr>
          </w:rPrChange>
        </w:rPr>
        <w:t xml:space="preserve"> </w:t>
      </w:r>
      <w:r w:rsidR="00E974DA" w:rsidRPr="006F3541">
        <w:rPr>
          <w:rFonts w:ascii="Calibri" w:eastAsia="Calibri" w:hAnsi="Calibri" w:cs="Calibri"/>
        </w:rPr>
        <w:t>Uni</w:t>
      </w:r>
      <w:r w:rsidR="00E974DA" w:rsidRPr="00497314">
        <w:rPr>
          <w:rFonts w:ascii="Calibri" w:eastAsia="Calibri" w:hAnsi="Calibri" w:cs="Calibri"/>
          <w:rPrChange w:id="36" w:author="Goldschmidt, Michael" w:date="2016-05-19T16:05:00Z">
            <w:rPr>
              <w:rFonts w:ascii="Calibri" w:eastAsia="Calibri" w:hAnsi="Calibri" w:cs="Calibri"/>
              <w:spacing w:val="-3"/>
            </w:rPr>
          </w:rPrChange>
        </w:rPr>
        <w:t>t</w:t>
      </w:r>
      <w:r w:rsidR="00E974DA" w:rsidRPr="006F3541">
        <w:rPr>
          <w:rFonts w:ascii="Calibri" w:eastAsia="Calibri" w:hAnsi="Calibri" w:cs="Calibri"/>
        </w:rPr>
        <w:t>ed</w:t>
      </w:r>
      <w:r w:rsidR="00E974DA" w:rsidRPr="00497314">
        <w:rPr>
          <w:rFonts w:ascii="Calibri" w:eastAsia="Calibri" w:hAnsi="Calibri" w:cs="Calibri"/>
          <w:rPrChange w:id="37" w:author="Goldschmidt, Michael" w:date="2016-05-19T16:05:00Z">
            <w:rPr>
              <w:rFonts w:ascii="Calibri" w:eastAsia="Calibri" w:hAnsi="Calibri" w:cs="Calibri"/>
              <w:spacing w:val="5"/>
            </w:rPr>
          </w:rPrChange>
        </w:rPr>
        <w:t xml:space="preserve"> </w:t>
      </w:r>
      <w:r w:rsidR="00E974DA" w:rsidRPr="006F3541">
        <w:rPr>
          <w:rFonts w:ascii="Calibri" w:eastAsia="Calibri" w:hAnsi="Calibri" w:cs="Calibri"/>
        </w:rPr>
        <w:t>S</w:t>
      </w:r>
      <w:r w:rsidR="00E974DA" w:rsidRPr="00497314">
        <w:rPr>
          <w:rFonts w:ascii="Calibri" w:eastAsia="Calibri" w:hAnsi="Calibri" w:cs="Calibri"/>
          <w:rPrChange w:id="38" w:author="Goldschmidt, Michael" w:date="2016-05-19T16:05:00Z">
            <w:rPr>
              <w:rFonts w:ascii="Calibri" w:eastAsia="Calibri" w:hAnsi="Calibri" w:cs="Calibri"/>
              <w:spacing w:val="-3"/>
            </w:rPr>
          </w:rPrChange>
        </w:rPr>
        <w:t>tat</w:t>
      </w:r>
      <w:r w:rsidR="00E974DA" w:rsidRPr="006F3541">
        <w:rPr>
          <w:rFonts w:ascii="Calibri" w:eastAsia="Calibri" w:hAnsi="Calibri" w:cs="Calibri"/>
        </w:rPr>
        <w:t xml:space="preserve">es </w:t>
      </w:r>
      <w:r w:rsidR="00E974DA" w:rsidRPr="00497314">
        <w:rPr>
          <w:rFonts w:ascii="Calibri" w:eastAsia="Calibri" w:hAnsi="Calibri" w:cs="Calibri"/>
        </w:rPr>
        <w:t>die ev</w:t>
      </w:r>
      <w:r w:rsidR="00E974DA" w:rsidRPr="006F3541">
        <w:rPr>
          <w:rFonts w:ascii="Calibri" w:eastAsia="Calibri" w:hAnsi="Calibri" w:cs="Calibri"/>
        </w:rPr>
        <w:t>e</w:t>
      </w:r>
      <w:r w:rsidR="00E974DA" w:rsidRPr="00497314">
        <w:rPr>
          <w:rFonts w:ascii="Calibri" w:eastAsia="Calibri" w:hAnsi="Calibri" w:cs="Calibri"/>
          <w:rPrChange w:id="39" w:author="Goldschmidt, Michael" w:date="2016-05-19T16:05:00Z">
            <w:rPr>
              <w:rFonts w:ascii="Calibri" w:eastAsia="Calibri" w:hAnsi="Calibri" w:cs="Calibri"/>
              <w:spacing w:val="1"/>
            </w:rPr>
          </w:rPrChange>
        </w:rPr>
        <w:t>r</w:t>
      </w:r>
      <w:r w:rsidR="00E974DA" w:rsidRPr="006F3541">
        <w:rPr>
          <w:rFonts w:ascii="Calibri" w:eastAsia="Calibri" w:hAnsi="Calibri" w:cs="Calibri"/>
        </w:rPr>
        <w:t>y</w:t>
      </w:r>
      <w:r w:rsidR="00E974DA" w:rsidRPr="00497314">
        <w:rPr>
          <w:rFonts w:ascii="Calibri" w:eastAsia="Calibri" w:hAnsi="Calibri" w:cs="Calibri"/>
          <w:rPrChange w:id="40" w:author="Goldschmidt, Michael" w:date="2016-05-19T16:05:00Z">
            <w:rPr>
              <w:rFonts w:ascii="Calibri" w:eastAsia="Calibri" w:hAnsi="Calibri" w:cs="Calibri"/>
              <w:spacing w:val="5"/>
            </w:rPr>
          </w:rPrChange>
        </w:rPr>
        <w:t xml:space="preserve"> y</w:t>
      </w:r>
      <w:r w:rsidR="00E974DA" w:rsidRPr="006F3541">
        <w:rPr>
          <w:rFonts w:ascii="Calibri" w:eastAsia="Calibri" w:hAnsi="Calibri" w:cs="Calibri"/>
        </w:rPr>
        <w:t>ear</w:t>
      </w:r>
      <w:r w:rsidR="00E974DA" w:rsidRPr="00497314">
        <w:rPr>
          <w:rFonts w:ascii="Calibri" w:eastAsia="Calibri" w:hAnsi="Calibri" w:cs="Calibri"/>
          <w:rPrChange w:id="41" w:author="Goldschmidt, Michael" w:date="2016-05-19T16:05:00Z">
            <w:rPr>
              <w:rFonts w:ascii="Calibri" w:eastAsia="Calibri" w:hAnsi="Calibri" w:cs="Calibri"/>
              <w:spacing w:val="5"/>
            </w:rPr>
          </w:rPrChange>
        </w:rPr>
        <w:t xml:space="preserve"> </w:t>
      </w:r>
      <w:r w:rsidR="00E974DA" w:rsidRPr="006F3541">
        <w:rPr>
          <w:rFonts w:ascii="Calibri" w:eastAsia="Calibri" w:hAnsi="Calibri" w:cs="Calibri"/>
        </w:rPr>
        <w:t>f</w:t>
      </w:r>
      <w:r w:rsidR="00E974DA" w:rsidRPr="00497314">
        <w:rPr>
          <w:rFonts w:ascii="Calibri" w:eastAsia="Calibri" w:hAnsi="Calibri" w:cs="Calibri"/>
          <w:rPrChange w:id="42" w:author="Goldschmidt, Michael" w:date="2016-05-19T16:05:00Z">
            <w:rPr>
              <w:rFonts w:ascii="Calibri" w:eastAsia="Calibri" w:hAnsi="Calibri" w:cs="Calibri"/>
              <w:spacing w:val="-4"/>
            </w:rPr>
          </w:rPrChange>
        </w:rPr>
        <w:t>r</w:t>
      </w:r>
      <w:r w:rsidR="00E974DA" w:rsidRPr="006F3541">
        <w:rPr>
          <w:rFonts w:ascii="Calibri" w:eastAsia="Calibri" w:hAnsi="Calibri" w:cs="Calibri"/>
        </w:rPr>
        <w:t>om</w:t>
      </w:r>
      <w:r w:rsidR="00E974DA" w:rsidRPr="00497314">
        <w:rPr>
          <w:rFonts w:ascii="Calibri" w:eastAsia="Calibri" w:hAnsi="Calibri" w:cs="Calibri"/>
          <w:rPrChange w:id="43" w:author="Goldschmidt, Michael" w:date="2016-05-19T16:05:00Z">
            <w:rPr>
              <w:rFonts w:ascii="Calibri" w:eastAsia="Calibri" w:hAnsi="Calibri" w:cs="Calibri"/>
              <w:spacing w:val="5"/>
            </w:rPr>
          </w:rPrChange>
        </w:rPr>
        <w:t xml:space="preserve"> C</w:t>
      </w:r>
      <w:r w:rsidR="00E974DA" w:rsidRPr="006F3541">
        <w:rPr>
          <w:rFonts w:ascii="Calibri" w:eastAsia="Calibri" w:hAnsi="Calibri" w:cs="Calibri"/>
        </w:rPr>
        <w:t>O</w:t>
      </w:r>
      <w:r w:rsidR="00E974DA" w:rsidRPr="00497314">
        <w:rPr>
          <w:rFonts w:ascii="Calibri" w:eastAsia="Calibri" w:hAnsi="Calibri" w:cs="Calibri"/>
          <w:rPrChange w:id="44" w:author="Goldschmidt, Michael" w:date="2016-05-19T16:05:00Z">
            <w:rPr>
              <w:rFonts w:ascii="Calibri" w:eastAsia="Calibri" w:hAnsi="Calibri" w:cs="Calibri"/>
              <w:spacing w:val="5"/>
            </w:rPr>
          </w:rPrChange>
        </w:rPr>
        <w:t xml:space="preserve"> </w:t>
      </w:r>
      <w:r w:rsidR="00E974DA" w:rsidRPr="006F3541">
        <w:rPr>
          <w:rFonts w:ascii="Calibri" w:eastAsia="Calibri" w:hAnsi="Calibri" w:cs="Calibri"/>
        </w:rPr>
        <w:t>poisoning.</w:t>
      </w:r>
    </w:p>
    <w:p w:rsidR="00E974DA" w:rsidRPr="00497314" w:rsidRDefault="00E974DA" w:rsidP="00497314">
      <w:pPr>
        <w:spacing w:before="13" w:line="260" w:lineRule="exact"/>
        <w:ind w:left="180"/>
        <w:rPr>
          <w:rFonts w:ascii="Calibri" w:hAnsi="Calibri"/>
          <w:rPrChange w:id="45" w:author="Goldschmidt, Michael" w:date="2016-05-19T16:05:00Z">
            <w:rPr/>
          </w:rPrChange>
        </w:rPr>
      </w:pPr>
    </w:p>
    <w:p w:rsidR="005A2CF5" w:rsidRPr="00497314" w:rsidDel="00497314" w:rsidRDefault="005A2CF5">
      <w:pPr>
        <w:pStyle w:val="Heading5"/>
        <w:ind w:left="180"/>
        <w:contextualSpacing/>
        <w:rPr>
          <w:del w:id="46" w:author="Goldschmidt, Michael" w:date="2016-05-19T16:02:00Z"/>
          <w:rFonts w:ascii="Calibri" w:hAnsi="Calibri"/>
          <w:rPrChange w:id="47" w:author="Goldschmidt, Michael" w:date="2016-05-19T16:05:00Z">
            <w:rPr>
              <w:del w:id="48" w:author="Goldschmidt, Michael" w:date="2016-05-19T16:02:00Z"/>
            </w:rPr>
          </w:rPrChange>
        </w:rPr>
        <w:pPrChange w:id="49" w:author="Goldschmidt, Michael" w:date="2016-05-19T16:04:00Z">
          <w:pPr>
            <w:pStyle w:val="Heading5"/>
            <w:ind w:left="0"/>
            <w:contextualSpacing/>
          </w:pPr>
        </w:pPrChange>
      </w:pPr>
      <w:del w:id="50" w:author="Goldschmidt, Michael" w:date="2016-05-19T16:02:00Z">
        <w:r w:rsidRPr="00497314" w:rsidDel="00497314">
          <w:rPr>
            <w:rFonts w:ascii="Calibri" w:hAnsi="Calibri"/>
            <w:color w:val="0079C1"/>
            <w:rPrChange w:id="51" w:author="Goldschmidt, Michael" w:date="2016-05-19T16:05:00Z">
              <w:rPr>
                <w:color w:val="0079C1"/>
              </w:rPr>
            </w:rPrChange>
          </w:rPr>
          <w:delText>Signs of CO Poisoning</w:delText>
        </w:r>
      </w:del>
    </w:p>
    <w:p w:rsidR="005A2CF5" w:rsidRPr="00497314" w:rsidRDefault="00497314">
      <w:pPr>
        <w:pStyle w:val="BodyText"/>
        <w:spacing w:before="84"/>
        <w:ind w:left="180"/>
        <w:contextualSpacing/>
        <w:rPr>
          <w:sz w:val="22"/>
          <w:szCs w:val="22"/>
        </w:rPr>
        <w:pPrChange w:id="52" w:author="Goldschmidt, Michael" w:date="2016-05-19T16:04:00Z">
          <w:pPr>
            <w:pStyle w:val="BodyText"/>
            <w:spacing w:before="84"/>
            <w:ind w:left="120"/>
            <w:contextualSpacing/>
          </w:pPr>
        </w:pPrChange>
      </w:pPr>
      <w:ins w:id="53" w:author="Goldschmidt, Michael" w:date="2016-05-19T16:02:00Z">
        <w:r w:rsidRPr="006F3541">
          <w:rPr>
            <w:rFonts w:cs="Calibri"/>
            <w:sz w:val="22"/>
            <w:szCs w:val="22"/>
          </w:rPr>
          <w:t>Signs and s</w:t>
        </w:r>
      </w:ins>
      <w:del w:id="54" w:author="Goldschmidt, Michael" w:date="2016-05-19T16:02:00Z">
        <w:r w:rsidR="005A2CF5" w:rsidRPr="006F3541" w:rsidDel="00497314">
          <w:rPr>
            <w:rFonts w:cs="Calibri"/>
            <w:sz w:val="22"/>
            <w:szCs w:val="22"/>
          </w:rPr>
          <w:delText>S</w:delText>
        </w:r>
      </w:del>
      <w:r w:rsidR="005A2CF5" w:rsidRPr="00497314">
        <w:rPr>
          <w:rFonts w:cs="Calibri"/>
          <w:sz w:val="22"/>
          <w:szCs w:val="22"/>
        </w:rPr>
        <w:t>ymptoms of CO poisoning may include:</w:t>
      </w:r>
    </w:p>
    <w:p w:rsidR="005A2CF5" w:rsidRPr="00497314" w:rsidRDefault="005A2CF5">
      <w:pPr>
        <w:pStyle w:val="BodyText"/>
        <w:tabs>
          <w:tab w:val="left" w:pos="480"/>
        </w:tabs>
        <w:contextualSpacing/>
        <w:rPr>
          <w:ins w:id="55" w:author="Goldschmidt, Michael" w:date="2016-05-19T16:04:00Z"/>
          <w:sz w:val="22"/>
          <w:szCs w:val="22"/>
        </w:rPr>
        <w:pPrChange w:id="56" w:author="Goldschmidt, Michael" w:date="2016-05-19T16:04:00Z">
          <w:pPr>
            <w:pStyle w:val="BodyText"/>
            <w:numPr>
              <w:numId w:val="51"/>
            </w:numPr>
            <w:tabs>
              <w:tab w:val="left" w:pos="480"/>
            </w:tabs>
            <w:ind w:left="480" w:hanging="240"/>
            <w:contextualSpacing/>
          </w:pPr>
        </w:pPrChange>
      </w:pPr>
    </w:p>
    <w:p w:rsidR="00000000" w:rsidRDefault="0005632E">
      <w:pPr>
        <w:pStyle w:val="BodyText"/>
        <w:tabs>
          <w:tab w:val="left" w:pos="480"/>
        </w:tabs>
        <w:contextualSpacing/>
        <w:rPr>
          <w:sz w:val="16"/>
          <w:szCs w:val="16"/>
          <w:rPrChange w:id="57" w:author="Goldschmidt, Michael" w:date="2016-05-19T16:05:00Z">
            <w:rPr>
              <w:sz w:val="22"/>
              <w:szCs w:val="22"/>
            </w:rPr>
          </w:rPrChange>
        </w:rPr>
        <w:sectPr w:rsidR="00000000" w:rsidSect="007F2893">
          <w:type w:val="continuous"/>
          <w:pgSz w:w="12240" w:h="15840"/>
          <w:pgMar w:top="640" w:right="600" w:bottom="0" w:left="600" w:header="720" w:footer="555" w:gutter="0"/>
          <w:cols w:space="720"/>
        </w:sectPr>
        <w:pPrChange w:id="58" w:author="Goldschmidt, Michael" w:date="2016-05-19T16:04:00Z">
          <w:pPr>
            <w:pStyle w:val="BodyText"/>
            <w:numPr>
              <w:numId w:val="51"/>
            </w:numPr>
            <w:tabs>
              <w:tab w:val="left" w:pos="480"/>
            </w:tabs>
            <w:ind w:left="480" w:hanging="240"/>
            <w:contextualSpacing/>
          </w:pPr>
        </w:pPrChange>
      </w:pPr>
    </w:p>
    <w:p w:rsidR="005A2CF5" w:rsidRPr="006F3541" w:rsidRDefault="005A2CF5">
      <w:pPr>
        <w:pStyle w:val="BodyText"/>
        <w:numPr>
          <w:ilvl w:val="0"/>
          <w:numId w:val="51"/>
        </w:numPr>
        <w:tabs>
          <w:tab w:val="left" w:pos="480"/>
        </w:tabs>
        <w:ind w:left="180" w:firstLine="0"/>
        <w:contextualSpacing/>
        <w:rPr>
          <w:sz w:val="22"/>
          <w:szCs w:val="22"/>
        </w:rPr>
        <w:pPrChange w:id="59" w:author="Goldschmidt, Michael" w:date="2016-05-19T16:04:00Z">
          <w:pPr>
            <w:pStyle w:val="BodyText"/>
            <w:numPr>
              <w:numId w:val="51"/>
            </w:numPr>
            <w:tabs>
              <w:tab w:val="left" w:pos="480"/>
            </w:tabs>
            <w:ind w:left="480" w:hanging="240"/>
            <w:contextualSpacing/>
          </w:pPr>
        </w:pPrChange>
      </w:pPr>
      <w:r w:rsidRPr="006F3541">
        <w:rPr>
          <w:sz w:val="22"/>
          <w:szCs w:val="22"/>
        </w:rPr>
        <w:lastRenderedPageBreak/>
        <w:t>Headache</w:t>
      </w:r>
    </w:p>
    <w:p w:rsidR="005A2CF5" w:rsidRPr="006F3541" w:rsidRDefault="005A2CF5">
      <w:pPr>
        <w:pStyle w:val="BodyText"/>
        <w:numPr>
          <w:ilvl w:val="0"/>
          <w:numId w:val="51"/>
        </w:numPr>
        <w:tabs>
          <w:tab w:val="left" w:pos="480"/>
        </w:tabs>
        <w:ind w:left="180" w:firstLine="0"/>
        <w:contextualSpacing/>
        <w:rPr>
          <w:sz w:val="22"/>
          <w:szCs w:val="22"/>
        </w:rPr>
        <w:pPrChange w:id="60" w:author="Goldschmidt, Michael" w:date="2016-05-19T16:04:00Z">
          <w:pPr>
            <w:pStyle w:val="BodyText"/>
            <w:numPr>
              <w:numId w:val="51"/>
            </w:numPr>
            <w:tabs>
              <w:tab w:val="left" w:pos="480"/>
            </w:tabs>
            <w:ind w:left="480" w:hanging="240"/>
            <w:contextualSpacing/>
          </w:pPr>
        </w:pPrChange>
      </w:pPr>
      <w:r w:rsidRPr="00497314">
        <w:rPr>
          <w:sz w:val="22"/>
          <w:szCs w:val="22"/>
          <w:rPrChange w:id="61" w:author="Goldschmidt, Michael" w:date="2016-05-19T16:05:00Z">
            <w:rPr>
              <w:spacing w:val="-2"/>
              <w:sz w:val="22"/>
              <w:szCs w:val="22"/>
            </w:rPr>
          </w:rPrChange>
        </w:rPr>
        <w:t>Nause</w:t>
      </w:r>
      <w:r w:rsidRPr="006F3541">
        <w:rPr>
          <w:sz w:val="22"/>
          <w:szCs w:val="22"/>
        </w:rPr>
        <w:t>a</w:t>
      </w:r>
    </w:p>
    <w:p w:rsidR="005A2CF5" w:rsidRPr="006F3541" w:rsidRDefault="005A2CF5">
      <w:pPr>
        <w:pStyle w:val="BodyText"/>
        <w:numPr>
          <w:ilvl w:val="0"/>
          <w:numId w:val="51"/>
        </w:numPr>
        <w:tabs>
          <w:tab w:val="left" w:pos="480"/>
        </w:tabs>
        <w:ind w:left="180" w:firstLine="0"/>
        <w:contextualSpacing/>
        <w:rPr>
          <w:rFonts w:cs="Calibri"/>
          <w:sz w:val="22"/>
          <w:szCs w:val="22"/>
        </w:rPr>
        <w:pPrChange w:id="62" w:author="Goldschmidt, Michael" w:date="2016-05-19T16:04:00Z">
          <w:pPr>
            <w:pStyle w:val="BodyText"/>
            <w:numPr>
              <w:numId w:val="51"/>
            </w:numPr>
            <w:tabs>
              <w:tab w:val="left" w:pos="480"/>
            </w:tabs>
            <w:ind w:left="480" w:hanging="240"/>
            <w:contextualSpacing/>
          </w:pPr>
        </w:pPrChange>
      </w:pPr>
      <w:r w:rsidRPr="00497314">
        <w:rPr>
          <w:rFonts w:cs="Calibri"/>
          <w:sz w:val="22"/>
          <w:szCs w:val="22"/>
          <w:rPrChange w:id="63" w:author="Goldschmidt, Michael" w:date="2016-05-19T16:05:00Z">
            <w:rPr>
              <w:rFonts w:cs="Calibri"/>
              <w:spacing w:val="-10"/>
              <w:sz w:val="22"/>
              <w:szCs w:val="22"/>
            </w:rPr>
          </w:rPrChange>
        </w:rPr>
        <w:t>Vom</w:t>
      </w:r>
      <w:r w:rsidRPr="006F3541">
        <w:rPr>
          <w:rFonts w:cs="Calibri"/>
          <w:sz w:val="22"/>
          <w:szCs w:val="22"/>
        </w:rPr>
        <w:t>it</w:t>
      </w:r>
      <w:r w:rsidRPr="00497314">
        <w:rPr>
          <w:rFonts w:cs="Calibri"/>
          <w:sz w:val="22"/>
          <w:szCs w:val="22"/>
          <w:rPrChange w:id="64" w:author="Goldschmidt, Michael" w:date="2016-05-19T16:05:00Z">
            <w:rPr>
              <w:rFonts w:cs="Calibri"/>
              <w:spacing w:val="-3"/>
              <w:sz w:val="22"/>
              <w:szCs w:val="22"/>
            </w:rPr>
          </w:rPrChange>
        </w:rPr>
        <w:t>ing</w:t>
      </w:r>
    </w:p>
    <w:p w:rsidR="005A2CF5" w:rsidRPr="006F3541" w:rsidRDefault="005A2CF5">
      <w:pPr>
        <w:pStyle w:val="BodyText"/>
        <w:numPr>
          <w:ilvl w:val="0"/>
          <w:numId w:val="51"/>
        </w:numPr>
        <w:tabs>
          <w:tab w:val="left" w:pos="480"/>
        </w:tabs>
        <w:ind w:left="180" w:firstLine="0"/>
        <w:contextualSpacing/>
        <w:rPr>
          <w:sz w:val="22"/>
          <w:szCs w:val="22"/>
        </w:rPr>
        <w:pPrChange w:id="65" w:author="Goldschmidt, Michael" w:date="2016-05-19T16:04:00Z">
          <w:pPr>
            <w:pStyle w:val="BodyText"/>
            <w:numPr>
              <w:numId w:val="51"/>
            </w:numPr>
            <w:tabs>
              <w:tab w:val="left" w:pos="480"/>
            </w:tabs>
            <w:ind w:left="480" w:hanging="240"/>
            <w:contextualSpacing/>
          </w:pPr>
        </w:pPrChange>
      </w:pPr>
      <w:r w:rsidRPr="00497314">
        <w:rPr>
          <w:sz w:val="22"/>
          <w:szCs w:val="22"/>
          <w:rPrChange w:id="66" w:author="Goldschmidt, Michael" w:date="2016-05-19T16:05:00Z">
            <w:rPr>
              <w:spacing w:val="-1"/>
              <w:sz w:val="22"/>
              <w:szCs w:val="22"/>
            </w:rPr>
          </w:rPrChange>
        </w:rPr>
        <w:t>Di</w:t>
      </w:r>
      <w:r w:rsidRPr="006F3541">
        <w:rPr>
          <w:sz w:val="22"/>
          <w:szCs w:val="22"/>
        </w:rPr>
        <w:t>z</w:t>
      </w:r>
      <w:r w:rsidRPr="00497314">
        <w:rPr>
          <w:sz w:val="22"/>
          <w:szCs w:val="22"/>
          <w:rPrChange w:id="67" w:author="Goldschmidt, Michael" w:date="2016-05-19T16:05:00Z">
            <w:rPr>
              <w:spacing w:val="-4"/>
              <w:sz w:val="22"/>
              <w:szCs w:val="22"/>
            </w:rPr>
          </w:rPrChange>
        </w:rPr>
        <w:t>zine</w:t>
      </w:r>
      <w:r w:rsidRPr="006F3541">
        <w:rPr>
          <w:sz w:val="22"/>
          <w:szCs w:val="22"/>
        </w:rPr>
        <w:t>ss</w:t>
      </w:r>
    </w:p>
    <w:p w:rsidR="005A2CF5" w:rsidRPr="006F3541" w:rsidRDefault="005A2CF5">
      <w:pPr>
        <w:pStyle w:val="BodyText"/>
        <w:numPr>
          <w:ilvl w:val="0"/>
          <w:numId w:val="51"/>
        </w:numPr>
        <w:tabs>
          <w:tab w:val="left" w:pos="480"/>
        </w:tabs>
        <w:ind w:left="180" w:firstLine="0"/>
        <w:contextualSpacing/>
        <w:rPr>
          <w:sz w:val="22"/>
          <w:szCs w:val="22"/>
        </w:rPr>
        <w:pPrChange w:id="68" w:author="Goldschmidt, Michael" w:date="2016-05-19T16:04:00Z">
          <w:pPr>
            <w:pStyle w:val="BodyText"/>
            <w:numPr>
              <w:numId w:val="51"/>
            </w:numPr>
            <w:tabs>
              <w:tab w:val="left" w:pos="480"/>
            </w:tabs>
            <w:ind w:left="480" w:hanging="240"/>
            <w:contextualSpacing/>
          </w:pPr>
        </w:pPrChange>
      </w:pPr>
      <w:r w:rsidRPr="00497314">
        <w:rPr>
          <w:sz w:val="22"/>
          <w:szCs w:val="22"/>
        </w:rPr>
        <w:lastRenderedPageBreak/>
        <w:t>Con</w:t>
      </w:r>
      <w:r w:rsidRPr="006F3541">
        <w:rPr>
          <w:sz w:val="22"/>
          <w:szCs w:val="22"/>
        </w:rPr>
        <w:t>f</w:t>
      </w:r>
      <w:r w:rsidRPr="00497314">
        <w:rPr>
          <w:sz w:val="22"/>
          <w:szCs w:val="22"/>
          <w:rPrChange w:id="69" w:author="Goldschmidt, Michael" w:date="2016-05-19T16:05:00Z">
            <w:rPr>
              <w:spacing w:val="-2"/>
              <w:sz w:val="22"/>
              <w:szCs w:val="22"/>
            </w:rPr>
          </w:rPrChange>
        </w:rPr>
        <w:t>usio</w:t>
      </w:r>
      <w:r w:rsidRPr="006F3541">
        <w:rPr>
          <w:sz w:val="22"/>
          <w:szCs w:val="22"/>
        </w:rPr>
        <w:t>n</w:t>
      </w:r>
    </w:p>
    <w:p w:rsidR="005A2CF5" w:rsidRPr="006F3541" w:rsidRDefault="005A2CF5">
      <w:pPr>
        <w:pStyle w:val="BodyText"/>
        <w:numPr>
          <w:ilvl w:val="0"/>
          <w:numId w:val="51"/>
        </w:numPr>
        <w:tabs>
          <w:tab w:val="left" w:pos="480"/>
        </w:tabs>
        <w:ind w:left="180" w:firstLine="0"/>
        <w:contextualSpacing/>
        <w:rPr>
          <w:sz w:val="22"/>
          <w:szCs w:val="22"/>
        </w:rPr>
        <w:pPrChange w:id="70" w:author="Goldschmidt, Michael" w:date="2016-05-19T16:04:00Z">
          <w:pPr>
            <w:pStyle w:val="BodyText"/>
            <w:numPr>
              <w:numId w:val="51"/>
            </w:numPr>
            <w:tabs>
              <w:tab w:val="left" w:pos="480"/>
            </w:tabs>
            <w:ind w:left="480" w:hanging="240"/>
            <w:contextualSpacing/>
          </w:pPr>
        </w:pPrChange>
      </w:pPr>
      <w:r w:rsidRPr="00497314">
        <w:rPr>
          <w:sz w:val="22"/>
          <w:szCs w:val="22"/>
          <w:rPrChange w:id="71" w:author="Goldschmidt, Michael" w:date="2016-05-19T16:05:00Z">
            <w:rPr>
              <w:spacing w:val="-9"/>
              <w:sz w:val="22"/>
              <w:szCs w:val="22"/>
            </w:rPr>
          </w:rPrChange>
        </w:rPr>
        <w:t>Weakne</w:t>
      </w:r>
      <w:r w:rsidRPr="006F3541">
        <w:rPr>
          <w:sz w:val="22"/>
          <w:szCs w:val="22"/>
        </w:rPr>
        <w:t>ss</w:t>
      </w:r>
    </w:p>
    <w:p w:rsidR="005A2CF5" w:rsidRPr="006F3541" w:rsidRDefault="005A2CF5">
      <w:pPr>
        <w:pStyle w:val="BodyText"/>
        <w:numPr>
          <w:ilvl w:val="0"/>
          <w:numId w:val="51"/>
        </w:numPr>
        <w:tabs>
          <w:tab w:val="left" w:pos="480"/>
        </w:tabs>
        <w:ind w:left="180" w:firstLine="0"/>
        <w:contextualSpacing/>
        <w:rPr>
          <w:sz w:val="22"/>
          <w:szCs w:val="22"/>
        </w:rPr>
        <w:pPrChange w:id="72" w:author="Goldschmidt, Michael" w:date="2016-05-19T16:04:00Z">
          <w:pPr>
            <w:pStyle w:val="BodyText"/>
            <w:numPr>
              <w:numId w:val="51"/>
            </w:numPr>
            <w:tabs>
              <w:tab w:val="left" w:pos="480"/>
            </w:tabs>
            <w:ind w:left="480" w:hanging="240"/>
            <w:contextualSpacing/>
          </w:pPr>
        </w:pPrChange>
      </w:pPr>
      <w:r w:rsidRPr="00497314">
        <w:rPr>
          <w:sz w:val="22"/>
          <w:szCs w:val="22"/>
          <w:rPrChange w:id="73" w:author="Goldschmidt, Michael" w:date="2016-05-19T16:05:00Z">
            <w:rPr>
              <w:spacing w:val="-1"/>
              <w:sz w:val="22"/>
              <w:szCs w:val="22"/>
            </w:rPr>
          </w:rPrChange>
        </w:rPr>
        <w:t>Sleepine</w:t>
      </w:r>
      <w:r w:rsidRPr="006F3541">
        <w:rPr>
          <w:sz w:val="22"/>
          <w:szCs w:val="22"/>
        </w:rPr>
        <w:t>ss</w:t>
      </w:r>
    </w:p>
    <w:p w:rsidR="005A2CF5" w:rsidRPr="006F3541" w:rsidRDefault="005A2CF5">
      <w:pPr>
        <w:pStyle w:val="BodyText"/>
        <w:numPr>
          <w:ilvl w:val="0"/>
          <w:numId w:val="51"/>
        </w:numPr>
        <w:tabs>
          <w:tab w:val="left" w:pos="480"/>
        </w:tabs>
        <w:ind w:left="180" w:firstLine="0"/>
        <w:contextualSpacing/>
        <w:rPr>
          <w:sz w:val="22"/>
          <w:szCs w:val="22"/>
        </w:rPr>
        <w:pPrChange w:id="74" w:author="Goldschmidt, Michael" w:date="2016-05-19T16:04:00Z">
          <w:pPr>
            <w:pStyle w:val="BodyText"/>
            <w:numPr>
              <w:numId w:val="51"/>
            </w:numPr>
            <w:tabs>
              <w:tab w:val="left" w:pos="480"/>
            </w:tabs>
            <w:ind w:left="480" w:hanging="240"/>
            <w:contextualSpacing/>
          </w:pPr>
        </w:pPrChange>
      </w:pPr>
      <w:r w:rsidRPr="00497314">
        <w:rPr>
          <w:sz w:val="22"/>
          <w:szCs w:val="22"/>
          <w:rPrChange w:id="75" w:author="Goldschmidt, Michael" w:date="2016-05-19T16:05:00Z">
            <w:rPr>
              <w:spacing w:val="2"/>
              <w:sz w:val="22"/>
              <w:szCs w:val="22"/>
            </w:rPr>
          </w:rPrChange>
        </w:rPr>
        <w:t>Tightne</w:t>
      </w:r>
      <w:r w:rsidRPr="006F3541">
        <w:rPr>
          <w:sz w:val="22"/>
          <w:szCs w:val="22"/>
        </w:rPr>
        <w:t>ss</w:t>
      </w:r>
      <w:r w:rsidRPr="00497314">
        <w:rPr>
          <w:sz w:val="22"/>
          <w:szCs w:val="22"/>
          <w:rPrChange w:id="76" w:author="Goldschmidt, Michael" w:date="2016-05-19T16:05:00Z">
            <w:rPr>
              <w:spacing w:val="2"/>
              <w:sz w:val="22"/>
              <w:szCs w:val="22"/>
            </w:rPr>
          </w:rPrChange>
        </w:rPr>
        <w:t xml:space="preserve"> i</w:t>
      </w:r>
      <w:r w:rsidRPr="006F3541">
        <w:rPr>
          <w:sz w:val="22"/>
          <w:szCs w:val="22"/>
        </w:rPr>
        <w:t>n</w:t>
      </w:r>
      <w:r w:rsidRPr="00497314">
        <w:rPr>
          <w:sz w:val="22"/>
          <w:szCs w:val="22"/>
          <w:rPrChange w:id="77" w:author="Goldschmidt, Michael" w:date="2016-05-19T16:05:00Z">
            <w:rPr>
              <w:spacing w:val="2"/>
              <w:sz w:val="22"/>
              <w:szCs w:val="22"/>
            </w:rPr>
          </w:rPrChange>
        </w:rPr>
        <w:t xml:space="preserve"> th</w:t>
      </w:r>
      <w:r w:rsidRPr="006F3541">
        <w:rPr>
          <w:sz w:val="22"/>
          <w:szCs w:val="22"/>
        </w:rPr>
        <w:t>e</w:t>
      </w:r>
      <w:r w:rsidRPr="00497314">
        <w:rPr>
          <w:sz w:val="22"/>
          <w:szCs w:val="22"/>
          <w:rPrChange w:id="78" w:author="Goldschmidt, Michael" w:date="2016-05-19T16:05:00Z">
            <w:rPr>
              <w:spacing w:val="2"/>
              <w:sz w:val="22"/>
              <w:szCs w:val="22"/>
            </w:rPr>
          </w:rPrChange>
        </w:rPr>
        <w:t xml:space="preserve"> ches</w:t>
      </w:r>
      <w:r w:rsidRPr="006F3541">
        <w:rPr>
          <w:sz w:val="22"/>
          <w:szCs w:val="22"/>
        </w:rPr>
        <w:t>t</w:t>
      </w:r>
    </w:p>
    <w:p w:rsidR="005A2CF5" w:rsidRPr="006F3541" w:rsidRDefault="005A2CF5">
      <w:pPr>
        <w:pStyle w:val="BodyText"/>
        <w:numPr>
          <w:ilvl w:val="0"/>
          <w:numId w:val="51"/>
        </w:numPr>
        <w:tabs>
          <w:tab w:val="left" w:pos="480"/>
        </w:tabs>
        <w:ind w:left="180" w:firstLine="0"/>
        <w:contextualSpacing/>
        <w:rPr>
          <w:sz w:val="22"/>
          <w:szCs w:val="22"/>
        </w:rPr>
        <w:pPrChange w:id="79" w:author="Goldschmidt, Michael" w:date="2016-05-19T16:04:00Z">
          <w:pPr>
            <w:pStyle w:val="BodyText"/>
            <w:numPr>
              <w:numId w:val="51"/>
            </w:numPr>
            <w:tabs>
              <w:tab w:val="left" w:pos="480"/>
            </w:tabs>
            <w:ind w:left="480" w:hanging="240"/>
            <w:contextualSpacing/>
          </w:pPr>
        </w:pPrChange>
      </w:pPr>
      <w:r w:rsidRPr="00497314">
        <w:rPr>
          <w:sz w:val="22"/>
          <w:szCs w:val="22"/>
          <w:rPrChange w:id="80" w:author="Goldschmidt, Michael" w:date="2016-05-19T16:05:00Z">
            <w:rPr>
              <w:spacing w:val="-17"/>
              <w:sz w:val="22"/>
              <w:szCs w:val="22"/>
            </w:rPr>
          </w:rPrChange>
        </w:rPr>
        <w:lastRenderedPageBreak/>
        <w:t>Troubl</w:t>
      </w:r>
      <w:r w:rsidRPr="006F3541">
        <w:rPr>
          <w:sz w:val="22"/>
          <w:szCs w:val="22"/>
        </w:rPr>
        <w:t>e</w:t>
      </w:r>
      <w:r w:rsidRPr="00497314">
        <w:rPr>
          <w:sz w:val="22"/>
          <w:szCs w:val="22"/>
          <w:rPrChange w:id="81" w:author="Goldschmidt, Michael" w:date="2016-05-19T16:05:00Z">
            <w:rPr>
              <w:spacing w:val="-2"/>
              <w:sz w:val="22"/>
              <w:szCs w:val="22"/>
            </w:rPr>
          </w:rPrChange>
        </w:rPr>
        <w:t xml:space="preserve"> breathin</w:t>
      </w:r>
      <w:r w:rsidRPr="006F3541">
        <w:rPr>
          <w:sz w:val="22"/>
          <w:szCs w:val="22"/>
        </w:rPr>
        <w:t>g</w:t>
      </w:r>
    </w:p>
    <w:p w:rsidR="005A2CF5" w:rsidRPr="006F3541" w:rsidRDefault="005A2CF5">
      <w:pPr>
        <w:pStyle w:val="BodyText"/>
        <w:numPr>
          <w:ilvl w:val="0"/>
          <w:numId w:val="51"/>
        </w:numPr>
        <w:tabs>
          <w:tab w:val="left" w:pos="480"/>
        </w:tabs>
        <w:spacing w:before="8"/>
        <w:ind w:left="180" w:right="288" w:firstLine="0"/>
        <w:contextualSpacing/>
        <w:rPr>
          <w:rFonts w:cs="Calibri"/>
          <w:sz w:val="22"/>
          <w:szCs w:val="22"/>
        </w:rPr>
        <w:pPrChange w:id="82" w:author="Goldschmidt, Michael" w:date="2016-05-19T16:04:00Z">
          <w:pPr>
            <w:pStyle w:val="BodyText"/>
            <w:numPr>
              <w:numId w:val="51"/>
            </w:numPr>
            <w:tabs>
              <w:tab w:val="left" w:pos="480"/>
            </w:tabs>
            <w:spacing w:before="8"/>
            <w:ind w:left="120" w:right="288" w:firstLine="120"/>
            <w:contextualSpacing/>
          </w:pPr>
        </w:pPrChange>
      </w:pPr>
      <w:r w:rsidRPr="00497314">
        <w:rPr>
          <w:sz w:val="22"/>
          <w:szCs w:val="22"/>
          <w:rPrChange w:id="83" w:author="Goldschmidt, Michael" w:date="2016-05-19T16:05:00Z">
            <w:rPr>
              <w:spacing w:val="-2"/>
              <w:sz w:val="22"/>
              <w:szCs w:val="22"/>
            </w:rPr>
          </w:rPrChange>
        </w:rPr>
        <w:t>Change</w:t>
      </w:r>
      <w:r w:rsidRPr="006F3541">
        <w:rPr>
          <w:sz w:val="22"/>
          <w:szCs w:val="22"/>
        </w:rPr>
        <w:t>s</w:t>
      </w:r>
      <w:r w:rsidRPr="00497314">
        <w:rPr>
          <w:sz w:val="22"/>
          <w:szCs w:val="22"/>
          <w:rPrChange w:id="84" w:author="Goldschmidt, Michael" w:date="2016-05-19T16:05:00Z">
            <w:rPr>
              <w:spacing w:val="2"/>
              <w:sz w:val="22"/>
              <w:szCs w:val="22"/>
            </w:rPr>
          </w:rPrChange>
        </w:rPr>
        <w:t xml:space="preserve"> i</w:t>
      </w:r>
      <w:r w:rsidRPr="006F3541">
        <w:rPr>
          <w:sz w:val="22"/>
          <w:szCs w:val="22"/>
        </w:rPr>
        <w:t>n</w:t>
      </w:r>
      <w:r w:rsidRPr="00497314">
        <w:rPr>
          <w:sz w:val="22"/>
          <w:szCs w:val="22"/>
          <w:rPrChange w:id="85" w:author="Goldschmidt, Michael" w:date="2016-05-19T16:05:00Z">
            <w:rPr>
              <w:spacing w:val="3"/>
              <w:sz w:val="22"/>
              <w:szCs w:val="22"/>
            </w:rPr>
          </w:rPrChange>
        </w:rPr>
        <w:t xml:space="preserve"> sight</w:t>
      </w:r>
      <w:r w:rsidRPr="006F3541">
        <w:rPr>
          <w:sz w:val="22"/>
          <w:szCs w:val="22"/>
        </w:rPr>
        <w:t>,</w:t>
      </w:r>
      <w:r w:rsidRPr="00497314">
        <w:rPr>
          <w:sz w:val="22"/>
          <w:szCs w:val="22"/>
          <w:rPrChange w:id="86" w:author="Goldschmidt, Michael" w:date="2016-05-19T16:05:00Z">
            <w:rPr>
              <w:spacing w:val="3"/>
              <w:sz w:val="22"/>
              <w:szCs w:val="22"/>
            </w:rPr>
          </w:rPrChange>
        </w:rPr>
        <w:t xml:space="preserve"> hearing</w:t>
      </w:r>
      <w:r w:rsidRPr="006F3541">
        <w:rPr>
          <w:sz w:val="22"/>
          <w:szCs w:val="22"/>
        </w:rPr>
        <w:t>,</w:t>
      </w:r>
      <w:r w:rsidRPr="00497314">
        <w:rPr>
          <w:sz w:val="22"/>
          <w:szCs w:val="22"/>
          <w:rPrChange w:id="87" w:author="Goldschmidt, Michael" w:date="2016-05-19T16:05:00Z">
            <w:rPr>
              <w:spacing w:val="2"/>
              <w:sz w:val="22"/>
              <w:szCs w:val="22"/>
            </w:rPr>
          </w:rPrChange>
        </w:rPr>
        <w:t xml:space="preserve"> </w:t>
      </w:r>
      <w:r w:rsidRPr="00497314">
        <w:rPr>
          <w:sz w:val="22"/>
          <w:szCs w:val="22"/>
          <w:rPrChange w:id="88" w:author="Goldschmidt, Michael" w:date="2016-05-19T16:05:00Z">
            <w:rPr>
              <w:spacing w:val="2"/>
              <w:sz w:val="22"/>
              <w:szCs w:val="22"/>
            </w:rPr>
          </w:rPrChange>
        </w:rPr>
        <w:tab/>
        <w:t>touch</w:t>
      </w:r>
      <w:r w:rsidRPr="006F3541">
        <w:rPr>
          <w:sz w:val="22"/>
          <w:szCs w:val="22"/>
        </w:rPr>
        <w:t>,</w:t>
      </w:r>
      <w:r w:rsidRPr="00497314">
        <w:rPr>
          <w:sz w:val="22"/>
          <w:szCs w:val="22"/>
          <w:rPrChange w:id="89" w:author="Goldschmidt, Michael" w:date="2016-05-19T16:05:00Z">
            <w:rPr>
              <w:spacing w:val="3"/>
              <w:sz w:val="22"/>
              <w:szCs w:val="22"/>
            </w:rPr>
          </w:rPrChange>
        </w:rPr>
        <w:t xml:space="preserve"> </w:t>
      </w:r>
      <w:r w:rsidRPr="006F3541">
        <w:rPr>
          <w:sz w:val="22"/>
          <w:szCs w:val="22"/>
        </w:rPr>
        <w:t>t</w:t>
      </w:r>
      <w:r w:rsidRPr="00497314">
        <w:rPr>
          <w:sz w:val="22"/>
          <w:szCs w:val="22"/>
          <w:rPrChange w:id="90" w:author="Goldschmidt, Michael" w:date="2016-05-19T16:05:00Z">
            <w:rPr>
              <w:spacing w:val="-3"/>
              <w:sz w:val="22"/>
              <w:szCs w:val="22"/>
            </w:rPr>
          </w:rPrChange>
        </w:rPr>
        <w:t>ast</w:t>
      </w:r>
      <w:r w:rsidRPr="006F3541">
        <w:rPr>
          <w:sz w:val="22"/>
          <w:szCs w:val="22"/>
        </w:rPr>
        <w:t>e</w:t>
      </w:r>
      <w:r w:rsidRPr="00497314">
        <w:rPr>
          <w:sz w:val="22"/>
          <w:szCs w:val="22"/>
          <w:rPrChange w:id="91" w:author="Goldschmidt, Michael" w:date="2016-05-19T16:05:00Z">
            <w:rPr>
              <w:spacing w:val="3"/>
              <w:sz w:val="22"/>
              <w:szCs w:val="22"/>
            </w:rPr>
          </w:rPrChange>
        </w:rPr>
        <w:t xml:space="preserve"> o</w:t>
      </w:r>
      <w:r w:rsidRPr="006F3541">
        <w:rPr>
          <w:sz w:val="22"/>
          <w:szCs w:val="22"/>
        </w:rPr>
        <w:t>r</w:t>
      </w:r>
      <w:r w:rsidRPr="00497314">
        <w:rPr>
          <w:sz w:val="22"/>
          <w:szCs w:val="22"/>
          <w:rPrChange w:id="92" w:author="Goldschmidt, Michael" w:date="2016-05-19T16:05:00Z">
            <w:rPr>
              <w:spacing w:val="3"/>
              <w:sz w:val="22"/>
              <w:szCs w:val="22"/>
            </w:rPr>
          </w:rPrChange>
        </w:rPr>
        <w:t xml:space="preserve"> smel</w:t>
      </w:r>
      <w:r w:rsidRPr="006F3541">
        <w:rPr>
          <w:sz w:val="22"/>
          <w:szCs w:val="22"/>
        </w:rPr>
        <w:t>l</w:t>
      </w:r>
    </w:p>
    <w:p w:rsidR="00000000" w:rsidRDefault="0005632E">
      <w:pPr>
        <w:pStyle w:val="BodyText"/>
        <w:tabs>
          <w:tab w:val="left" w:pos="480"/>
        </w:tabs>
        <w:spacing w:before="8"/>
        <w:ind w:left="180" w:right="288"/>
        <w:contextualSpacing/>
        <w:sectPr w:rsidR="00000000" w:rsidSect="007F2893">
          <w:footerReference w:type="default" r:id="rId10"/>
          <w:type w:val="continuous"/>
          <w:pgSz w:w="12240" w:h="15840"/>
          <w:pgMar w:top="640" w:right="600" w:bottom="0" w:left="600" w:header="720" w:footer="555" w:gutter="0"/>
          <w:cols w:num="3" w:space="720"/>
        </w:sectPr>
        <w:pPrChange w:id="93" w:author="Goldschmidt, Michael" w:date="2016-05-19T16:04:00Z">
          <w:pPr>
            <w:pStyle w:val="BodyText"/>
            <w:tabs>
              <w:tab w:val="left" w:pos="480"/>
            </w:tabs>
            <w:spacing w:before="8"/>
            <w:ind w:left="240" w:right="288"/>
            <w:contextualSpacing/>
          </w:pPr>
        </w:pPrChange>
      </w:pPr>
    </w:p>
    <w:p w:rsidR="005A2CF5" w:rsidRPr="00497314" w:rsidRDefault="005A2CF5">
      <w:pPr>
        <w:pStyle w:val="BodyText"/>
        <w:tabs>
          <w:tab w:val="left" w:pos="480"/>
        </w:tabs>
        <w:spacing w:before="8"/>
        <w:ind w:left="180" w:right="288"/>
        <w:contextualSpacing/>
        <w:rPr>
          <w:rFonts w:cs="Calibri"/>
        </w:rPr>
        <w:pPrChange w:id="94" w:author="Goldschmidt, Michael" w:date="2016-05-19T16:04:00Z">
          <w:pPr>
            <w:pStyle w:val="BodyText"/>
            <w:tabs>
              <w:tab w:val="left" w:pos="480"/>
            </w:tabs>
            <w:spacing w:before="8"/>
            <w:ind w:left="240" w:right="288"/>
            <w:contextualSpacing/>
          </w:pPr>
        </w:pPrChange>
      </w:pPr>
      <w:r w:rsidRPr="00497314">
        <w:lastRenderedPageBreak/>
        <w:t xml:space="preserve"> </w:t>
      </w:r>
    </w:p>
    <w:p w:rsidR="00E974DA" w:rsidRPr="00497314" w:rsidRDefault="008C77B9">
      <w:pPr>
        <w:spacing w:line="288" w:lineRule="exact"/>
        <w:ind w:left="180" w:right="170"/>
        <w:rPr>
          <w:ins w:id="95" w:author="Goldschmidt, Michael" w:date="2016-05-19T16:04:00Z"/>
          <w:rFonts w:ascii="Calibri" w:hAnsi="Calibri" w:cs="Calibri"/>
          <w:rPrChange w:id="96" w:author="Goldschmidt, Michael" w:date="2016-05-19T16:05:00Z">
            <w:rPr>
              <w:ins w:id="97" w:author="Goldschmidt, Michael" w:date="2016-05-19T16:04:00Z"/>
              <w:rFonts w:cs="Calibri"/>
            </w:rPr>
          </w:rPrChange>
        </w:rPr>
        <w:pPrChange w:id="98" w:author="Goldschmidt, Michael" w:date="2016-05-19T16:04:00Z">
          <w:pPr>
            <w:spacing w:line="288" w:lineRule="exact"/>
            <w:ind w:left="133" w:right="170"/>
          </w:pPr>
        </w:pPrChange>
      </w:pPr>
      <w:r w:rsidRPr="00497314">
        <w:rPr>
          <w:rFonts w:ascii="Calibri" w:hAnsi="Calibri"/>
          <w:noProof/>
          <w:rPrChange w:id="99">
            <w:rPr>
              <w:noProof/>
            </w:rPr>
          </w:rPrChange>
        </w:rPr>
        <mc:AlternateContent>
          <mc:Choice Requires="wps">
            <w:drawing>
              <wp:anchor distT="91440" distB="91440" distL="114300" distR="114300" simplePos="0" relativeHeight="251659264" behindDoc="0" locked="0" layoutInCell="1" allowOverlap="1" wp14:anchorId="2B000988" wp14:editId="3B7A7202">
                <wp:simplePos x="0" y="0"/>
                <wp:positionH relativeFrom="column">
                  <wp:posOffset>-381000</wp:posOffset>
                </wp:positionH>
                <wp:positionV relativeFrom="paragraph">
                  <wp:posOffset>996950</wp:posOffset>
                </wp:positionV>
                <wp:extent cx="7762875" cy="457200"/>
                <wp:effectExtent l="0" t="0" r="9525"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2875" cy="457200"/>
                        </a:xfrm>
                        <a:prstGeom prst="rect">
                          <a:avLst/>
                        </a:prstGeom>
                        <a:solidFill>
                          <a:schemeClr val="tx2">
                            <a:lumMod val="20000"/>
                            <a:lumOff val="80000"/>
                          </a:schemeClr>
                        </a:solidFill>
                        <a:ln w="9525">
                          <a:noFill/>
                          <a:miter lim="800000"/>
                          <a:headEnd/>
                          <a:tailEnd/>
                        </a:ln>
                      </wps:spPr>
                      <wps:txbx>
                        <w:txbxContent>
                          <w:p w:rsidR="004867B2" w:rsidRPr="00DB56EC" w:rsidRDefault="004867B2" w:rsidP="00D51BC1">
                            <w:pPr>
                              <w:pStyle w:val="Heading4"/>
                              <w:spacing w:line="255" w:lineRule="auto"/>
                              <w:ind w:left="0" w:right="215"/>
                              <w:jc w:val="center"/>
                              <w:rPr>
                                <w:b/>
                                <w:i/>
                              </w:rPr>
                            </w:pPr>
                            <w:r w:rsidRPr="00DB56EC">
                              <w:rPr>
                                <w:b/>
                                <w:i/>
                                <w:color w:val="0079C1"/>
                              </w:rPr>
                              <w:t xml:space="preserve">Where Do </w:t>
                            </w:r>
                            <w:r>
                              <w:rPr>
                                <w:b/>
                                <w:i/>
                                <w:color w:val="0079C1"/>
                              </w:rPr>
                              <w:t xml:space="preserve">Carbon Monoxide </w:t>
                            </w:r>
                            <w:r w:rsidRPr="00DB56EC">
                              <w:rPr>
                                <w:b/>
                                <w:i/>
                                <w:color w:val="0079C1"/>
                              </w:rPr>
                              <w:t>Risks Come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1" type="#_x0000_t202" style="position:absolute;left:0;text-align:left;margin-left:-30pt;margin-top:78.5pt;width:611.25pt;height:36pt;z-index:251659264;visibility:visible;mso-wrap-style:square;mso-width-percent:0;mso-height-percent:0;mso-wrap-distance-left:9pt;mso-wrap-distance-top:7.2pt;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" fillcolor="#c6d9f1 [671]" stroked="f">
                <v:textbox>
                  <w:txbxContent>
                    <w:p w:rsidR="004867B2" w:rsidRPr="00DB56EC" w:rsidRDefault="004867B2" w:rsidP="00D51BC1">
                      <w:pPr>
                        <w:pStyle w:val="Heading4"/>
                        <w:spacing w:line="255" w:lineRule="auto"/>
                        <w:ind w:left="0" w:right="215"/>
                        <w:jc w:val="center"/>
                        <w:rPr>
                          <w:b/>
                          <w:i/>
                        </w:rPr>
                      </w:pPr>
                      <w:r w:rsidRPr="00DB56EC">
                        <w:rPr>
                          <w:b/>
                          <w:i/>
                          <w:color w:val="0079C1"/>
                        </w:rPr>
                        <w:t xml:space="preserve">Where Do </w:t>
                      </w:r>
                      <w:r>
                        <w:rPr>
                          <w:b/>
                          <w:i/>
                          <w:color w:val="0079C1"/>
                        </w:rPr>
                        <w:t xml:space="preserve">Carbon Monoxide </w:t>
                      </w:r>
                      <w:r w:rsidRPr="00DB56EC">
                        <w:rPr>
                          <w:b/>
                          <w:i/>
                          <w:color w:val="0079C1"/>
                        </w:rPr>
                        <w:t>Risks Come From?</w:t>
                      </w:r>
                    </w:p>
                  </w:txbxContent>
                </v:textbox>
                <w10:wrap type="topAndBottom"/>
              </v:shape>
            </w:pict>
          </mc:Fallback>
        </mc:AlternateContent>
      </w:r>
      <w:r w:rsidR="005A2CF5" w:rsidRPr="00497314">
        <w:rPr>
          <w:rFonts w:ascii="Calibri" w:hAnsi="Calibri" w:cs="Calibri"/>
          <w:rPrChange w:id="100" w:author="Goldschmidt, Michael" w:date="2016-05-19T16:05:00Z">
            <w:rPr>
              <w:rFonts w:cs="Calibri"/>
            </w:rPr>
          </w:rPrChange>
        </w:rPr>
        <w:t xml:space="preserve">Breathing low levels of CO can harm brains, </w:t>
      </w:r>
      <w:r w:rsidR="005A2CF5" w:rsidRPr="00497314">
        <w:rPr>
          <w:rFonts w:ascii="Calibri" w:hAnsi="Calibri"/>
          <w:rPrChange w:id="101" w:author="Goldschmidt, Michael" w:date="2016-05-19T16:05:00Z">
            <w:rPr/>
          </w:rPrChange>
        </w:rPr>
        <w:t xml:space="preserve">hearts, and other organs. When a person breathes high </w:t>
      </w:r>
      <w:r w:rsidR="005A2CF5" w:rsidRPr="00497314">
        <w:rPr>
          <w:rFonts w:ascii="Calibri" w:hAnsi="Calibri" w:cs="Calibri"/>
          <w:rPrChange w:id="102" w:author="Goldschmidt, Michael" w:date="2016-05-19T16:05:00Z">
            <w:rPr>
              <w:rFonts w:cs="Calibri"/>
            </w:rPr>
          </w:rPrChange>
        </w:rPr>
        <w:t xml:space="preserve">levels of CO, they don’t get enough oxygen, may </w:t>
      </w:r>
      <w:r w:rsidR="005A2CF5" w:rsidRPr="00497314">
        <w:rPr>
          <w:rFonts w:ascii="Calibri" w:hAnsi="Calibri"/>
          <w:rPrChange w:id="103" w:author="Goldschmidt, Michael" w:date="2016-05-19T16:05:00Z">
            <w:rPr/>
          </w:rPrChange>
        </w:rPr>
        <w:t xml:space="preserve">not be able to think clearly, and can lose control of muscles. In severe cases, the person might not be able to move to </w:t>
      </w:r>
      <w:r w:rsidR="005A2CF5" w:rsidRPr="00497314">
        <w:rPr>
          <w:rFonts w:ascii="Calibri" w:hAnsi="Calibri" w:cs="Calibri"/>
          <w:rPrChange w:id="104" w:author="Goldschmidt, Michael" w:date="2016-05-19T16:05:00Z">
            <w:rPr>
              <w:rFonts w:cs="Calibri"/>
            </w:rPr>
          </w:rPrChange>
        </w:rPr>
        <w:t>safety. High level CO poisoning can cause loss of consciousness, coma, and death. High CO levels from a fire can kill someone in less than a minute.</w:t>
      </w:r>
    </w:p>
    <w:p w:rsidR="00497314" w:rsidRPr="00497314" w:rsidRDefault="00497314">
      <w:pPr>
        <w:spacing w:line="288" w:lineRule="exact"/>
        <w:ind w:left="180" w:right="170"/>
        <w:rPr>
          <w:rFonts w:ascii="Calibri" w:eastAsia="Calibri" w:hAnsi="Calibri"/>
          <w:sz w:val="20"/>
          <w:szCs w:val="20"/>
          <w:rPrChange w:id="105" w:author="Goldschmidt, Michael" w:date="2016-05-19T16:05:00Z">
            <w:rPr>
              <w:rFonts w:ascii="Calibri" w:eastAsia="Calibri" w:hAnsi="Calibri"/>
              <w:sz w:val="24"/>
              <w:szCs w:val="24"/>
            </w:rPr>
          </w:rPrChange>
        </w:rPr>
        <w:pPrChange w:id="106" w:author="Goldschmidt, Michael" w:date="2016-05-19T16:04:00Z">
          <w:pPr>
            <w:spacing w:line="288" w:lineRule="exact"/>
            <w:ind w:left="133" w:right="170"/>
          </w:pPr>
        </w:pPrChange>
      </w:pPr>
    </w:p>
    <w:p w:rsidR="008C77B9" w:rsidRPr="00497314" w:rsidDel="00497314" w:rsidRDefault="008C77B9" w:rsidP="00982D67">
      <w:pPr>
        <w:ind w:left="133" w:right="170"/>
        <w:contextualSpacing/>
        <w:rPr>
          <w:del w:id="107" w:author="Goldschmidt, Michael" w:date="2016-05-19T16:05:00Z"/>
          <w:rFonts w:cs="Calibri"/>
          <w:sz w:val="20"/>
          <w:szCs w:val="20"/>
          <w:rPrChange w:id="108" w:author="Goldschmidt, Michael" w:date="2016-05-19T16:06:00Z">
            <w:rPr>
              <w:del w:id="109" w:author="Goldschmidt, Michael" w:date="2016-05-19T16:05:00Z"/>
              <w:rFonts w:cs="Calibri"/>
            </w:rPr>
          </w:rPrChange>
        </w:rPr>
      </w:pPr>
    </w:p>
    <w:p w:rsidR="00412E6B" w:rsidRPr="006F3541" w:rsidRDefault="00E974DA" w:rsidP="003F77AC">
      <w:pPr>
        <w:ind w:left="133" w:right="112"/>
        <w:contextualSpacing/>
      </w:pPr>
      <w:r w:rsidRPr="006F3541">
        <w:rPr>
          <w:rFonts w:cs="Calibri"/>
        </w:rPr>
        <w:t>Fuel</w:t>
      </w:r>
      <w:r w:rsidRPr="00497314">
        <w:rPr>
          <w:rFonts w:cs="Calibri"/>
          <w:rPrChange w:id="110" w:author="Goldschmidt, Michael" w:date="2016-05-19T16:06:00Z">
            <w:rPr>
              <w:rFonts w:cs="Calibri"/>
              <w:spacing w:val="5"/>
            </w:rPr>
          </w:rPrChange>
        </w:rPr>
        <w:t xml:space="preserve"> </w:t>
      </w:r>
      <w:r w:rsidRPr="006F3541">
        <w:rPr>
          <w:rFonts w:cs="Calibri"/>
        </w:rPr>
        <w:t>burning</w:t>
      </w:r>
      <w:r w:rsidRPr="00497314">
        <w:rPr>
          <w:rFonts w:cs="Calibri"/>
          <w:rPrChange w:id="111" w:author="Goldschmidt, Michael" w:date="2016-05-19T16:06:00Z">
            <w:rPr>
              <w:rFonts w:cs="Calibri"/>
              <w:spacing w:val="5"/>
            </w:rPr>
          </w:rPrChange>
        </w:rPr>
        <w:t xml:space="preserve"> </w:t>
      </w:r>
      <w:r w:rsidRPr="006F3541">
        <w:rPr>
          <w:rFonts w:cs="Calibri"/>
        </w:rPr>
        <w:t>appliances</w:t>
      </w:r>
      <w:r w:rsidRPr="00497314">
        <w:rPr>
          <w:rFonts w:cs="Calibri"/>
          <w:rPrChange w:id="112" w:author="Goldschmidt, Michael" w:date="2016-05-19T16:06:00Z">
            <w:rPr>
              <w:rFonts w:cs="Calibri"/>
              <w:spacing w:val="5"/>
            </w:rPr>
          </w:rPrChange>
        </w:rPr>
        <w:t xml:space="preserve"> </w:t>
      </w:r>
      <w:r w:rsidRPr="006F3541">
        <w:rPr>
          <w:rFonts w:cs="Calibri"/>
        </w:rPr>
        <w:t>a</w:t>
      </w:r>
      <w:r w:rsidRPr="00497314">
        <w:rPr>
          <w:rFonts w:cs="Calibri"/>
          <w:rPrChange w:id="113" w:author="Goldschmidt, Michael" w:date="2016-05-19T16:06:00Z">
            <w:rPr>
              <w:rFonts w:cs="Calibri"/>
              <w:spacing w:val="-4"/>
            </w:rPr>
          </w:rPrChange>
        </w:rPr>
        <w:t>r</w:t>
      </w:r>
      <w:r w:rsidRPr="006F3541">
        <w:rPr>
          <w:rFonts w:cs="Calibri"/>
        </w:rPr>
        <w:t>e</w:t>
      </w:r>
      <w:r w:rsidRPr="00497314">
        <w:rPr>
          <w:rFonts w:cs="Calibri"/>
          <w:rPrChange w:id="114" w:author="Goldschmidt, Michael" w:date="2016-05-19T16:06:00Z">
            <w:rPr>
              <w:rFonts w:cs="Calibri"/>
              <w:spacing w:val="5"/>
            </w:rPr>
          </w:rPrChange>
        </w:rPr>
        <w:t xml:space="preserve"> </w:t>
      </w:r>
      <w:r w:rsidRPr="006F3541">
        <w:rPr>
          <w:rFonts w:cs="Calibri"/>
        </w:rPr>
        <w:t>the</w:t>
      </w:r>
      <w:r w:rsidRPr="00497314">
        <w:rPr>
          <w:rFonts w:cs="Calibri"/>
          <w:rPrChange w:id="115" w:author="Goldschmidt, Michael" w:date="2016-05-19T16:06:00Z">
            <w:rPr>
              <w:rFonts w:cs="Calibri"/>
              <w:spacing w:val="5"/>
            </w:rPr>
          </w:rPrChange>
        </w:rPr>
        <w:t xml:space="preserve"> </w:t>
      </w:r>
      <w:r w:rsidRPr="006F3541">
        <w:rPr>
          <w:rFonts w:cs="Calibri"/>
        </w:rPr>
        <w:t>main</w:t>
      </w:r>
      <w:r w:rsidRPr="00497314">
        <w:rPr>
          <w:rFonts w:cs="Calibri"/>
          <w:rPrChange w:id="116" w:author="Goldschmidt, Michael" w:date="2016-05-19T16:06:00Z">
            <w:rPr>
              <w:rFonts w:cs="Calibri"/>
              <w:spacing w:val="5"/>
            </w:rPr>
          </w:rPrChange>
        </w:rPr>
        <w:t xml:space="preserve"> </w:t>
      </w:r>
      <w:r w:rsidRPr="006F3541">
        <w:rPr>
          <w:rFonts w:cs="Calibri"/>
        </w:rPr>
        <w:t>sou</w:t>
      </w:r>
      <w:r w:rsidRPr="00497314">
        <w:rPr>
          <w:rFonts w:cs="Calibri"/>
          <w:rPrChange w:id="117" w:author="Goldschmidt, Michael" w:date="2016-05-19T16:06:00Z">
            <w:rPr>
              <w:rFonts w:cs="Calibri"/>
              <w:spacing w:val="-4"/>
            </w:rPr>
          </w:rPrChange>
        </w:rPr>
        <w:t>r</w:t>
      </w:r>
      <w:r w:rsidRPr="006F3541">
        <w:rPr>
          <w:rFonts w:cs="Calibri"/>
        </w:rPr>
        <w:t>ce</w:t>
      </w:r>
      <w:r w:rsidRPr="00497314">
        <w:rPr>
          <w:rFonts w:cs="Calibri"/>
          <w:rPrChange w:id="118" w:author="Goldschmidt, Michael" w:date="2016-05-19T16:06:00Z">
            <w:rPr>
              <w:rFonts w:cs="Calibri"/>
              <w:spacing w:val="5"/>
            </w:rPr>
          </w:rPrChange>
        </w:rPr>
        <w:t xml:space="preserve"> </w:t>
      </w:r>
      <w:r w:rsidRPr="006F3541">
        <w:rPr>
          <w:rFonts w:cs="Calibri"/>
        </w:rPr>
        <w:t>of</w:t>
      </w:r>
      <w:r w:rsidRPr="00497314">
        <w:rPr>
          <w:rFonts w:cs="Calibri"/>
          <w:rPrChange w:id="119" w:author="Goldschmidt, Michael" w:date="2016-05-19T16:06:00Z">
            <w:rPr>
              <w:rFonts w:cs="Calibri"/>
              <w:spacing w:val="5"/>
            </w:rPr>
          </w:rPrChange>
        </w:rPr>
        <w:t xml:space="preserve"> CO</w:t>
      </w:r>
      <w:r w:rsidRPr="006F3541">
        <w:rPr>
          <w:rFonts w:cs="Calibri"/>
        </w:rPr>
        <w:t xml:space="preserve">. </w:t>
      </w:r>
      <w:r w:rsidRPr="006F3541">
        <w:t>Common</w:t>
      </w:r>
      <w:r w:rsidRPr="00497314">
        <w:rPr>
          <w:rPrChange w:id="120" w:author="Goldschmidt, Michael" w:date="2016-05-19T16:06:00Z">
            <w:rPr>
              <w:spacing w:val="2"/>
            </w:rPr>
          </w:rPrChange>
        </w:rPr>
        <w:t xml:space="preserve"> </w:t>
      </w:r>
      <w:r w:rsidRPr="006F3541">
        <w:t>fuels</w:t>
      </w:r>
      <w:r w:rsidRPr="00497314">
        <w:rPr>
          <w:rPrChange w:id="121" w:author="Goldschmidt, Michael" w:date="2016-05-19T16:06:00Z">
            <w:rPr>
              <w:spacing w:val="3"/>
            </w:rPr>
          </w:rPrChange>
        </w:rPr>
        <w:t xml:space="preserve"> </w:t>
      </w:r>
      <w:r w:rsidRPr="006F3541">
        <w:t>a</w:t>
      </w:r>
      <w:r w:rsidRPr="00497314">
        <w:rPr>
          <w:rPrChange w:id="122" w:author="Goldschmidt, Michael" w:date="2016-05-19T16:06:00Z">
            <w:rPr>
              <w:spacing w:val="-5"/>
            </w:rPr>
          </w:rPrChange>
        </w:rPr>
        <w:t>r</w:t>
      </w:r>
      <w:r w:rsidRPr="006F3541">
        <w:t>e</w:t>
      </w:r>
      <w:r w:rsidRPr="00497314">
        <w:rPr>
          <w:rPrChange w:id="123" w:author="Goldschmidt, Michael" w:date="2016-05-19T16:06:00Z">
            <w:rPr>
              <w:spacing w:val="2"/>
            </w:rPr>
          </w:rPrChange>
        </w:rPr>
        <w:t xml:space="preserve"> </w:t>
      </w:r>
      <w:r w:rsidRPr="006F3541">
        <w:t>n</w:t>
      </w:r>
      <w:r w:rsidRPr="00497314">
        <w:rPr>
          <w:rPrChange w:id="124" w:author="Goldschmidt, Michael" w:date="2016-05-19T16:06:00Z">
            <w:rPr>
              <w:spacing w:val="-3"/>
            </w:rPr>
          </w:rPrChange>
        </w:rPr>
        <w:t>a</w:t>
      </w:r>
      <w:r w:rsidRPr="006F3541">
        <w:t>tu</w:t>
      </w:r>
      <w:r w:rsidRPr="00497314">
        <w:rPr>
          <w:rPrChange w:id="125" w:author="Goldschmidt, Michael" w:date="2016-05-19T16:06:00Z">
            <w:rPr>
              <w:spacing w:val="-6"/>
            </w:rPr>
          </w:rPrChange>
        </w:rPr>
        <w:t>r</w:t>
      </w:r>
      <w:r w:rsidRPr="006F3541">
        <w:t>al</w:t>
      </w:r>
      <w:r w:rsidRPr="00497314">
        <w:rPr>
          <w:rPrChange w:id="126" w:author="Goldschmidt, Michael" w:date="2016-05-19T16:06:00Z">
            <w:rPr>
              <w:spacing w:val="3"/>
            </w:rPr>
          </w:rPrChange>
        </w:rPr>
        <w:t xml:space="preserve"> g</w:t>
      </w:r>
      <w:r w:rsidRPr="006F3541">
        <w:t>as,</w:t>
      </w:r>
      <w:r w:rsidRPr="00497314">
        <w:rPr>
          <w:rPrChange w:id="127" w:author="Goldschmidt, Michael" w:date="2016-05-19T16:06:00Z">
            <w:rPr>
              <w:spacing w:val="2"/>
            </w:rPr>
          </w:rPrChange>
        </w:rPr>
        <w:t xml:space="preserve"> g</w:t>
      </w:r>
      <w:r w:rsidRPr="006F3541">
        <w:t>asoline,</w:t>
      </w:r>
      <w:r w:rsidRPr="00497314">
        <w:rPr>
          <w:rPrChange w:id="128" w:author="Goldschmidt, Michael" w:date="2016-05-19T16:06:00Z">
            <w:rPr>
              <w:spacing w:val="3"/>
            </w:rPr>
          </w:rPrChange>
        </w:rPr>
        <w:t xml:space="preserve"> k</w:t>
      </w:r>
      <w:r w:rsidRPr="006F3541">
        <w:t>e</w:t>
      </w:r>
      <w:r w:rsidRPr="00497314">
        <w:rPr>
          <w:rPrChange w:id="129" w:author="Goldschmidt, Michael" w:date="2016-05-19T16:06:00Z">
            <w:rPr>
              <w:spacing w:val="-5"/>
            </w:rPr>
          </w:rPrChange>
        </w:rPr>
        <w:t>r</w:t>
      </w:r>
      <w:r w:rsidRPr="006F3541">
        <w:t>osene,</w:t>
      </w:r>
      <w:r w:rsidRPr="00497314">
        <w:rPr>
          <w:rPrChange w:id="130" w:author="Goldschmidt, Michael" w:date="2016-05-19T16:06:00Z">
            <w:rPr>
              <w:w w:val="99"/>
            </w:rPr>
          </w:rPrChange>
        </w:rPr>
        <w:t xml:space="preserve"> </w:t>
      </w:r>
      <w:r w:rsidRPr="00497314">
        <w:rPr>
          <w:rFonts w:cs="Calibri"/>
          <w:rPrChange w:id="131" w:author="Goldschmidt, Michael" w:date="2016-05-19T16:06:00Z">
            <w:rPr>
              <w:rFonts w:cs="Calibri"/>
              <w:spacing w:val="-3"/>
            </w:rPr>
          </w:rPrChange>
        </w:rPr>
        <w:t>c</w:t>
      </w:r>
      <w:r w:rsidRPr="006F3541">
        <w:rPr>
          <w:rFonts w:cs="Calibri"/>
        </w:rPr>
        <w:t>oal,</w:t>
      </w:r>
      <w:r w:rsidRPr="00497314">
        <w:rPr>
          <w:rFonts w:cs="Calibri"/>
          <w:rPrChange w:id="132" w:author="Goldschmidt, Michael" w:date="2016-05-19T16:06:00Z">
            <w:rPr>
              <w:rFonts w:cs="Calibri"/>
              <w:spacing w:val="5"/>
            </w:rPr>
          </w:rPrChange>
        </w:rPr>
        <w:t xml:space="preserve"> </w:t>
      </w:r>
      <w:r w:rsidRPr="006F3541">
        <w:rPr>
          <w:rFonts w:cs="Calibri"/>
        </w:rPr>
        <w:t>p</w:t>
      </w:r>
      <w:r w:rsidRPr="00497314">
        <w:rPr>
          <w:rFonts w:cs="Calibri"/>
          <w:rPrChange w:id="133" w:author="Goldschmidt, Michael" w:date="2016-05-19T16:06:00Z">
            <w:rPr>
              <w:rFonts w:cs="Calibri"/>
              <w:spacing w:val="-4"/>
            </w:rPr>
          </w:rPrChange>
        </w:rPr>
        <w:t>r</w:t>
      </w:r>
      <w:r w:rsidRPr="006F3541">
        <w:rPr>
          <w:rFonts w:cs="Calibri"/>
        </w:rPr>
        <w:t>opane,</w:t>
      </w:r>
      <w:r w:rsidRPr="00497314">
        <w:rPr>
          <w:rFonts w:cs="Calibri"/>
          <w:rPrChange w:id="134" w:author="Goldschmidt, Michael" w:date="2016-05-19T16:06:00Z">
            <w:rPr>
              <w:rFonts w:cs="Calibri"/>
              <w:spacing w:val="5"/>
            </w:rPr>
          </w:rPrChange>
        </w:rPr>
        <w:t xml:space="preserve"> </w:t>
      </w:r>
      <w:r w:rsidRPr="006F3541">
        <w:rPr>
          <w:rFonts w:cs="Calibri"/>
        </w:rPr>
        <w:t>oil,</w:t>
      </w:r>
      <w:r w:rsidRPr="00497314">
        <w:rPr>
          <w:rFonts w:cs="Calibri"/>
          <w:rPrChange w:id="135" w:author="Goldschmidt, Michael" w:date="2016-05-19T16:06:00Z">
            <w:rPr>
              <w:rFonts w:cs="Calibri"/>
              <w:spacing w:val="5"/>
            </w:rPr>
          </w:rPrChange>
        </w:rPr>
        <w:t xml:space="preserve"> </w:t>
      </w:r>
      <w:r w:rsidRPr="006F3541">
        <w:rPr>
          <w:rFonts w:cs="Calibri"/>
        </w:rPr>
        <w:t>or</w:t>
      </w:r>
      <w:r w:rsidRPr="00497314">
        <w:rPr>
          <w:rFonts w:cs="Calibri"/>
          <w:rPrChange w:id="136" w:author="Goldschmidt, Michael" w:date="2016-05-19T16:06:00Z">
            <w:rPr>
              <w:rFonts w:cs="Calibri"/>
              <w:spacing w:val="5"/>
            </w:rPr>
          </w:rPrChange>
        </w:rPr>
        <w:t xml:space="preserve"> w</w:t>
      </w:r>
      <w:r w:rsidRPr="006F3541">
        <w:rPr>
          <w:rFonts w:cs="Calibri"/>
        </w:rPr>
        <w:t>ood.</w:t>
      </w:r>
      <w:r w:rsidRPr="00497314">
        <w:rPr>
          <w:rFonts w:cs="Calibri"/>
          <w:rPrChange w:id="137" w:author="Goldschmidt, Michael" w:date="2016-05-19T16:06:00Z">
            <w:rPr>
              <w:rFonts w:cs="Calibri"/>
              <w:spacing w:val="5"/>
            </w:rPr>
          </w:rPrChange>
        </w:rPr>
        <w:t xml:space="preserve"> C</w:t>
      </w:r>
      <w:r w:rsidRPr="006F3541">
        <w:rPr>
          <w:rFonts w:cs="Calibri"/>
        </w:rPr>
        <w:t>O</w:t>
      </w:r>
      <w:r w:rsidRPr="00497314">
        <w:rPr>
          <w:rFonts w:cs="Calibri"/>
          <w:rPrChange w:id="138" w:author="Goldschmidt, Michael" w:date="2016-05-19T16:06:00Z">
            <w:rPr>
              <w:rFonts w:cs="Calibri"/>
              <w:spacing w:val="5"/>
            </w:rPr>
          </w:rPrChange>
        </w:rPr>
        <w:t xml:space="preserve"> c</w:t>
      </w:r>
      <w:r w:rsidRPr="006F3541">
        <w:rPr>
          <w:rFonts w:cs="Calibri"/>
        </w:rPr>
        <w:t>an</w:t>
      </w:r>
      <w:r w:rsidRPr="00497314">
        <w:rPr>
          <w:rFonts w:cs="Calibri"/>
          <w:rPrChange w:id="139" w:author="Goldschmidt, Michael" w:date="2016-05-19T16:06:00Z">
            <w:rPr>
              <w:rFonts w:cs="Calibri"/>
              <w:spacing w:val="5"/>
            </w:rPr>
          </w:rPrChange>
        </w:rPr>
        <w:t xml:space="preserve"> </w:t>
      </w:r>
      <w:r w:rsidRPr="006F3541">
        <w:rPr>
          <w:rFonts w:cs="Calibri"/>
        </w:rPr>
        <w:t>be</w:t>
      </w:r>
      <w:r w:rsidRPr="00497314">
        <w:rPr>
          <w:rFonts w:cs="Calibri"/>
          <w:rPrChange w:id="140" w:author="Goldschmidt, Michael" w:date="2016-05-19T16:06:00Z">
            <w:rPr>
              <w:rFonts w:cs="Calibri"/>
              <w:spacing w:val="5"/>
            </w:rPr>
          </w:rPrChange>
        </w:rPr>
        <w:t xml:space="preserve"> </w:t>
      </w:r>
      <w:r w:rsidRPr="006F3541">
        <w:rPr>
          <w:rFonts w:cs="Calibri"/>
        </w:rPr>
        <w:t>p</w:t>
      </w:r>
      <w:r w:rsidRPr="00497314">
        <w:rPr>
          <w:rFonts w:cs="Calibri"/>
          <w:rPrChange w:id="141" w:author="Goldschmidt, Michael" w:date="2016-05-19T16:06:00Z">
            <w:rPr>
              <w:rFonts w:cs="Calibri"/>
              <w:spacing w:val="-4"/>
            </w:rPr>
          </w:rPrChange>
        </w:rPr>
        <w:t>r</w:t>
      </w:r>
      <w:r w:rsidRPr="006F3541">
        <w:rPr>
          <w:rFonts w:cs="Calibri"/>
        </w:rPr>
        <w:t>oduced</w:t>
      </w:r>
      <w:r w:rsidRPr="00497314">
        <w:rPr>
          <w:rFonts w:cs="Calibri"/>
          <w:rPrChange w:id="142" w:author="Goldschmidt, Michael" w:date="2016-05-19T16:06:00Z">
            <w:rPr>
              <w:rFonts w:cs="Calibri"/>
              <w:spacing w:val="5"/>
            </w:rPr>
          </w:rPrChange>
        </w:rPr>
        <w:t xml:space="preserve"> </w:t>
      </w:r>
      <w:ins w:id="143" w:author="Goldschmidt, Michael" w:date="2016-05-19T16:42:00Z">
        <w:r w:rsidR="00555469">
          <w:rPr>
            <w:rFonts w:cs="Calibri"/>
          </w:rPr>
          <w:t>at dangerous levels</w:t>
        </w:r>
      </w:ins>
      <w:ins w:id="144" w:author="Goldschmidt, Michael" w:date="2016-05-19T16:41:00Z">
        <w:r w:rsidR="00555469">
          <w:rPr>
            <w:rFonts w:cs="Calibri"/>
          </w:rPr>
          <w:t xml:space="preserve"> </w:t>
        </w:r>
      </w:ins>
      <w:r w:rsidRPr="006F3541">
        <w:rPr>
          <w:rFonts w:cs="Calibri"/>
        </w:rPr>
        <w:t xml:space="preserve">if </w:t>
      </w:r>
      <w:r w:rsidRPr="006F3541">
        <w:t>fuel</w:t>
      </w:r>
      <w:r w:rsidRPr="00497314">
        <w:rPr>
          <w:rPrChange w:id="145" w:author="Goldschmidt, Michael" w:date="2016-05-19T16:06:00Z">
            <w:rPr>
              <w:spacing w:val="2"/>
            </w:rPr>
          </w:rPrChange>
        </w:rPr>
        <w:t xml:space="preserve"> </w:t>
      </w:r>
      <w:r w:rsidRPr="006F3541">
        <w:t>burning</w:t>
      </w:r>
      <w:r w:rsidRPr="00497314">
        <w:rPr>
          <w:rPrChange w:id="146" w:author="Goldschmidt, Michael" w:date="2016-05-19T16:06:00Z">
            <w:rPr>
              <w:spacing w:val="2"/>
            </w:rPr>
          </w:rPrChange>
        </w:rPr>
        <w:t xml:space="preserve"> </w:t>
      </w:r>
      <w:r w:rsidRPr="006F3541">
        <w:t>appliances</w:t>
      </w:r>
      <w:r w:rsidRPr="00497314">
        <w:rPr>
          <w:rPrChange w:id="147" w:author="Goldschmidt, Michael" w:date="2016-05-19T16:06:00Z">
            <w:rPr>
              <w:spacing w:val="3"/>
            </w:rPr>
          </w:rPrChange>
        </w:rPr>
        <w:t xml:space="preserve"> </w:t>
      </w:r>
      <w:r w:rsidRPr="006F3541">
        <w:t>a</w:t>
      </w:r>
      <w:r w:rsidRPr="00497314">
        <w:rPr>
          <w:rPrChange w:id="148" w:author="Goldschmidt, Michael" w:date="2016-05-19T16:06:00Z">
            <w:rPr>
              <w:spacing w:val="-5"/>
            </w:rPr>
          </w:rPrChange>
        </w:rPr>
        <w:t>r</w:t>
      </w:r>
      <w:r w:rsidRPr="006F3541">
        <w:t>en’t</w:t>
      </w:r>
      <w:r w:rsidRPr="00497314">
        <w:rPr>
          <w:rPrChange w:id="149" w:author="Goldschmidt, Michael" w:date="2016-05-19T16:06:00Z">
            <w:rPr>
              <w:spacing w:val="2"/>
            </w:rPr>
          </w:rPrChange>
        </w:rPr>
        <w:t xml:space="preserve"> v</w:t>
      </w:r>
      <w:r w:rsidRPr="006F3541">
        <w:t>e</w:t>
      </w:r>
      <w:r w:rsidRPr="00497314">
        <w:rPr>
          <w:rPrChange w:id="150" w:author="Goldschmidt, Michael" w:date="2016-05-19T16:06:00Z">
            <w:rPr>
              <w:spacing w:val="-3"/>
            </w:rPr>
          </w:rPrChange>
        </w:rPr>
        <w:t>nt</w:t>
      </w:r>
      <w:r w:rsidRPr="006F3541">
        <w:t>ed</w:t>
      </w:r>
      <w:r w:rsidRPr="00497314">
        <w:rPr>
          <w:rPrChange w:id="151" w:author="Goldschmidt, Michael" w:date="2016-05-19T16:06:00Z">
            <w:rPr>
              <w:spacing w:val="3"/>
            </w:rPr>
          </w:rPrChange>
        </w:rPr>
        <w:t xml:space="preserve"> </w:t>
      </w:r>
      <w:r w:rsidRPr="006F3541">
        <w:t>or</w:t>
      </w:r>
      <w:r w:rsidRPr="00497314">
        <w:rPr>
          <w:rPrChange w:id="152" w:author="Goldschmidt, Michael" w:date="2016-05-19T16:06:00Z">
            <w:rPr>
              <w:spacing w:val="2"/>
            </w:rPr>
          </w:rPrChange>
        </w:rPr>
        <w:t xml:space="preserve"> w</w:t>
      </w:r>
      <w:r w:rsidRPr="006F3541">
        <w:t>orking rig</w:t>
      </w:r>
      <w:r w:rsidRPr="00497314">
        <w:rPr>
          <w:rPrChange w:id="153" w:author="Goldschmidt, Michael" w:date="2016-05-19T16:06:00Z">
            <w:rPr>
              <w:spacing w:val="-3"/>
            </w:rPr>
          </w:rPrChange>
        </w:rPr>
        <w:t>h</w:t>
      </w:r>
      <w:r w:rsidRPr="006F3541">
        <w:t>t.</w:t>
      </w:r>
      <w:r w:rsidR="00982D67" w:rsidRPr="006F3541">
        <w:t xml:space="preserve"> </w:t>
      </w:r>
      <w:r w:rsidRPr="00497314">
        <w:rPr>
          <w:rFonts w:eastAsia="Calibri"/>
          <w:rPrChange w:id="154" w:author="Goldschmidt, Michael" w:date="2016-05-19T16:06:00Z">
            <w:rPr>
              <w:rFonts w:ascii="Calibri" w:eastAsia="Calibri" w:hAnsi="Calibri"/>
            </w:rPr>
          </w:rPrChange>
        </w:rPr>
        <w:t xml:space="preserve">Most fuel burning appliances are safe if they have been correctly installed and </w:t>
      </w:r>
      <w:r w:rsidR="005A2CF5" w:rsidRPr="00497314">
        <w:rPr>
          <w:rFonts w:eastAsia="Calibri"/>
          <w:rPrChange w:id="155" w:author="Goldschmidt, Michael" w:date="2016-05-19T16:06:00Z">
            <w:rPr>
              <w:rFonts w:ascii="Calibri" w:eastAsia="Calibri" w:hAnsi="Calibri"/>
              <w:spacing w:val="-22"/>
            </w:rPr>
          </w:rPrChange>
        </w:rPr>
        <w:t>maintained</w:t>
      </w:r>
      <w:r w:rsidR="008C77B9" w:rsidRPr="00497314">
        <w:rPr>
          <w:rFonts w:eastAsia="Calibri"/>
          <w:rPrChange w:id="156" w:author="Goldschmidt, Michael" w:date="2016-05-19T16:06:00Z">
            <w:rPr>
              <w:rFonts w:ascii="Calibri" w:eastAsia="Calibri" w:hAnsi="Calibri"/>
            </w:rPr>
          </w:rPrChange>
        </w:rPr>
        <w:t>.</w:t>
      </w:r>
      <w:r w:rsidRPr="00497314">
        <w:rPr>
          <w:rFonts w:eastAsia="Calibri"/>
          <w:rPrChange w:id="157" w:author="Goldschmidt, Michael" w:date="2016-05-19T16:06:00Z">
            <w:rPr>
              <w:rFonts w:ascii="Calibri" w:eastAsia="Calibri" w:hAnsi="Calibri"/>
              <w:spacing w:val="2"/>
            </w:rPr>
          </w:rPrChange>
        </w:rPr>
        <w:t xml:space="preserve"> All fuel burning appliances need to be vented outside</w:t>
      </w:r>
      <w:ins w:id="158" w:author="Goldschmidt, Michael" w:date="2016-05-19T16:09:00Z">
        <w:r w:rsidR="00501A9F">
          <w:rPr>
            <w:rFonts w:eastAsia="Calibri"/>
          </w:rPr>
          <w:t xml:space="preserve"> as</w:t>
        </w:r>
      </w:ins>
      <w:del w:id="159" w:author="Goldschmidt, Michael" w:date="2016-05-19T16:09:00Z">
        <w:r w:rsidRPr="00497314" w:rsidDel="00501A9F">
          <w:rPr>
            <w:rFonts w:eastAsia="Calibri"/>
            <w:rPrChange w:id="160" w:author="Goldschmidt, Michael" w:date="2016-05-19T16:06:00Z">
              <w:rPr>
                <w:rFonts w:ascii="Calibri" w:eastAsia="Calibri" w:hAnsi="Calibri"/>
              </w:rPr>
            </w:rPrChange>
          </w:rPr>
          <w:delText xml:space="preserve">. </w:delText>
        </w:r>
      </w:del>
      <w:ins w:id="161" w:author="Goldschmidt, Michael" w:date="2016-05-19T16:09:00Z">
        <w:r w:rsidR="00501A9F">
          <w:rPr>
            <w:rFonts w:eastAsia="Calibri"/>
          </w:rPr>
          <w:t xml:space="preserve"> u</w:t>
        </w:r>
      </w:ins>
      <w:del w:id="162" w:author="Goldschmidt, Michael" w:date="2016-05-19T16:09:00Z">
        <w:r w:rsidRPr="00497314" w:rsidDel="00501A9F">
          <w:rPr>
            <w:rFonts w:eastAsia="Calibri" w:cs="Calibri"/>
            <w:rPrChange w:id="163" w:author="Goldschmidt, Michael" w:date="2016-05-19T16:06:00Z">
              <w:rPr>
                <w:rFonts w:ascii="Calibri" w:eastAsia="Calibri" w:hAnsi="Calibri" w:cs="Calibri"/>
              </w:rPr>
            </w:rPrChange>
          </w:rPr>
          <w:delText>U</w:delText>
        </w:r>
      </w:del>
      <w:r w:rsidRPr="00497314">
        <w:rPr>
          <w:rFonts w:eastAsia="Calibri" w:cs="Calibri"/>
          <w:rPrChange w:id="164" w:author="Goldschmidt, Michael" w:date="2016-05-19T16:06:00Z">
            <w:rPr>
              <w:rFonts w:ascii="Calibri" w:eastAsia="Calibri" w:hAnsi="Calibri" w:cs="Calibri"/>
              <w:spacing w:val="-4"/>
            </w:rPr>
          </w:rPrChange>
        </w:rPr>
        <w:t xml:space="preserve">nvented appliances </w:t>
      </w:r>
      <w:del w:id="165" w:author="Goldschmidt, Michael" w:date="2016-05-19T16:09:00Z">
        <w:r w:rsidRPr="00497314" w:rsidDel="00501A9F">
          <w:rPr>
            <w:rFonts w:eastAsia="Calibri" w:cs="Calibri"/>
            <w:rPrChange w:id="166" w:author="Goldschmidt, Michael" w:date="2016-05-19T16:06:00Z">
              <w:rPr>
                <w:rFonts w:ascii="Calibri" w:eastAsia="Calibri" w:hAnsi="Calibri" w:cs="Calibri"/>
              </w:rPr>
            </w:rPrChange>
          </w:rPr>
          <w:delText>may not be</w:delText>
        </w:r>
      </w:del>
      <w:ins w:id="167" w:author="Goldschmidt, Michael" w:date="2016-05-19T16:09:00Z">
        <w:r w:rsidR="00501A9F">
          <w:rPr>
            <w:rFonts w:eastAsia="Calibri" w:cs="Calibri"/>
          </w:rPr>
          <w:t>are not</w:t>
        </w:r>
      </w:ins>
      <w:r w:rsidRPr="00497314">
        <w:rPr>
          <w:rFonts w:eastAsia="Calibri" w:cs="Calibri"/>
          <w:rPrChange w:id="168" w:author="Goldschmidt, Michael" w:date="2016-05-19T16:06:00Z">
            <w:rPr>
              <w:rFonts w:ascii="Calibri" w:eastAsia="Calibri" w:hAnsi="Calibri" w:cs="Calibri"/>
              <w:spacing w:val="5"/>
            </w:rPr>
          </w:rPrChange>
        </w:rPr>
        <w:t xml:space="preserve"> safe. </w:t>
      </w:r>
      <w:ins w:id="169" w:author="Goldschmidt, Michael" w:date="2016-05-19T16:11:00Z">
        <w:r w:rsidR="00501A9F">
          <w:rPr>
            <w:rFonts w:eastAsia="Calibri" w:cs="Calibri"/>
          </w:rPr>
          <w:t>For example, a</w:t>
        </w:r>
      </w:ins>
      <w:del w:id="170" w:author="Goldschmidt, Michael" w:date="2016-05-19T16:11:00Z">
        <w:r w:rsidRPr="00497314" w:rsidDel="00501A9F">
          <w:rPr>
            <w:rFonts w:eastAsia="Calibri" w:cs="Calibri"/>
            <w:rPrChange w:id="171" w:author="Goldschmidt, Michael" w:date="2016-05-19T16:06:00Z">
              <w:rPr>
                <w:rFonts w:ascii="Calibri" w:eastAsia="Calibri" w:hAnsi="Calibri" w:cs="Calibri"/>
              </w:rPr>
            </w:rPrChange>
          </w:rPr>
          <w:delText>A</w:delText>
        </w:r>
      </w:del>
      <w:r w:rsidRPr="00497314">
        <w:rPr>
          <w:rFonts w:eastAsia="Calibri" w:cs="Calibri"/>
          <w:rPrChange w:id="172" w:author="Goldschmidt, Michael" w:date="2016-05-19T16:06:00Z">
            <w:rPr>
              <w:rFonts w:ascii="Calibri" w:eastAsia="Calibri" w:hAnsi="Calibri" w:cs="Calibri"/>
              <w:spacing w:val="5"/>
            </w:rPr>
          </w:rPrChange>
        </w:rPr>
        <w:t xml:space="preserve"> fireplace</w:t>
      </w:r>
      <w:del w:id="173" w:author="Goldschmidt, Michael" w:date="2016-05-19T16:11:00Z">
        <w:r w:rsidRPr="00497314" w:rsidDel="00501A9F">
          <w:rPr>
            <w:rFonts w:eastAsia="Calibri" w:cs="Calibri"/>
            <w:rPrChange w:id="174" w:author="Goldschmidt, Michael" w:date="2016-05-19T16:06:00Z">
              <w:rPr>
                <w:rFonts w:ascii="Calibri" w:eastAsia="Calibri" w:hAnsi="Calibri" w:cs="Calibri"/>
                <w:spacing w:val="4"/>
              </w:rPr>
            </w:rPrChange>
          </w:rPr>
          <w:delText xml:space="preserve"> for </w:delText>
        </w:r>
        <w:r w:rsidRPr="00497314" w:rsidDel="00501A9F">
          <w:rPr>
            <w:rFonts w:eastAsia="Calibri"/>
            <w:rPrChange w:id="175" w:author="Goldschmidt, Michael" w:date="2016-05-19T16:06:00Z">
              <w:rPr>
                <w:rFonts w:ascii="Calibri" w:eastAsia="Calibri" w:hAnsi="Calibri"/>
                <w:spacing w:val="-5"/>
              </w:rPr>
            </w:rPrChange>
          </w:rPr>
          <w:delText>example,</w:delText>
        </w:r>
      </w:del>
      <w:r w:rsidRPr="00497314">
        <w:rPr>
          <w:rFonts w:eastAsia="Calibri"/>
          <w:rPrChange w:id="176" w:author="Goldschmidt, Michael" w:date="2016-05-19T16:06:00Z">
            <w:rPr>
              <w:rFonts w:ascii="Calibri" w:eastAsia="Calibri" w:hAnsi="Calibri"/>
              <w:spacing w:val="2"/>
            </w:rPr>
          </w:rPrChange>
        </w:rPr>
        <w:t xml:space="preserve"> burns wood and smoke </w:t>
      </w:r>
      <w:r w:rsidR="003F77AC" w:rsidRPr="00497314">
        <w:rPr>
          <w:rFonts w:eastAsia="Calibri"/>
          <w:rPrChange w:id="177" w:author="Goldschmidt, Michael" w:date="2016-05-19T16:06:00Z">
            <w:rPr>
              <w:rFonts w:ascii="Calibri" w:eastAsia="Calibri" w:hAnsi="Calibri"/>
              <w:spacing w:val="2"/>
            </w:rPr>
          </w:rPrChange>
        </w:rPr>
        <w:t xml:space="preserve">escapes </w:t>
      </w:r>
      <w:r w:rsidRPr="00497314">
        <w:rPr>
          <w:rFonts w:eastAsia="Calibri"/>
          <w:rPrChange w:id="178" w:author="Goldschmidt, Michael" w:date="2016-05-19T16:06:00Z">
            <w:rPr>
              <w:rFonts w:ascii="Calibri" w:eastAsia="Calibri" w:hAnsi="Calibri"/>
            </w:rPr>
          </w:rPrChange>
        </w:rPr>
        <w:t xml:space="preserve">out through the </w:t>
      </w:r>
      <w:r w:rsidRPr="00497314">
        <w:rPr>
          <w:rFonts w:eastAsia="Calibri" w:cs="Calibri"/>
          <w:rPrChange w:id="179" w:author="Goldschmidt, Michael" w:date="2016-05-19T16:06:00Z">
            <w:rPr>
              <w:rFonts w:ascii="Calibri" w:eastAsia="Calibri" w:hAnsi="Calibri" w:cs="Calibri"/>
            </w:rPr>
          </w:rPrChange>
        </w:rPr>
        <w:t xml:space="preserve">chimney. </w:t>
      </w:r>
      <w:ins w:id="180" w:author="Goldschmidt, Michael" w:date="2016-05-19T16:11:00Z">
        <w:r w:rsidR="00501A9F">
          <w:rPr>
            <w:rFonts w:eastAsia="Calibri" w:cs="Calibri"/>
          </w:rPr>
          <w:t xml:space="preserve">Likewise, other fuel appliances have chimneys or flues for the dangerous gases to escape. </w:t>
        </w:r>
      </w:ins>
      <w:ins w:id="181" w:author="Goldschmidt, Michael" w:date="2016-05-19T16:10:00Z">
        <w:r w:rsidR="00501A9F">
          <w:rPr>
            <w:rFonts w:eastAsia="Calibri" w:cs="Calibri"/>
          </w:rPr>
          <w:t>E</w:t>
        </w:r>
      </w:ins>
      <w:del w:id="182" w:author="Goldschmidt, Michael" w:date="2016-05-19T16:10:00Z">
        <w:r w:rsidR="00412E6B" w:rsidRPr="006F3541" w:rsidDel="00501A9F">
          <w:delText>E</w:delText>
        </w:r>
      </w:del>
      <w:r w:rsidR="00412E6B" w:rsidRPr="006F3541">
        <w:t>lectric</w:t>
      </w:r>
      <w:r w:rsidR="00412E6B" w:rsidRPr="00497314">
        <w:rPr>
          <w:rPrChange w:id="183" w:author="Goldschmidt, Michael" w:date="2016-05-19T16:06:00Z">
            <w:rPr>
              <w:spacing w:val="4"/>
            </w:rPr>
          </w:rPrChange>
        </w:rPr>
        <w:t xml:space="preserve"> </w:t>
      </w:r>
      <w:r w:rsidR="00412E6B" w:rsidRPr="006F3541">
        <w:t>appliances</w:t>
      </w:r>
      <w:ins w:id="184" w:author="Goldschmidt, Michael" w:date="2016-05-19T16:10:00Z">
        <w:r w:rsidR="00501A9F">
          <w:t xml:space="preserve"> alternatively</w:t>
        </w:r>
      </w:ins>
      <w:r w:rsidR="00412E6B" w:rsidRPr="00497314">
        <w:rPr>
          <w:rPrChange w:id="185" w:author="Goldschmidt, Michael" w:date="2016-05-19T16:06:00Z">
            <w:rPr>
              <w:spacing w:val="4"/>
            </w:rPr>
          </w:rPrChange>
        </w:rPr>
        <w:t xml:space="preserve"> </w:t>
      </w:r>
      <w:r w:rsidR="00412E6B" w:rsidRPr="006F3541">
        <w:t>don’t</w:t>
      </w:r>
      <w:r w:rsidR="00412E6B" w:rsidRPr="00497314">
        <w:rPr>
          <w:rPrChange w:id="186" w:author="Goldschmidt, Michael" w:date="2016-05-19T16:06:00Z">
            <w:rPr>
              <w:spacing w:val="4"/>
            </w:rPr>
          </w:rPrChange>
        </w:rPr>
        <w:t xml:space="preserve"> </w:t>
      </w:r>
      <w:r w:rsidR="00412E6B" w:rsidRPr="006F3541">
        <w:t>burn</w:t>
      </w:r>
      <w:r w:rsidR="00412E6B" w:rsidRPr="00497314">
        <w:rPr>
          <w:rPrChange w:id="187" w:author="Goldschmidt, Michael" w:date="2016-05-19T16:06:00Z">
            <w:rPr>
              <w:spacing w:val="5"/>
            </w:rPr>
          </w:rPrChange>
        </w:rPr>
        <w:t xml:space="preserve"> </w:t>
      </w:r>
      <w:r w:rsidR="00412E6B" w:rsidRPr="006F3541">
        <w:t>fuel</w:t>
      </w:r>
      <w:r w:rsidR="00412E6B" w:rsidRPr="00497314">
        <w:rPr>
          <w:rPrChange w:id="188" w:author="Goldschmidt, Michael" w:date="2016-05-19T16:06:00Z">
            <w:rPr>
              <w:spacing w:val="4"/>
            </w:rPr>
          </w:rPrChange>
        </w:rPr>
        <w:t xml:space="preserve"> </w:t>
      </w:r>
      <w:r w:rsidR="00412E6B" w:rsidRPr="006F3541">
        <w:t>and</w:t>
      </w:r>
      <w:r w:rsidR="00412E6B" w:rsidRPr="00497314">
        <w:rPr>
          <w:rPrChange w:id="189" w:author="Goldschmidt, Michael" w:date="2016-05-19T16:06:00Z">
            <w:rPr>
              <w:spacing w:val="4"/>
            </w:rPr>
          </w:rPrChange>
        </w:rPr>
        <w:t xml:space="preserve"> </w:t>
      </w:r>
      <w:r w:rsidR="00412E6B" w:rsidRPr="006F3541">
        <w:t xml:space="preserve">don’t </w:t>
      </w:r>
      <w:r w:rsidR="00412E6B" w:rsidRPr="006F3541">
        <w:rPr>
          <w:rFonts w:cs="Calibri"/>
        </w:rPr>
        <w:t>ma</w:t>
      </w:r>
      <w:r w:rsidR="00412E6B" w:rsidRPr="00497314">
        <w:rPr>
          <w:rFonts w:cs="Calibri"/>
          <w:rPrChange w:id="190" w:author="Goldschmidt, Michael" w:date="2016-05-19T16:06:00Z">
            <w:rPr>
              <w:rFonts w:cs="Calibri"/>
              <w:spacing w:val="-8"/>
            </w:rPr>
          </w:rPrChange>
        </w:rPr>
        <w:t>k</w:t>
      </w:r>
      <w:r w:rsidR="00412E6B" w:rsidRPr="006F3541">
        <w:rPr>
          <w:rFonts w:cs="Calibri"/>
        </w:rPr>
        <w:t>e</w:t>
      </w:r>
      <w:r w:rsidR="00412E6B" w:rsidRPr="00497314">
        <w:rPr>
          <w:rFonts w:cs="Calibri"/>
          <w:rPrChange w:id="191" w:author="Goldschmidt, Michael" w:date="2016-05-19T16:06:00Z">
            <w:rPr>
              <w:rFonts w:cs="Calibri"/>
              <w:spacing w:val="5"/>
            </w:rPr>
          </w:rPrChange>
        </w:rPr>
        <w:t xml:space="preserve"> CO</w:t>
      </w:r>
      <w:r w:rsidR="00412E6B" w:rsidRPr="006F3541">
        <w:rPr>
          <w:rFonts w:cs="Calibri"/>
        </w:rPr>
        <w:t>.</w:t>
      </w:r>
      <w:r w:rsidR="00412E6B" w:rsidRPr="00497314">
        <w:rPr>
          <w:rFonts w:cs="Calibri"/>
          <w:rPrChange w:id="192" w:author="Goldschmidt, Michael" w:date="2016-05-19T16:06:00Z">
            <w:rPr>
              <w:rFonts w:cs="Calibri"/>
              <w:spacing w:val="5"/>
            </w:rPr>
          </w:rPrChange>
        </w:rPr>
        <w:t xml:space="preserve"> </w:t>
      </w:r>
    </w:p>
    <w:p w:rsidR="00412E6B" w:rsidRPr="00501A9F" w:rsidRDefault="00412E6B" w:rsidP="00982D67">
      <w:pPr>
        <w:spacing w:before="2"/>
        <w:ind w:left="133"/>
        <w:contextualSpacing/>
        <w:rPr>
          <w:sz w:val="20"/>
          <w:szCs w:val="20"/>
          <w:rPrChange w:id="193" w:author="Goldschmidt, Michael" w:date="2016-05-19T16:12:00Z">
            <w:rPr/>
          </w:rPrChange>
        </w:rPr>
      </w:pPr>
    </w:p>
    <w:p w:rsidR="00412E6B" w:rsidRPr="006F3541" w:rsidDel="00501A9F" w:rsidRDefault="003F77AC" w:rsidP="006F3541">
      <w:pPr>
        <w:pStyle w:val="BodyText"/>
        <w:ind w:left="133"/>
        <w:contextualSpacing/>
        <w:rPr>
          <w:del w:id="194" w:author="Goldschmidt, Michael" w:date="2016-05-19T16:14:00Z"/>
          <w:sz w:val="22"/>
          <w:szCs w:val="22"/>
        </w:rPr>
      </w:pPr>
      <w:r w:rsidRPr="006F3541">
        <w:rPr>
          <w:rFonts w:cs="Calibri"/>
          <w:sz w:val="22"/>
          <w:szCs w:val="22"/>
        </w:rPr>
        <w:t>Specific home s</w:t>
      </w:r>
      <w:r w:rsidR="00412E6B" w:rsidRPr="006F3541">
        <w:rPr>
          <w:rFonts w:cs="Calibri"/>
          <w:sz w:val="22"/>
          <w:szCs w:val="22"/>
        </w:rPr>
        <w:t>ou</w:t>
      </w:r>
      <w:r w:rsidR="00412E6B" w:rsidRPr="00497314">
        <w:rPr>
          <w:rFonts w:cs="Calibri"/>
          <w:rPrChange w:id="195" w:author="Goldschmidt, Michael" w:date="2016-05-19T16:06:00Z">
            <w:rPr>
              <w:rFonts w:cs="Calibri"/>
              <w:spacing w:val="-4"/>
            </w:rPr>
          </w:rPrChange>
        </w:rPr>
        <w:t>r</w:t>
      </w:r>
      <w:r w:rsidR="00412E6B" w:rsidRPr="006F3541">
        <w:rPr>
          <w:rFonts w:cs="Calibri"/>
          <w:sz w:val="22"/>
          <w:szCs w:val="22"/>
        </w:rPr>
        <w:t>ces</w:t>
      </w:r>
      <w:r w:rsidR="00412E6B" w:rsidRPr="00497314">
        <w:rPr>
          <w:rFonts w:cs="Calibri"/>
          <w:rPrChange w:id="196" w:author="Goldschmidt, Michael" w:date="2016-05-19T16:06:00Z">
            <w:rPr>
              <w:rFonts w:cs="Calibri"/>
              <w:spacing w:val="5"/>
            </w:rPr>
          </w:rPrChange>
        </w:rPr>
        <w:t xml:space="preserve"> </w:t>
      </w:r>
      <w:r w:rsidR="00412E6B" w:rsidRPr="006F3541">
        <w:rPr>
          <w:rFonts w:cs="Calibri"/>
          <w:sz w:val="22"/>
          <w:szCs w:val="22"/>
        </w:rPr>
        <w:t>of</w:t>
      </w:r>
      <w:r w:rsidR="00412E6B" w:rsidRPr="00497314">
        <w:rPr>
          <w:rFonts w:cs="Calibri"/>
          <w:rPrChange w:id="197" w:author="Goldschmidt, Michael" w:date="2016-05-19T16:06:00Z">
            <w:rPr>
              <w:rFonts w:cs="Calibri"/>
              <w:spacing w:val="5"/>
            </w:rPr>
          </w:rPrChange>
        </w:rPr>
        <w:t xml:space="preserve"> C</w:t>
      </w:r>
      <w:r w:rsidR="00412E6B" w:rsidRPr="006F3541">
        <w:rPr>
          <w:rFonts w:cs="Calibri"/>
          <w:sz w:val="22"/>
          <w:szCs w:val="22"/>
        </w:rPr>
        <w:t>O</w:t>
      </w:r>
      <w:r w:rsidR="00412E6B" w:rsidRPr="00497314">
        <w:rPr>
          <w:rFonts w:cs="Calibri"/>
          <w:rPrChange w:id="198" w:author="Goldschmidt, Michael" w:date="2016-05-19T16:06:00Z">
            <w:rPr>
              <w:rFonts w:cs="Calibri"/>
              <w:spacing w:val="5"/>
            </w:rPr>
          </w:rPrChange>
        </w:rPr>
        <w:t xml:space="preserve"> </w:t>
      </w:r>
      <w:r w:rsidR="00412E6B" w:rsidRPr="006F3541">
        <w:rPr>
          <w:rFonts w:cs="Calibri"/>
          <w:sz w:val="22"/>
          <w:szCs w:val="22"/>
        </w:rPr>
        <w:t>include:</w:t>
      </w:r>
    </w:p>
    <w:p w:rsidR="00982D67" w:rsidRDefault="00982D67">
      <w:pPr>
        <w:pStyle w:val="BodyText"/>
        <w:ind w:left="133"/>
        <w:contextualSpacing/>
        <w:rPr>
          <w:ins w:id="199" w:author="Goldschmidt, Michael" w:date="2016-05-19T16:14:00Z"/>
          <w:sz w:val="22"/>
          <w:szCs w:val="22"/>
        </w:rPr>
        <w:pPrChange w:id="200" w:author="Goldschmidt, Michael" w:date="2016-05-19T16:14:00Z">
          <w:pPr>
            <w:pStyle w:val="BodyText"/>
            <w:numPr>
              <w:numId w:val="51"/>
            </w:numPr>
            <w:tabs>
              <w:tab w:val="left" w:pos="480"/>
            </w:tabs>
            <w:ind w:left="480" w:hanging="240"/>
            <w:contextualSpacing/>
          </w:pPr>
        </w:pPrChange>
      </w:pPr>
    </w:p>
    <w:p w:rsidR="00501A9F" w:rsidRPr="00501A9F" w:rsidRDefault="00501A9F">
      <w:pPr>
        <w:pStyle w:val="BodyText"/>
        <w:ind w:left="133"/>
        <w:contextualSpacing/>
        <w:rPr>
          <w:ins w:id="201" w:author="Goldschmidt, Michael" w:date="2016-05-19T16:12:00Z"/>
          <w:sz w:val="16"/>
          <w:szCs w:val="16"/>
          <w:rPrChange w:id="202" w:author="Goldschmidt, Michael" w:date="2016-05-19T16:14:00Z">
            <w:rPr>
              <w:ins w:id="203" w:author="Goldschmidt, Michael" w:date="2016-05-19T16:12:00Z"/>
              <w:sz w:val="22"/>
              <w:szCs w:val="22"/>
            </w:rPr>
          </w:rPrChange>
        </w:rPr>
        <w:pPrChange w:id="204" w:author="Goldschmidt, Michael" w:date="2016-05-19T16:14:00Z">
          <w:pPr>
            <w:pStyle w:val="BodyText"/>
            <w:numPr>
              <w:numId w:val="51"/>
            </w:numPr>
            <w:tabs>
              <w:tab w:val="left" w:pos="480"/>
            </w:tabs>
            <w:ind w:left="480" w:hanging="240"/>
            <w:contextualSpacing/>
          </w:pPr>
        </w:pPrChange>
      </w:pPr>
    </w:p>
    <w:p w:rsidR="00000000" w:rsidRDefault="0005632E">
      <w:pPr>
        <w:pStyle w:val="BodyText"/>
        <w:tabs>
          <w:tab w:val="left" w:pos="480"/>
        </w:tabs>
        <w:contextualSpacing/>
        <w:rPr>
          <w:sz w:val="16"/>
          <w:szCs w:val="16"/>
          <w:rPrChange w:id="205" w:author="Goldschmidt, Michael" w:date="2016-05-19T16:12:00Z">
            <w:rPr>
              <w:spacing w:val="-5"/>
              <w:sz w:val="22"/>
              <w:szCs w:val="22"/>
            </w:rPr>
          </w:rPrChange>
        </w:rPr>
        <w:sectPr w:rsidR="00000000" w:rsidSect="007F2893">
          <w:type w:val="continuous"/>
          <w:pgSz w:w="12240" w:h="15840"/>
          <w:pgMar w:top="640" w:right="600" w:bottom="0" w:left="600" w:header="720" w:footer="555" w:gutter="0"/>
          <w:cols w:space="720"/>
        </w:sectPr>
        <w:pPrChange w:id="206" w:author="Goldschmidt, Michael" w:date="2016-05-19T16:12:00Z">
          <w:pPr>
            <w:pStyle w:val="BodyText"/>
            <w:numPr>
              <w:numId w:val="51"/>
            </w:numPr>
            <w:tabs>
              <w:tab w:val="left" w:pos="480"/>
            </w:tabs>
            <w:ind w:left="480" w:hanging="240"/>
            <w:contextualSpacing/>
          </w:pPr>
        </w:pPrChange>
      </w:pPr>
    </w:p>
    <w:p w:rsidR="00412E6B" w:rsidRPr="006F3541" w:rsidRDefault="00412E6B" w:rsidP="006F3541">
      <w:pPr>
        <w:pStyle w:val="BodyText"/>
        <w:numPr>
          <w:ilvl w:val="0"/>
          <w:numId w:val="51"/>
        </w:numPr>
        <w:tabs>
          <w:tab w:val="left" w:pos="480"/>
        </w:tabs>
        <w:ind w:left="480"/>
        <w:contextualSpacing/>
        <w:rPr>
          <w:sz w:val="22"/>
          <w:szCs w:val="22"/>
        </w:rPr>
      </w:pPr>
      <w:r w:rsidRPr="00497314">
        <w:rPr>
          <w:sz w:val="22"/>
          <w:szCs w:val="22"/>
          <w:rPrChange w:id="207" w:author="Goldschmidt, Michael" w:date="2016-05-19T16:06:00Z">
            <w:rPr>
              <w:spacing w:val="-5"/>
              <w:sz w:val="22"/>
              <w:szCs w:val="22"/>
            </w:rPr>
          </w:rPrChange>
        </w:rPr>
        <w:lastRenderedPageBreak/>
        <w:t>Furnaces</w:t>
      </w:r>
      <w:r w:rsidRPr="006F3541">
        <w:rPr>
          <w:sz w:val="22"/>
          <w:szCs w:val="22"/>
        </w:rPr>
        <w:t>,</w:t>
      </w:r>
      <w:r w:rsidRPr="00497314">
        <w:rPr>
          <w:sz w:val="22"/>
          <w:szCs w:val="22"/>
          <w:rPrChange w:id="208" w:author="Goldschmidt, Michael" w:date="2016-05-19T16:06:00Z">
            <w:rPr>
              <w:spacing w:val="2"/>
              <w:sz w:val="22"/>
              <w:szCs w:val="22"/>
            </w:rPr>
          </w:rPrChange>
        </w:rPr>
        <w:t xml:space="preserve"> </w:t>
      </w:r>
      <w:r w:rsidRPr="006F3541">
        <w:rPr>
          <w:sz w:val="22"/>
          <w:szCs w:val="22"/>
        </w:rPr>
        <w:t>b</w:t>
      </w:r>
      <w:r w:rsidRPr="00497314">
        <w:rPr>
          <w:sz w:val="22"/>
          <w:szCs w:val="22"/>
          <w:rPrChange w:id="209" w:author="Goldschmidt, Michael" w:date="2016-05-19T16:06:00Z">
            <w:rPr>
              <w:spacing w:val="-2"/>
              <w:sz w:val="22"/>
              <w:szCs w:val="22"/>
            </w:rPr>
          </w:rPrChange>
        </w:rPr>
        <w:t>oilers</w:t>
      </w:r>
      <w:r w:rsidRPr="006F3541">
        <w:rPr>
          <w:sz w:val="22"/>
          <w:szCs w:val="22"/>
        </w:rPr>
        <w:t>,</w:t>
      </w:r>
      <w:r w:rsidRPr="00497314">
        <w:rPr>
          <w:sz w:val="22"/>
          <w:szCs w:val="22"/>
          <w:rPrChange w:id="210" w:author="Goldschmidt, Michael" w:date="2016-05-19T16:06:00Z">
            <w:rPr>
              <w:spacing w:val="3"/>
              <w:sz w:val="22"/>
              <w:szCs w:val="22"/>
            </w:rPr>
          </w:rPrChange>
        </w:rPr>
        <w:t xml:space="preserve"> an</w:t>
      </w:r>
      <w:r w:rsidRPr="006F3541">
        <w:rPr>
          <w:sz w:val="22"/>
          <w:szCs w:val="22"/>
        </w:rPr>
        <w:t>d</w:t>
      </w:r>
      <w:r w:rsidRPr="00497314">
        <w:rPr>
          <w:sz w:val="22"/>
          <w:szCs w:val="22"/>
          <w:rPrChange w:id="211" w:author="Goldschmidt, Michael" w:date="2016-05-19T16:06:00Z">
            <w:rPr>
              <w:spacing w:val="2"/>
              <w:sz w:val="22"/>
              <w:szCs w:val="22"/>
            </w:rPr>
          </w:rPrChange>
        </w:rPr>
        <w:t xml:space="preserve"> wate</w:t>
      </w:r>
      <w:r w:rsidRPr="006F3541">
        <w:rPr>
          <w:sz w:val="22"/>
          <w:szCs w:val="22"/>
        </w:rPr>
        <w:t>r</w:t>
      </w:r>
      <w:r w:rsidRPr="00497314">
        <w:rPr>
          <w:sz w:val="22"/>
          <w:szCs w:val="22"/>
          <w:rPrChange w:id="212" w:author="Goldschmidt, Michael" w:date="2016-05-19T16:06:00Z">
            <w:rPr>
              <w:spacing w:val="3"/>
              <w:sz w:val="22"/>
              <w:szCs w:val="22"/>
            </w:rPr>
          </w:rPrChange>
        </w:rPr>
        <w:t xml:space="preserve"> heater</w:t>
      </w:r>
      <w:r w:rsidRPr="006F3541">
        <w:rPr>
          <w:sz w:val="22"/>
          <w:szCs w:val="22"/>
        </w:rPr>
        <w:t>s</w:t>
      </w:r>
      <w:r w:rsidRPr="00497314">
        <w:rPr>
          <w:sz w:val="22"/>
          <w:szCs w:val="22"/>
          <w:rPrChange w:id="213" w:author="Goldschmidt, Michael" w:date="2016-05-19T16:06:00Z">
            <w:rPr>
              <w:spacing w:val="2"/>
              <w:sz w:val="22"/>
              <w:szCs w:val="22"/>
            </w:rPr>
          </w:rPrChange>
        </w:rPr>
        <w:t xml:space="preserve"> tha</w:t>
      </w:r>
      <w:r w:rsidRPr="006F3541">
        <w:rPr>
          <w:sz w:val="22"/>
          <w:szCs w:val="22"/>
        </w:rPr>
        <w:t>t</w:t>
      </w:r>
      <w:r w:rsidRPr="00497314">
        <w:rPr>
          <w:sz w:val="22"/>
          <w:szCs w:val="22"/>
          <w:rPrChange w:id="214" w:author="Goldschmidt, Michael" w:date="2016-05-19T16:06:00Z">
            <w:rPr>
              <w:spacing w:val="3"/>
              <w:sz w:val="22"/>
              <w:szCs w:val="22"/>
            </w:rPr>
          </w:rPrChange>
        </w:rPr>
        <w:t xml:space="preserve"> bur</w:t>
      </w:r>
      <w:r w:rsidRPr="006F3541">
        <w:rPr>
          <w:sz w:val="22"/>
          <w:szCs w:val="22"/>
        </w:rPr>
        <w:t>n</w:t>
      </w:r>
      <w:r w:rsidRPr="00497314">
        <w:rPr>
          <w:sz w:val="22"/>
          <w:szCs w:val="22"/>
          <w:rPrChange w:id="215" w:author="Goldschmidt, Michael" w:date="2016-05-19T16:06:00Z">
            <w:rPr>
              <w:spacing w:val="2"/>
              <w:sz w:val="22"/>
              <w:szCs w:val="22"/>
            </w:rPr>
          </w:rPrChange>
        </w:rPr>
        <w:t xml:space="preserve"> ga</w:t>
      </w:r>
      <w:r w:rsidRPr="006F3541">
        <w:rPr>
          <w:sz w:val="22"/>
          <w:szCs w:val="22"/>
        </w:rPr>
        <w:t xml:space="preserve">s </w:t>
      </w:r>
      <w:r w:rsidRPr="00497314">
        <w:rPr>
          <w:sz w:val="22"/>
          <w:szCs w:val="22"/>
          <w:rPrChange w:id="216" w:author="Goldschmidt, Michael" w:date="2016-05-19T16:06:00Z">
            <w:rPr>
              <w:spacing w:val="-1"/>
              <w:sz w:val="22"/>
              <w:szCs w:val="22"/>
            </w:rPr>
          </w:rPrChange>
        </w:rPr>
        <w:t>o</w:t>
      </w:r>
      <w:r w:rsidRPr="006F3541">
        <w:rPr>
          <w:sz w:val="22"/>
          <w:szCs w:val="22"/>
        </w:rPr>
        <w:t>r</w:t>
      </w:r>
      <w:r w:rsidRPr="00497314">
        <w:rPr>
          <w:sz w:val="22"/>
          <w:szCs w:val="22"/>
          <w:rPrChange w:id="217" w:author="Goldschmidt, Michael" w:date="2016-05-19T16:06:00Z">
            <w:rPr>
              <w:spacing w:val="4"/>
              <w:sz w:val="22"/>
              <w:szCs w:val="22"/>
            </w:rPr>
          </w:rPrChange>
        </w:rPr>
        <w:t xml:space="preserve"> oil</w:t>
      </w:r>
    </w:p>
    <w:p w:rsidR="00412E6B" w:rsidRPr="006F3541" w:rsidRDefault="00412E6B" w:rsidP="006F3541">
      <w:pPr>
        <w:pStyle w:val="BodyText"/>
        <w:numPr>
          <w:ilvl w:val="0"/>
          <w:numId w:val="51"/>
        </w:numPr>
        <w:tabs>
          <w:tab w:val="left" w:pos="480"/>
        </w:tabs>
        <w:ind w:left="480"/>
        <w:contextualSpacing/>
        <w:rPr>
          <w:rFonts w:cs="Calibri"/>
          <w:sz w:val="22"/>
          <w:szCs w:val="22"/>
        </w:rPr>
      </w:pPr>
      <w:r w:rsidRPr="00497314">
        <w:rPr>
          <w:rFonts w:cs="Calibri"/>
          <w:sz w:val="22"/>
          <w:szCs w:val="22"/>
          <w:rPrChange w:id="218" w:author="Goldschmidt, Michael" w:date="2016-05-19T16:06:00Z">
            <w:rPr>
              <w:rFonts w:cs="Calibri"/>
              <w:spacing w:val="-8"/>
              <w:sz w:val="22"/>
              <w:szCs w:val="22"/>
            </w:rPr>
          </w:rPrChange>
        </w:rPr>
        <w:t>W</w:t>
      </w:r>
      <w:r w:rsidRPr="006F3541">
        <w:rPr>
          <w:rFonts w:cs="Calibri"/>
          <w:sz w:val="22"/>
          <w:szCs w:val="22"/>
        </w:rPr>
        <w:t>ood</w:t>
      </w:r>
      <w:r w:rsidRPr="00497314">
        <w:rPr>
          <w:rFonts w:cs="Calibri"/>
          <w:sz w:val="22"/>
          <w:szCs w:val="22"/>
          <w:rPrChange w:id="219" w:author="Goldschmidt, Michael" w:date="2016-05-19T16:06:00Z">
            <w:rPr>
              <w:rFonts w:cs="Calibri"/>
              <w:spacing w:val="4"/>
              <w:sz w:val="22"/>
              <w:szCs w:val="22"/>
            </w:rPr>
          </w:rPrChange>
        </w:rPr>
        <w:t xml:space="preserve"> burnin</w:t>
      </w:r>
      <w:r w:rsidRPr="006F3541">
        <w:rPr>
          <w:rFonts w:cs="Calibri"/>
          <w:sz w:val="22"/>
          <w:szCs w:val="22"/>
        </w:rPr>
        <w:t>g</w:t>
      </w:r>
      <w:r w:rsidRPr="00497314">
        <w:rPr>
          <w:rFonts w:cs="Calibri"/>
          <w:sz w:val="22"/>
          <w:szCs w:val="22"/>
          <w:rPrChange w:id="220" w:author="Goldschmidt, Michael" w:date="2016-05-19T16:06:00Z">
            <w:rPr>
              <w:rFonts w:cs="Calibri"/>
              <w:spacing w:val="5"/>
              <w:sz w:val="22"/>
              <w:szCs w:val="22"/>
            </w:rPr>
          </w:rPrChange>
        </w:rPr>
        <w:t xml:space="preserve"> </w:t>
      </w:r>
      <w:r w:rsidRPr="006F3541">
        <w:rPr>
          <w:rFonts w:cs="Calibri"/>
          <w:sz w:val="22"/>
          <w:szCs w:val="22"/>
        </w:rPr>
        <w:t>f</w:t>
      </w:r>
      <w:r w:rsidRPr="00497314">
        <w:rPr>
          <w:rFonts w:cs="Calibri"/>
          <w:sz w:val="22"/>
          <w:szCs w:val="22"/>
          <w:rPrChange w:id="221" w:author="Goldschmidt, Michael" w:date="2016-05-19T16:06:00Z">
            <w:rPr>
              <w:rFonts w:cs="Calibri"/>
              <w:spacing w:val="-2"/>
              <w:sz w:val="22"/>
              <w:szCs w:val="22"/>
            </w:rPr>
          </w:rPrChange>
        </w:rPr>
        <w:t>ireplace</w:t>
      </w:r>
      <w:r w:rsidRPr="006F3541">
        <w:rPr>
          <w:rFonts w:cs="Calibri"/>
          <w:sz w:val="22"/>
          <w:szCs w:val="22"/>
        </w:rPr>
        <w:t>s</w:t>
      </w:r>
      <w:r w:rsidRPr="00497314">
        <w:rPr>
          <w:rFonts w:cs="Calibri"/>
          <w:sz w:val="22"/>
          <w:szCs w:val="22"/>
          <w:rPrChange w:id="222" w:author="Goldschmidt, Michael" w:date="2016-05-19T16:06:00Z">
            <w:rPr>
              <w:rFonts w:cs="Calibri"/>
              <w:spacing w:val="5"/>
              <w:sz w:val="22"/>
              <w:szCs w:val="22"/>
            </w:rPr>
          </w:rPrChange>
        </w:rPr>
        <w:t xml:space="preserve"> an</w:t>
      </w:r>
      <w:r w:rsidRPr="006F3541">
        <w:rPr>
          <w:rFonts w:cs="Calibri"/>
          <w:sz w:val="22"/>
          <w:szCs w:val="22"/>
        </w:rPr>
        <w:t>d</w:t>
      </w:r>
      <w:r w:rsidRPr="00497314">
        <w:rPr>
          <w:rFonts w:cs="Calibri"/>
          <w:sz w:val="22"/>
          <w:szCs w:val="22"/>
          <w:rPrChange w:id="223" w:author="Goldschmidt, Michael" w:date="2016-05-19T16:06:00Z">
            <w:rPr>
              <w:rFonts w:cs="Calibri"/>
              <w:spacing w:val="4"/>
              <w:sz w:val="22"/>
              <w:szCs w:val="22"/>
            </w:rPr>
          </w:rPrChange>
        </w:rPr>
        <w:t xml:space="preserve"> stove</w:t>
      </w:r>
      <w:r w:rsidRPr="006F3541">
        <w:rPr>
          <w:rFonts w:cs="Calibri"/>
          <w:sz w:val="22"/>
          <w:szCs w:val="22"/>
        </w:rPr>
        <w:t>s</w:t>
      </w:r>
    </w:p>
    <w:p w:rsidR="00412E6B" w:rsidRPr="006F3541" w:rsidRDefault="00412E6B">
      <w:pPr>
        <w:pStyle w:val="BodyText"/>
        <w:numPr>
          <w:ilvl w:val="0"/>
          <w:numId w:val="51"/>
        </w:numPr>
        <w:tabs>
          <w:tab w:val="left" w:pos="480"/>
        </w:tabs>
        <w:ind w:left="480"/>
        <w:contextualSpacing/>
        <w:rPr>
          <w:sz w:val="22"/>
          <w:szCs w:val="22"/>
        </w:rPr>
      </w:pPr>
      <w:r w:rsidRPr="00497314">
        <w:rPr>
          <w:sz w:val="22"/>
          <w:szCs w:val="22"/>
          <w:rPrChange w:id="224" w:author="Goldschmidt, Michael" w:date="2016-05-19T16:06:00Z">
            <w:rPr>
              <w:spacing w:val="-1"/>
              <w:sz w:val="22"/>
              <w:szCs w:val="22"/>
            </w:rPr>
          </w:rPrChange>
        </w:rPr>
        <w:t>Bl</w:t>
      </w:r>
      <w:r w:rsidRPr="006F3541">
        <w:rPr>
          <w:sz w:val="22"/>
          <w:szCs w:val="22"/>
        </w:rPr>
        <w:t>o</w:t>
      </w:r>
      <w:r w:rsidRPr="00497314">
        <w:rPr>
          <w:sz w:val="22"/>
          <w:szCs w:val="22"/>
          <w:rPrChange w:id="225" w:author="Goldschmidt, Michael" w:date="2016-05-19T16:06:00Z">
            <w:rPr>
              <w:spacing w:val="-1"/>
              <w:sz w:val="22"/>
              <w:szCs w:val="22"/>
            </w:rPr>
          </w:rPrChange>
        </w:rPr>
        <w:t>cke</w:t>
      </w:r>
      <w:r w:rsidRPr="006F3541">
        <w:rPr>
          <w:sz w:val="22"/>
          <w:szCs w:val="22"/>
        </w:rPr>
        <w:t>d</w:t>
      </w:r>
      <w:r w:rsidRPr="00497314">
        <w:rPr>
          <w:sz w:val="22"/>
          <w:szCs w:val="22"/>
          <w:rPrChange w:id="226" w:author="Goldschmidt, Michael" w:date="2016-05-19T16:06:00Z">
            <w:rPr>
              <w:spacing w:val="1"/>
              <w:sz w:val="22"/>
              <w:szCs w:val="22"/>
            </w:rPr>
          </w:rPrChange>
        </w:rPr>
        <w:t xml:space="preserve"> chimney</w:t>
      </w:r>
      <w:r w:rsidRPr="006F3541">
        <w:rPr>
          <w:sz w:val="22"/>
          <w:szCs w:val="22"/>
        </w:rPr>
        <w:t>s</w:t>
      </w:r>
      <w:r w:rsidRPr="00497314">
        <w:rPr>
          <w:sz w:val="22"/>
          <w:szCs w:val="22"/>
          <w:rPrChange w:id="227" w:author="Goldschmidt, Michael" w:date="2016-05-19T16:06:00Z">
            <w:rPr>
              <w:spacing w:val="1"/>
              <w:sz w:val="22"/>
              <w:szCs w:val="22"/>
            </w:rPr>
          </w:rPrChange>
        </w:rPr>
        <w:t xml:space="preserve"> an</w:t>
      </w:r>
      <w:r w:rsidRPr="006F3541">
        <w:rPr>
          <w:sz w:val="22"/>
          <w:szCs w:val="22"/>
        </w:rPr>
        <w:t>d</w:t>
      </w:r>
      <w:r w:rsidRPr="00497314">
        <w:rPr>
          <w:sz w:val="22"/>
          <w:szCs w:val="22"/>
          <w:rPrChange w:id="228" w:author="Goldschmidt, Michael" w:date="2016-05-19T16:06:00Z">
            <w:rPr>
              <w:spacing w:val="1"/>
              <w:sz w:val="22"/>
              <w:szCs w:val="22"/>
            </w:rPr>
          </w:rPrChange>
        </w:rPr>
        <w:t xml:space="preserve"> vent</w:t>
      </w:r>
      <w:r w:rsidRPr="006F3541">
        <w:rPr>
          <w:sz w:val="22"/>
          <w:szCs w:val="22"/>
        </w:rPr>
        <w:t>s</w:t>
      </w:r>
    </w:p>
    <w:p w:rsidR="00412E6B" w:rsidRPr="006F3541" w:rsidRDefault="00412E6B">
      <w:pPr>
        <w:pStyle w:val="BodyText"/>
        <w:numPr>
          <w:ilvl w:val="0"/>
          <w:numId w:val="51"/>
        </w:numPr>
        <w:tabs>
          <w:tab w:val="left" w:pos="480"/>
        </w:tabs>
        <w:ind w:left="480"/>
        <w:contextualSpacing/>
        <w:rPr>
          <w:sz w:val="22"/>
          <w:szCs w:val="22"/>
        </w:rPr>
      </w:pPr>
      <w:r w:rsidRPr="00497314">
        <w:rPr>
          <w:sz w:val="22"/>
          <w:szCs w:val="22"/>
          <w:rPrChange w:id="229" w:author="Goldschmidt, Michael" w:date="2016-05-19T16:06:00Z">
            <w:rPr>
              <w:spacing w:val="-3"/>
              <w:sz w:val="22"/>
              <w:szCs w:val="22"/>
            </w:rPr>
          </w:rPrChange>
        </w:rPr>
        <w:t>Ga</w:t>
      </w:r>
      <w:r w:rsidRPr="006F3541">
        <w:rPr>
          <w:sz w:val="22"/>
          <w:szCs w:val="22"/>
        </w:rPr>
        <w:t>s</w:t>
      </w:r>
      <w:r w:rsidRPr="00497314">
        <w:rPr>
          <w:sz w:val="22"/>
          <w:szCs w:val="22"/>
          <w:rPrChange w:id="230" w:author="Goldschmidt, Michael" w:date="2016-05-19T16:06:00Z">
            <w:rPr>
              <w:spacing w:val="2"/>
              <w:sz w:val="22"/>
              <w:szCs w:val="22"/>
            </w:rPr>
          </w:rPrChange>
        </w:rPr>
        <w:t xml:space="preserve"> appliance</w:t>
      </w:r>
      <w:r w:rsidRPr="006F3541">
        <w:rPr>
          <w:sz w:val="22"/>
          <w:szCs w:val="22"/>
        </w:rPr>
        <w:t>s</w:t>
      </w:r>
      <w:r w:rsidRPr="00497314">
        <w:rPr>
          <w:sz w:val="22"/>
          <w:szCs w:val="22"/>
          <w:rPrChange w:id="231" w:author="Goldschmidt, Michael" w:date="2016-05-19T16:06:00Z">
            <w:rPr>
              <w:spacing w:val="3"/>
              <w:sz w:val="22"/>
              <w:szCs w:val="22"/>
            </w:rPr>
          </w:rPrChange>
        </w:rPr>
        <w:t xml:space="preserve"> lik</w:t>
      </w:r>
      <w:r w:rsidRPr="006F3541">
        <w:rPr>
          <w:sz w:val="22"/>
          <w:szCs w:val="22"/>
        </w:rPr>
        <w:t>e</w:t>
      </w:r>
      <w:r w:rsidRPr="00497314">
        <w:rPr>
          <w:sz w:val="22"/>
          <w:szCs w:val="22"/>
          <w:rPrChange w:id="232" w:author="Goldschmidt, Michael" w:date="2016-05-19T16:06:00Z">
            <w:rPr>
              <w:spacing w:val="3"/>
              <w:sz w:val="22"/>
              <w:szCs w:val="22"/>
            </w:rPr>
          </w:rPrChange>
        </w:rPr>
        <w:t xml:space="preserve"> ovens</w:t>
      </w:r>
      <w:r w:rsidRPr="006F3541">
        <w:rPr>
          <w:sz w:val="22"/>
          <w:szCs w:val="22"/>
        </w:rPr>
        <w:t>,</w:t>
      </w:r>
      <w:r w:rsidRPr="00497314">
        <w:rPr>
          <w:sz w:val="22"/>
          <w:szCs w:val="22"/>
          <w:rPrChange w:id="233" w:author="Goldschmidt, Michael" w:date="2016-05-19T16:06:00Z">
            <w:rPr>
              <w:spacing w:val="3"/>
              <w:sz w:val="22"/>
              <w:szCs w:val="22"/>
            </w:rPr>
          </w:rPrChange>
        </w:rPr>
        <w:t xml:space="preserve"> stoves</w:t>
      </w:r>
      <w:r w:rsidRPr="006F3541">
        <w:rPr>
          <w:sz w:val="22"/>
          <w:szCs w:val="22"/>
        </w:rPr>
        <w:t>,</w:t>
      </w:r>
      <w:r w:rsidRPr="00497314">
        <w:rPr>
          <w:sz w:val="22"/>
          <w:szCs w:val="22"/>
          <w:rPrChange w:id="234" w:author="Goldschmidt, Michael" w:date="2016-05-19T16:06:00Z">
            <w:rPr>
              <w:spacing w:val="2"/>
              <w:sz w:val="22"/>
              <w:szCs w:val="22"/>
            </w:rPr>
          </w:rPrChange>
        </w:rPr>
        <w:t xml:space="preserve"> an</w:t>
      </w:r>
      <w:r w:rsidRPr="006F3541">
        <w:rPr>
          <w:sz w:val="22"/>
          <w:szCs w:val="22"/>
        </w:rPr>
        <w:t>d</w:t>
      </w:r>
      <w:r w:rsidRPr="00497314">
        <w:rPr>
          <w:sz w:val="22"/>
          <w:szCs w:val="22"/>
          <w:rPrChange w:id="235" w:author="Goldschmidt, Michael" w:date="2016-05-19T16:06:00Z">
            <w:rPr>
              <w:spacing w:val="3"/>
              <w:sz w:val="22"/>
              <w:szCs w:val="22"/>
            </w:rPr>
          </w:rPrChange>
        </w:rPr>
        <w:t xml:space="preserve"> dryer</w:t>
      </w:r>
      <w:r w:rsidRPr="006F3541">
        <w:rPr>
          <w:sz w:val="22"/>
          <w:szCs w:val="22"/>
        </w:rPr>
        <w:t>s</w:t>
      </w:r>
    </w:p>
    <w:p w:rsidR="00412E6B" w:rsidRPr="006F3541" w:rsidRDefault="00412E6B">
      <w:pPr>
        <w:pStyle w:val="BodyText"/>
        <w:numPr>
          <w:ilvl w:val="0"/>
          <w:numId w:val="51"/>
        </w:numPr>
        <w:tabs>
          <w:tab w:val="left" w:pos="480"/>
        </w:tabs>
        <w:ind w:left="480"/>
        <w:contextualSpacing/>
        <w:rPr>
          <w:sz w:val="22"/>
          <w:szCs w:val="22"/>
        </w:rPr>
      </w:pPr>
      <w:r w:rsidRPr="00497314">
        <w:rPr>
          <w:sz w:val="22"/>
          <w:szCs w:val="22"/>
          <w:rPrChange w:id="236" w:author="Goldschmidt, Michael" w:date="2016-05-19T16:06:00Z">
            <w:rPr>
              <w:spacing w:val="-3"/>
              <w:sz w:val="22"/>
              <w:szCs w:val="22"/>
            </w:rPr>
          </w:rPrChange>
        </w:rPr>
        <w:t>Ga</w:t>
      </w:r>
      <w:r w:rsidRPr="006F3541">
        <w:rPr>
          <w:sz w:val="22"/>
          <w:szCs w:val="22"/>
        </w:rPr>
        <w:t>s</w:t>
      </w:r>
      <w:r w:rsidRPr="00497314">
        <w:rPr>
          <w:sz w:val="22"/>
          <w:szCs w:val="22"/>
          <w:rPrChange w:id="237" w:author="Goldschmidt, Michael" w:date="2016-05-19T16:06:00Z">
            <w:rPr>
              <w:spacing w:val="2"/>
              <w:sz w:val="22"/>
              <w:szCs w:val="22"/>
            </w:rPr>
          </w:rPrChange>
        </w:rPr>
        <w:t xml:space="preserve"> an</w:t>
      </w:r>
      <w:r w:rsidRPr="006F3541">
        <w:rPr>
          <w:sz w:val="22"/>
          <w:szCs w:val="22"/>
        </w:rPr>
        <w:t>d</w:t>
      </w:r>
      <w:r w:rsidRPr="00497314">
        <w:rPr>
          <w:sz w:val="22"/>
          <w:szCs w:val="22"/>
          <w:rPrChange w:id="238" w:author="Goldschmidt, Michael" w:date="2016-05-19T16:06:00Z">
            <w:rPr>
              <w:spacing w:val="2"/>
              <w:sz w:val="22"/>
              <w:szCs w:val="22"/>
            </w:rPr>
          </w:rPrChange>
        </w:rPr>
        <w:t xml:space="preserve"> kerosen</w:t>
      </w:r>
      <w:r w:rsidRPr="006F3541">
        <w:rPr>
          <w:sz w:val="22"/>
          <w:szCs w:val="22"/>
        </w:rPr>
        <w:t>e</w:t>
      </w:r>
      <w:r w:rsidRPr="00497314">
        <w:rPr>
          <w:sz w:val="22"/>
          <w:szCs w:val="22"/>
          <w:rPrChange w:id="239" w:author="Goldschmidt, Michael" w:date="2016-05-19T16:06:00Z">
            <w:rPr>
              <w:spacing w:val="2"/>
              <w:sz w:val="22"/>
              <w:szCs w:val="22"/>
            </w:rPr>
          </w:rPrChange>
        </w:rPr>
        <w:t xml:space="preserve"> spac</w:t>
      </w:r>
      <w:r w:rsidRPr="006F3541">
        <w:rPr>
          <w:sz w:val="22"/>
          <w:szCs w:val="22"/>
        </w:rPr>
        <w:t>e</w:t>
      </w:r>
      <w:r w:rsidRPr="00497314">
        <w:rPr>
          <w:sz w:val="22"/>
          <w:szCs w:val="22"/>
          <w:rPrChange w:id="240" w:author="Goldschmidt, Michael" w:date="2016-05-19T16:06:00Z">
            <w:rPr>
              <w:spacing w:val="2"/>
              <w:sz w:val="22"/>
              <w:szCs w:val="22"/>
            </w:rPr>
          </w:rPrChange>
        </w:rPr>
        <w:t xml:space="preserve"> heater</w:t>
      </w:r>
      <w:r w:rsidRPr="006F3541">
        <w:rPr>
          <w:sz w:val="22"/>
          <w:szCs w:val="22"/>
        </w:rPr>
        <w:t>s</w:t>
      </w:r>
    </w:p>
    <w:p w:rsidR="00412E6B" w:rsidRPr="006F3541" w:rsidRDefault="00412E6B">
      <w:pPr>
        <w:pStyle w:val="BodyText"/>
        <w:numPr>
          <w:ilvl w:val="0"/>
          <w:numId w:val="51"/>
        </w:numPr>
        <w:tabs>
          <w:tab w:val="left" w:pos="480"/>
        </w:tabs>
        <w:ind w:left="480"/>
        <w:contextualSpacing/>
        <w:rPr>
          <w:sz w:val="22"/>
          <w:szCs w:val="22"/>
        </w:rPr>
      </w:pPr>
      <w:r w:rsidRPr="00497314">
        <w:rPr>
          <w:sz w:val="22"/>
          <w:szCs w:val="22"/>
          <w:rPrChange w:id="241" w:author="Goldschmidt, Michael" w:date="2016-05-19T16:06:00Z">
            <w:rPr>
              <w:spacing w:val="-3"/>
              <w:sz w:val="22"/>
              <w:szCs w:val="22"/>
            </w:rPr>
          </w:rPrChange>
        </w:rPr>
        <w:t>Ga</w:t>
      </w:r>
      <w:r w:rsidRPr="006F3541">
        <w:rPr>
          <w:sz w:val="22"/>
          <w:szCs w:val="22"/>
        </w:rPr>
        <w:t>s</w:t>
      </w:r>
      <w:r w:rsidRPr="00497314">
        <w:rPr>
          <w:sz w:val="22"/>
          <w:szCs w:val="22"/>
          <w:rPrChange w:id="242" w:author="Goldschmidt, Michael" w:date="2016-05-19T16:06:00Z">
            <w:rPr>
              <w:spacing w:val="2"/>
              <w:sz w:val="22"/>
              <w:szCs w:val="22"/>
            </w:rPr>
          </w:rPrChange>
        </w:rPr>
        <w:t xml:space="preserve"> an</w:t>
      </w:r>
      <w:r w:rsidRPr="006F3541">
        <w:rPr>
          <w:sz w:val="22"/>
          <w:szCs w:val="22"/>
        </w:rPr>
        <w:t>d</w:t>
      </w:r>
      <w:r w:rsidRPr="00497314">
        <w:rPr>
          <w:sz w:val="22"/>
          <w:szCs w:val="22"/>
          <w:rPrChange w:id="243" w:author="Goldschmidt, Michael" w:date="2016-05-19T16:06:00Z">
            <w:rPr>
              <w:spacing w:val="3"/>
              <w:sz w:val="22"/>
              <w:szCs w:val="22"/>
            </w:rPr>
          </w:rPrChange>
        </w:rPr>
        <w:t xml:space="preserve"> charcoa</w:t>
      </w:r>
      <w:r w:rsidRPr="006F3541">
        <w:rPr>
          <w:sz w:val="22"/>
          <w:szCs w:val="22"/>
        </w:rPr>
        <w:t>l</w:t>
      </w:r>
      <w:r w:rsidRPr="00497314">
        <w:rPr>
          <w:sz w:val="22"/>
          <w:szCs w:val="22"/>
          <w:rPrChange w:id="244" w:author="Goldschmidt, Michael" w:date="2016-05-19T16:06:00Z">
            <w:rPr>
              <w:spacing w:val="2"/>
              <w:sz w:val="22"/>
              <w:szCs w:val="22"/>
            </w:rPr>
          </w:rPrChange>
        </w:rPr>
        <w:t xml:space="preserve"> grill</w:t>
      </w:r>
      <w:r w:rsidRPr="006F3541">
        <w:rPr>
          <w:sz w:val="22"/>
          <w:szCs w:val="22"/>
        </w:rPr>
        <w:t>s</w:t>
      </w:r>
    </w:p>
    <w:p w:rsidR="00412E6B" w:rsidRPr="006F3541" w:rsidRDefault="00412E6B" w:rsidP="00982D67">
      <w:pPr>
        <w:pStyle w:val="BodyText"/>
        <w:numPr>
          <w:ilvl w:val="0"/>
          <w:numId w:val="51"/>
        </w:numPr>
        <w:tabs>
          <w:tab w:val="left" w:pos="480"/>
        </w:tabs>
        <w:ind w:left="480"/>
        <w:contextualSpacing/>
        <w:rPr>
          <w:sz w:val="22"/>
          <w:szCs w:val="22"/>
        </w:rPr>
      </w:pPr>
      <w:r w:rsidRPr="00497314">
        <w:rPr>
          <w:sz w:val="22"/>
          <w:szCs w:val="22"/>
          <w:rPrChange w:id="245" w:author="Goldschmidt, Michael" w:date="2016-05-19T16:06:00Z">
            <w:rPr>
              <w:spacing w:val="2"/>
              <w:sz w:val="22"/>
              <w:szCs w:val="22"/>
            </w:rPr>
          </w:rPrChange>
        </w:rPr>
        <w:lastRenderedPageBreak/>
        <w:t>Cars</w:t>
      </w:r>
      <w:r w:rsidRPr="006F3541">
        <w:rPr>
          <w:sz w:val="22"/>
          <w:szCs w:val="22"/>
        </w:rPr>
        <w:t xml:space="preserve">, </w:t>
      </w:r>
      <w:r w:rsidRPr="00497314">
        <w:rPr>
          <w:sz w:val="22"/>
          <w:szCs w:val="22"/>
          <w:rPrChange w:id="246" w:author="Goldschmidt, Michael" w:date="2016-05-19T16:06:00Z">
            <w:rPr>
              <w:spacing w:val="-3"/>
              <w:sz w:val="22"/>
              <w:szCs w:val="22"/>
            </w:rPr>
          </w:rPrChange>
        </w:rPr>
        <w:t>trucks</w:t>
      </w:r>
      <w:r w:rsidRPr="006F3541">
        <w:rPr>
          <w:sz w:val="22"/>
          <w:szCs w:val="22"/>
        </w:rPr>
        <w:t>,</w:t>
      </w:r>
      <w:r w:rsidRPr="00497314">
        <w:rPr>
          <w:sz w:val="22"/>
          <w:szCs w:val="22"/>
          <w:rPrChange w:id="247" w:author="Goldschmidt, Michael" w:date="2016-05-19T16:06:00Z">
            <w:rPr>
              <w:spacing w:val="1"/>
              <w:sz w:val="22"/>
              <w:szCs w:val="22"/>
            </w:rPr>
          </w:rPrChange>
        </w:rPr>
        <w:t xml:space="preserve"> cam</w:t>
      </w:r>
      <w:r w:rsidRPr="006F3541">
        <w:rPr>
          <w:sz w:val="22"/>
          <w:szCs w:val="22"/>
        </w:rPr>
        <w:t>p</w:t>
      </w:r>
      <w:r w:rsidRPr="00497314">
        <w:rPr>
          <w:sz w:val="22"/>
          <w:szCs w:val="22"/>
          <w:rPrChange w:id="248" w:author="Goldschmidt, Michael" w:date="2016-05-19T16:06:00Z">
            <w:rPr>
              <w:spacing w:val="-2"/>
              <w:sz w:val="22"/>
              <w:szCs w:val="22"/>
            </w:rPr>
          </w:rPrChange>
        </w:rPr>
        <w:t>ers</w:t>
      </w:r>
      <w:r w:rsidRPr="006F3541">
        <w:rPr>
          <w:sz w:val="22"/>
          <w:szCs w:val="22"/>
        </w:rPr>
        <w:t>,</w:t>
      </w:r>
      <w:r w:rsidRPr="00497314">
        <w:rPr>
          <w:sz w:val="22"/>
          <w:szCs w:val="22"/>
          <w:rPrChange w:id="249" w:author="Goldschmidt, Michael" w:date="2016-05-19T16:06:00Z">
            <w:rPr>
              <w:spacing w:val="1"/>
              <w:sz w:val="22"/>
              <w:szCs w:val="22"/>
            </w:rPr>
          </w:rPrChange>
        </w:rPr>
        <w:t xml:space="preserve"> t</w:t>
      </w:r>
      <w:r w:rsidRPr="006F3541">
        <w:rPr>
          <w:sz w:val="22"/>
          <w:szCs w:val="22"/>
        </w:rPr>
        <w:t>r</w:t>
      </w:r>
      <w:r w:rsidRPr="00497314">
        <w:rPr>
          <w:sz w:val="22"/>
          <w:szCs w:val="22"/>
          <w:rPrChange w:id="250" w:author="Goldschmidt, Michael" w:date="2016-05-19T16:06:00Z">
            <w:rPr>
              <w:spacing w:val="-1"/>
              <w:sz w:val="22"/>
              <w:szCs w:val="22"/>
            </w:rPr>
          </w:rPrChange>
        </w:rPr>
        <w:t>actors</w:t>
      </w:r>
      <w:r w:rsidRPr="006F3541">
        <w:rPr>
          <w:sz w:val="22"/>
          <w:szCs w:val="22"/>
        </w:rPr>
        <w:t>,</w:t>
      </w:r>
      <w:r w:rsidRPr="00497314">
        <w:rPr>
          <w:sz w:val="22"/>
          <w:szCs w:val="22"/>
          <w:rPrChange w:id="251" w:author="Goldschmidt, Michael" w:date="2016-05-19T16:06:00Z">
            <w:rPr>
              <w:spacing w:val="1"/>
              <w:sz w:val="22"/>
              <w:szCs w:val="22"/>
            </w:rPr>
          </w:rPrChange>
        </w:rPr>
        <w:t xml:space="preserve"> an</w:t>
      </w:r>
      <w:r w:rsidRPr="006F3541">
        <w:rPr>
          <w:sz w:val="22"/>
          <w:szCs w:val="22"/>
        </w:rPr>
        <w:t>d</w:t>
      </w:r>
      <w:r w:rsidRPr="00497314">
        <w:rPr>
          <w:sz w:val="22"/>
          <w:szCs w:val="22"/>
          <w:rPrChange w:id="252" w:author="Goldschmidt, Michael" w:date="2016-05-19T16:06:00Z">
            <w:rPr>
              <w:spacing w:val="1"/>
              <w:sz w:val="22"/>
              <w:szCs w:val="22"/>
            </w:rPr>
          </w:rPrChange>
        </w:rPr>
        <w:t xml:space="preserve"> othe</w:t>
      </w:r>
      <w:r w:rsidRPr="006F3541">
        <w:rPr>
          <w:sz w:val="22"/>
          <w:szCs w:val="22"/>
        </w:rPr>
        <w:t>r</w:t>
      </w:r>
      <w:r w:rsidRPr="00497314">
        <w:rPr>
          <w:sz w:val="22"/>
          <w:szCs w:val="22"/>
          <w:rPrChange w:id="253" w:author="Goldschmidt, Michael" w:date="2016-05-19T16:06:00Z">
            <w:rPr>
              <w:spacing w:val="1"/>
              <w:sz w:val="22"/>
              <w:szCs w:val="22"/>
            </w:rPr>
          </w:rPrChange>
        </w:rPr>
        <w:t xml:space="preserve"> vehicle</w:t>
      </w:r>
      <w:r w:rsidRPr="006F3541">
        <w:rPr>
          <w:sz w:val="22"/>
          <w:szCs w:val="22"/>
        </w:rPr>
        <w:t>s</w:t>
      </w:r>
    </w:p>
    <w:p w:rsidR="00412E6B" w:rsidRPr="006F3541" w:rsidRDefault="00412E6B" w:rsidP="00982D67">
      <w:pPr>
        <w:pStyle w:val="BodyText"/>
        <w:numPr>
          <w:ilvl w:val="0"/>
          <w:numId w:val="51"/>
        </w:numPr>
        <w:tabs>
          <w:tab w:val="left" w:pos="480"/>
        </w:tabs>
        <w:ind w:left="480" w:right="48"/>
        <w:contextualSpacing/>
        <w:rPr>
          <w:sz w:val="22"/>
          <w:szCs w:val="22"/>
        </w:rPr>
      </w:pPr>
      <w:r w:rsidRPr="00497314">
        <w:rPr>
          <w:sz w:val="22"/>
          <w:szCs w:val="22"/>
          <w:rPrChange w:id="254" w:author="Goldschmidt, Michael" w:date="2016-05-19T16:06:00Z">
            <w:rPr>
              <w:spacing w:val="-3"/>
              <w:sz w:val="22"/>
              <w:szCs w:val="22"/>
            </w:rPr>
          </w:rPrChange>
        </w:rPr>
        <w:t>Gasolin</w:t>
      </w:r>
      <w:r w:rsidRPr="006F3541">
        <w:rPr>
          <w:sz w:val="22"/>
          <w:szCs w:val="22"/>
        </w:rPr>
        <w:t>e p</w:t>
      </w:r>
      <w:r w:rsidRPr="00497314">
        <w:rPr>
          <w:sz w:val="22"/>
          <w:szCs w:val="22"/>
          <w:rPrChange w:id="255" w:author="Goldschmidt, Michael" w:date="2016-05-19T16:06:00Z">
            <w:rPr>
              <w:spacing w:val="-3"/>
              <w:sz w:val="22"/>
              <w:szCs w:val="22"/>
            </w:rPr>
          </w:rPrChange>
        </w:rPr>
        <w:t>owere</w:t>
      </w:r>
      <w:r w:rsidRPr="006F3541">
        <w:rPr>
          <w:sz w:val="22"/>
          <w:szCs w:val="22"/>
        </w:rPr>
        <w:t xml:space="preserve">d </w:t>
      </w:r>
      <w:r w:rsidRPr="00497314">
        <w:rPr>
          <w:sz w:val="22"/>
          <w:szCs w:val="22"/>
          <w:rPrChange w:id="256" w:author="Goldschmidt, Michael" w:date="2016-05-19T16:06:00Z">
            <w:rPr>
              <w:spacing w:val="-1"/>
              <w:sz w:val="22"/>
              <w:szCs w:val="22"/>
            </w:rPr>
          </w:rPrChange>
        </w:rPr>
        <w:t>equipment</w:t>
      </w:r>
      <w:r w:rsidRPr="006F3541">
        <w:rPr>
          <w:sz w:val="22"/>
          <w:szCs w:val="22"/>
        </w:rPr>
        <w:t>:</w:t>
      </w:r>
      <w:r w:rsidRPr="00497314">
        <w:rPr>
          <w:sz w:val="22"/>
          <w:szCs w:val="22"/>
          <w:rPrChange w:id="257" w:author="Goldschmidt, Michael" w:date="2016-05-19T16:06:00Z">
            <w:rPr>
              <w:spacing w:val="1"/>
              <w:sz w:val="22"/>
              <w:szCs w:val="22"/>
            </w:rPr>
          </w:rPrChange>
        </w:rPr>
        <w:t xml:space="preserve"> law</w:t>
      </w:r>
      <w:r w:rsidRPr="006F3541">
        <w:rPr>
          <w:sz w:val="22"/>
          <w:szCs w:val="22"/>
        </w:rPr>
        <w:t xml:space="preserve">n </w:t>
      </w:r>
      <w:r w:rsidRPr="00497314">
        <w:rPr>
          <w:sz w:val="22"/>
          <w:szCs w:val="22"/>
          <w:rPrChange w:id="258" w:author="Goldschmidt, Michael" w:date="2016-05-19T16:06:00Z">
            <w:rPr>
              <w:spacing w:val="-2"/>
              <w:sz w:val="22"/>
              <w:szCs w:val="22"/>
            </w:rPr>
          </w:rPrChange>
        </w:rPr>
        <w:t>mowers</w:t>
      </w:r>
      <w:r w:rsidRPr="006F3541">
        <w:rPr>
          <w:sz w:val="22"/>
          <w:szCs w:val="22"/>
        </w:rPr>
        <w:t>,</w:t>
      </w:r>
      <w:r w:rsidRPr="00497314">
        <w:rPr>
          <w:sz w:val="22"/>
          <w:szCs w:val="22"/>
          <w:rPrChange w:id="259" w:author="Goldschmidt, Michael" w:date="2016-05-19T16:06:00Z">
            <w:rPr>
              <w:w w:val="99"/>
              <w:sz w:val="22"/>
              <w:szCs w:val="22"/>
            </w:rPr>
          </w:rPrChange>
        </w:rPr>
        <w:t xml:space="preserve"> </w:t>
      </w:r>
      <w:r w:rsidRPr="006F3541">
        <w:rPr>
          <w:sz w:val="22"/>
          <w:szCs w:val="22"/>
        </w:rPr>
        <w:t>p</w:t>
      </w:r>
      <w:r w:rsidRPr="00497314">
        <w:rPr>
          <w:sz w:val="22"/>
          <w:szCs w:val="22"/>
          <w:rPrChange w:id="260" w:author="Goldschmidt, Michael" w:date="2016-05-19T16:06:00Z">
            <w:rPr>
              <w:spacing w:val="-1"/>
              <w:sz w:val="22"/>
              <w:szCs w:val="22"/>
            </w:rPr>
          </w:rPrChange>
        </w:rPr>
        <w:t>or</w:t>
      </w:r>
      <w:r w:rsidRPr="006F3541">
        <w:rPr>
          <w:sz w:val="22"/>
          <w:szCs w:val="22"/>
        </w:rPr>
        <w:t>t</w:t>
      </w:r>
      <w:r w:rsidRPr="00497314">
        <w:rPr>
          <w:sz w:val="22"/>
          <w:szCs w:val="22"/>
          <w:rPrChange w:id="261" w:author="Goldschmidt, Michael" w:date="2016-05-19T16:06:00Z">
            <w:rPr>
              <w:spacing w:val="-3"/>
              <w:sz w:val="22"/>
              <w:szCs w:val="22"/>
            </w:rPr>
          </w:rPrChange>
        </w:rPr>
        <w:t>abl</w:t>
      </w:r>
      <w:r w:rsidRPr="006F3541">
        <w:rPr>
          <w:sz w:val="22"/>
          <w:szCs w:val="22"/>
        </w:rPr>
        <w:t>e</w:t>
      </w:r>
      <w:r w:rsidRPr="00497314">
        <w:rPr>
          <w:sz w:val="22"/>
          <w:szCs w:val="22"/>
          <w:rPrChange w:id="262" w:author="Goldschmidt, Michael" w:date="2016-05-19T16:06:00Z">
            <w:rPr>
              <w:spacing w:val="1"/>
              <w:sz w:val="22"/>
              <w:szCs w:val="22"/>
            </w:rPr>
          </w:rPrChange>
        </w:rPr>
        <w:t xml:space="preserve"> gene</w:t>
      </w:r>
      <w:r w:rsidRPr="006F3541">
        <w:rPr>
          <w:sz w:val="22"/>
          <w:szCs w:val="22"/>
        </w:rPr>
        <w:t>r</w:t>
      </w:r>
      <w:r w:rsidRPr="00497314">
        <w:rPr>
          <w:sz w:val="22"/>
          <w:szCs w:val="22"/>
          <w:rPrChange w:id="263" w:author="Goldschmidt, Michael" w:date="2016-05-19T16:06:00Z">
            <w:rPr>
              <w:spacing w:val="-2"/>
              <w:sz w:val="22"/>
              <w:szCs w:val="22"/>
            </w:rPr>
          </w:rPrChange>
        </w:rPr>
        <w:t>ators</w:t>
      </w:r>
      <w:r w:rsidRPr="006F3541">
        <w:rPr>
          <w:sz w:val="22"/>
          <w:szCs w:val="22"/>
        </w:rPr>
        <w:t>,</w:t>
      </w:r>
      <w:r w:rsidRPr="00497314">
        <w:rPr>
          <w:sz w:val="22"/>
          <w:szCs w:val="22"/>
          <w:rPrChange w:id="264" w:author="Goldschmidt, Michael" w:date="2016-05-19T16:06:00Z">
            <w:rPr>
              <w:spacing w:val="1"/>
              <w:sz w:val="22"/>
              <w:szCs w:val="22"/>
            </w:rPr>
          </w:rPrChange>
        </w:rPr>
        <w:t xml:space="preserve"> sno</w:t>
      </w:r>
      <w:r w:rsidRPr="006F3541">
        <w:rPr>
          <w:sz w:val="22"/>
          <w:szCs w:val="22"/>
        </w:rPr>
        <w:t>w</w:t>
      </w:r>
      <w:r w:rsidRPr="00497314">
        <w:rPr>
          <w:sz w:val="22"/>
          <w:szCs w:val="22"/>
          <w:rPrChange w:id="265" w:author="Goldschmidt, Michael" w:date="2016-05-19T16:06:00Z">
            <w:rPr>
              <w:spacing w:val="2"/>
              <w:sz w:val="22"/>
              <w:szCs w:val="22"/>
            </w:rPr>
          </w:rPrChange>
        </w:rPr>
        <w:t xml:space="preserve"> blowers</w:t>
      </w:r>
      <w:r w:rsidRPr="006F3541">
        <w:rPr>
          <w:sz w:val="22"/>
          <w:szCs w:val="22"/>
        </w:rPr>
        <w:t>,</w:t>
      </w:r>
      <w:r w:rsidRPr="00497314">
        <w:rPr>
          <w:sz w:val="22"/>
          <w:szCs w:val="22"/>
          <w:rPrChange w:id="266" w:author="Goldschmidt, Michael" w:date="2016-05-19T16:06:00Z">
            <w:rPr>
              <w:spacing w:val="1"/>
              <w:sz w:val="22"/>
              <w:szCs w:val="22"/>
            </w:rPr>
          </w:rPrChange>
        </w:rPr>
        <w:t xml:space="preserve"> chain</w:t>
      </w:r>
      <w:r w:rsidRPr="006F3541">
        <w:rPr>
          <w:sz w:val="22"/>
          <w:szCs w:val="22"/>
        </w:rPr>
        <w:t>s</w:t>
      </w:r>
      <w:r w:rsidRPr="00497314">
        <w:rPr>
          <w:sz w:val="22"/>
          <w:szCs w:val="22"/>
          <w:rPrChange w:id="267" w:author="Goldschmidt, Michael" w:date="2016-05-19T16:06:00Z">
            <w:rPr>
              <w:spacing w:val="-5"/>
              <w:sz w:val="22"/>
              <w:szCs w:val="22"/>
            </w:rPr>
          </w:rPrChange>
        </w:rPr>
        <w:t>aws</w:t>
      </w:r>
      <w:r w:rsidRPr="006F3541">
        <w:rPr>
          <w:sz w:val="22"/>
          <w:szCs w:val="22"/>
        </w:rPr>
        <w:t>,</w:t>
      </w:r>
      <w:r w:rsidRPr="00497314">
        <w:rPr>
          <w:sz w:val="22"/>
          <w:szCs w:val="22"/>
          <w:rPrChange w:id="268" w:author="Goldschmidt, Michael" w:date="2016-05-19T16:06:00Z">
            <w:rPr>
              <w:spacing w:val="2"/>
              <w:sz w:val="22"/>
              <w:szCs w:val="22"/>
            </w:rPr>
          </w:rPrChange>
        </w:rPr>
        <w:t xml:space="preserve"> o</w:t>
      </w:r>
      <w:r w:rsidRPr="006F3541">
        <w:rPr>
          <w:sz w:val="22"/>
          <w:szCs w:val="22"/>
        </w:rPr>
        <w:t>r</w:t>
      </w:r>
      <w:r w:rsidRPr="00497314">
        <w:rPr>
          <w:sz w:val="22"/>
          <w:szCs w:val="22"/>
          <w:rPrChange w:id="269" w:author="Goldschmidt, Michael" w:date="2016-05-19T16:06:00Z">
            <w:rPr>
              <w:w w:val="99"/>
              <w:sz w:val="22"/>
              <w:szCs w:val="22"/>
            </w:rPr>
          </w:rPrChange>
        </w:rPr>
        <w:t xml:space="preserve"> pre</w:t>
      </w:r>
      <w:r w:rsidRPr="006F3541">
        <w:rPr>
          <w:sz w:val="22"/>
          <w:szCs w:val="22"/>
        </w:rPr>
        <w:t>s</w:t>
      </w:r>
      <w:r w:rsidRPr="00497314">
        <w:rPr>
          <w:sz w:val="22"/>
          <w:szCs w:val="22"/>
          <w:rPrChange w:id="270" w:author="Goldschmidt, Michael" w:date="2016-05-19T16:06:00Z">
            <w:rPr>
              <w:spacing w:val="-3"/>
              <w:sz w:val="22"/>
              <w:szCs w:val="22"/>
            </w:rPr>
          </w:rPrChange>
        </w:rPr>
        <w:t>sur</w:t>
      </w:r>
      <w:r w:rsidRPr="006F3541">
        <w:rPr>
          <w:sz w:val="22"/>
          <w:szCs w:val="22"/>
        </w:rPr>
        <w:t>e</w:t>
      </w:r>
      <w:r w:rsidRPr="00497314">
        <w:rPr>
          <w:sz w:val="22"/>
          <w:szCs w:val="22"/>
          <w:rPrChange w:id="271" w:author="Goldschmidt, Michael" w:date="2016-05-19T16:06:00Z">
            <w:rPr>
              <w:spacing w:val="-6"/>
              <w:sz w:val="22"/>
              <w:szCs w:val="22"/>
            </w:rPr>
          </w:rPrChange>
        </w:rPr>
        <w:t xml:space="preserve"> washer</w:t>
      </w:r>
      <w:r w:rsidRPr="006F3541">
        <w:rPr>
          <w:sz w:val="22"/>
          <w:szCs w:val="22"/>
        </w:rPr>
        <w:t>s</w:t>
      </w:r>
    </w:p>
    <w:p w:rsidR="00412E6B" w:rsidRPr="006F3541" w:rsidRDefault="00412E6B" w:rsidP="00982D67">
      <w:pPr>
        <w:pStyle w:val="BodyText"/>
        <w:numPr>
          <w:ilvl w:val="0"/>
          <w:numId w:val="51"/>
        </w:numPr>
        <w:tabs>
          <w:tab w:val="left" w:pos="480"/>
        </w:tabs>
        <w:ind w:left="480"/>
        <w:contextualSpacing/>
      </w:pPr>
      <w:r w:rsidRPr="00497314">
        <w:rPr>
          <w:rPrChange w:id="272" w:author="Goldschmidt, Michael" w:date="2016-05-19T16:06:00Z">
            <w:rPr>
              <w:spacing w:val="-2"/>
            </w:rPr>
          </w:rPrChange>
        </w:rPr>
        <w:t>Gene</w:t>
      </w:r>
      <w:r w:rsidRPr="006F3541">
        <w:t>r</w:t>
      </w:r>
      <w:r w:rsidRPr="00497314">
        <w:rPr>
          <w:rPrChange w:id="273" w:author="Goldschmidt, Michael" w:date="2016-05-19T16:06:00Z">
            <w:rPr>
              <w:spacing w:val="-2"/>
            </w:rPr>
          </w:rPrChange>
        </w:rPr>
        <w:t>ator</w:t>
      </w:r>
      <w:r w:rsidRPr="006F3541">
        <w:t>s</w:t>
      </w:r>
      <w:r w:rsidRPr="00497314">
        <w:rPr>
          <w:rPrChange w:id="274" w:author="Goldschmidt, Michael" w:date="2016-05-19T16:06:00Z">
            <w:rPr>
              <w:spacing w:val="1"/>
            </w:rPr>
          </w:rPrChange>
        </w:rPr>
        <w:t xml:space="preserve"> i</w:t>
      </w:r>
      <w:r w:rsidRPr="006F3541">
        <w:t>n</w:t>
      </w:r>
      <w:r w:rsidRPr="00497314">
        <w:rPr>
          <w:rPrChange w:id="275" w:author="Goldschmidt, Michael" w:date="2016-05-19T16:06:00Z">
            <w:rPr>
              <w:spacing w:val="1"/>
            </w:rPr>
          </w:rPrChange>
        </w:rPr>
        <w:t xml:space="preserve"> cam</w:t>
      </w:r>
      <w:r w:rsidRPr="006F3541">
        <w:t>p</w:t>
      </w:r>
      <w:r w:rsidRPr="00497314">
        <w:rPr>
          <w:rPrChange w:id="276" w:author="Goldschmidt, Michael" w:date="2016-05-19T16:06:00Z">
            <w:rPr>
              <w:spacing w:val="-2"/>
            </w:rPr>
          </w:rPrChange>
        </w:rPr>
        <w:t>er</w:t>
      </w:r>
      <w:r w:rsidRPr="006F3541">
        <w:t>s</w:t>
      </w:r>
      <w:r w:rsidRPr="00497314">
        <w:rPr>
          <w:rPrChange w:id="277" w:author="Goldschmidt, Michael" w:date="2016-05-19T16:06:00Z">
            <w:rPr>
              <w:spacing w:val="2"/>
            </w:rPr>
          </w:rPrChange>
        </w:rPr>
        <w:t xml:space="preserve"> an</w:t>
      </w:r>
      <w:r w:rsidRPr="006F3541">
        <w:t>d</w:t>
      </w:r>
      <w:r w:rsidRPr="00497314">
        <w:rPr>
          <w:rPrChange w:id="278" w:author="Goldschmidt, Michael" w:date="2016-05-19T16:06:00Z">
            <w:rPr>
              <w:spacing w:val="1"/>
            </w:rPr>
          </w:rPrChange>
        </w:rPr>
        <w:t xml:space="preserve"> house</w:t>
      </w:r>
      <w:r w:rsidRPr="006F3541">
        <w:t>b</w:t>
      </w:r>
      <w:r w:rsidRPr="00497314">
        <w:rPr>
          <w:rPrChange w:id="279" w:author="Goldschmidt, Michael" w:date="2016-05-19T16:06:00Z">
            <w:rPr>
              <w:spacing w:val="-2"/>
            </w:rPr>
          </w:rPrChange>
        </w:rPr>
        <w:t>oat</w:t>
      </w:r>
      <w:r w:rsidRPr="006F3541">
        <w:t>s</w:t>
      </w:r>
    </w:p>
    <w:p w:rsidR="00412E6B" w:rsidRPr="006F3541" w:rsidRDefault="00412E6B" w:rsidP="00982D67">
      <w:pPr>
        <w:pStyle w:val="BodyText"/>
        <w:numPr>
          <w:ilvl w:val="0"/>
          <w:numId w:val="51"/>
        </w:numPr>
        <w:tabs>
          <w:tab w:val="left" w:pos="480"/>
        </w:tabs>
        <w:ind w:left="480"/>
        <w:contextualSpacing/>
      </w:pPr>
      <w:r w:rsidRPr="00497314">
        <w:rPr>
          <w:rPrChange w:id="280" w:author="Goldschmidt, Michael" w:date="2016-05-19T16:06:00Z">
            <w:rPr>
              <w:spacing w:val="-16"/>
            </w:rPr>
          </w:rPrChange>
        </w:rPr>
        <w:t>Tobacc</w:t>
      </w:r>
      <w:r w:rsidRPr="006F3541">
        <w:t>o</w:t>
      </w:r>
      <w:r w:rsidRPr="00497314">
        <w:rPr>
          <w:rPrChange w:id="281" w:author="Goldschmidt, Michael" w:date="2016-05-19T16:06:00Z">
            <w:rPr>
              <w:spacing w:val="-1"/>
            </w:rPr>
          </w:rPrChange>
        </w:rPr>
        <w:t xml:space="preserve"> smok</w:t>
      </w:r>
      <w:r w:rsidRPr="006F3541">
        <w:t>e</w:t>
      </w:r>
    </w:p>
    <w:p w:rsidR="00412E6B" w:rsidRPr="006F3541" w:rsidRDefault="00412E6B" w:rsidP="00982D67">
      <w:pPr>
        <w:pStyle w:val="BodyText"/>
        <w:numPr>
          <w:ilvl w:val="0"/>
          <w:numId w:val="51"/>
        </w:numPr>
        <w:tabs>
          <w:tab w:val="left" w:pos="480"/>
        </w:tabs>
        <w:ind w:left="480"/>
        <w:contextualSpacing/>
        <w:rPr>
          <w:rFonts w:cs="Calibri"/>
        </w:rPr>
      </w:pPr>
      <w:r w:rsidRPr="00497314">
        <w:rPr>
          <w:rFonts w:cs="Calibri"/>
          <w:rPrChange w:id="282" w:author="Goldschmidt, Michael" w:date="2016-05-19T16:06:00Z">
            <w:rPr>
              <w:rFonts w:cs="Calibri"/>
              <w:spacing w:val="-2"/>
            </w:rPr>
          </w:rPrChange>
        </w:rPr>
        <w:t>Hous</w:t>
      </w:r>
      <w:r w:rsidRPr="006F3541">
        <w:rPr>
          <w:rFonts w:cs="Calibri"/>
        </w:rPr>
        <w:t>e</w:t>
      </w:r>
      <w:r w:rsidRPr="00497314">
        <w:rPr>
          <w:rFonts w:cs="Calibri"/>
          <w:rPrChange w:id="283" w:author="Goldschmidt, Michael" w:date="2016-05-19T16:06:00Z">
            <w:rPr>
              <w:rFonts w:cs="Calibri"/>
              <w:spacing w:val="3"/>
            </w:rPr>
          </w:rPrChange>
        </w:rPr>
        <w:t xml:space="preserve"> </w:t>
      </w:r>
      <w:r w:rsidRPr="006F3541">
        <w:rPr>
          <w:rFonts w:cs="Calibri"/>
        </w:rPr>
        <w:t>f</w:t>
      </w:r>
      <w:r w:rsidRPr="00497314">
        <w:rPr>
          <w:rFonts w:cs="Calibri"/>
          <w:rPrChange w:id="284" w:author="Goldschmidt, Michael" w:date="2016-05-19T16:06:00Z">
            <w:rPr>
              <w:rFonts w:cs="Calibri"/>
              <w:spacing w:val="-2"/>
            </w:rPr>
          </w:rPrChange>
        </w:rPr>
        <w:t>ire</w:t>
      </w:r>
      <w:r w:rsidRPr="006F3541">
        <w:rPr>
          <w:rFonts w:cs="Calibri"/>
        </w:rPr>
        <w:t>s</w:t>
      </w:r>
    </w:p>
    <w:p w:rsidR="00982D67" w:rsidRPr="00497314" w:rsidRDefault="00982D67" w:rsidP="00412E6B">
      <w:pPr>
        <w:pStyle w:val="BodyText"/>
        <w:spacing w:before="66" w:line="288" w:lineRule="exact"/>
        <w:ind w:left="120" w:right="103"/>
        <w:sectPr w:rsidR="00982D67" w:rsidRPr="00497314" w:rsidSect="007F2893">
          <w:type w:val="continuous"/>
          <w:pgSz w:w="12240" w:h="15840"/>
          <w:pgMar w:top="640" w:right="600" w:bottom="0" w:left="600" w:header="720" w:footer="555" w:gutter="0"/>
          <w:cols w:num="2" w:space="720"/>
        </w:sectPr>
      </w:pPr>
    </w:p>
    <w:p w:rsidR="00412E6B" w:rsidRPr="00501A9F" w:rsidRDefault="00412E6B" w:rsidP="00B47008">
      <w:pPr>
        <w:pStyle w:val="BodyText"/>
        <w:spacing w:before="66"/>
        <w:ind w:left="0" w:right="103"/>
        <w:contextualSpacing/>
        <w:rPr>
          <w:ins w:id="285" w:author="Goldschmidt, Michael" w:date="2016-05-19T16:12:00Z"/>
          <w:rFonts w:cs="Calibri"/>
          <w:sz w:val="20"/>
          <w:szCs w:val="20"/>
          <w:rPrChange w:id="286" w:author="Goldschmidt, Michael" w:date="2016-05-19T16:12:00Z">
            <w:rPr>
              <w:ins w:id="287" w:author="Goldschmidt, Michael" w:date="2016-05-19T16:12:00Z"/>
              <w:rFonts w:cs="Calibri"/>
              <w:sz w:val="22"/>
              <w:szCs w:val="22"/>
            </w:rPr>
          </w:rPrChange>
        </w:rPr>
      </w:pPr>
    </w:p>
    <w:p w:rsidR="00501A9F" w:rsidRDefault="00501A9F" w:rsidP="00B47008">
      <w:pPr>
        <w:pStyle w:val="BodyText"/>
        <w:spacing w:before="66"/>
        <w:ind w:left="0" w:right="103"/>
        <w:contextualSpacing/>
        <w:rPr>
          <w:ins w:id="288" w:author="Goldschmidt, Michael" w:date="2016-05-19T16:46:00Z"/>
          <w:rFonts w:cs="Calibri"/>
          <w:sz w:val="20"/>
          <w:szCs w:val="20"/>
        </w:rPr>
      </w:pPr>
    </w:p>
    <w:p w:rsidR="007D5CB4" w:rsidRDefault="007D5CB4" w:rsidP="00B47008">
      <w:pPr>
        <w:pStyle w:val="BodyText"/>
        <w:spacing w:before="66"/>
        <w:ind w:left="0" w:right="103"/>
        <w:contextualSpacing/>
        <w:rPr>
          <w:ins w:id="289" w:author="Goldschmidt, Michael" w:date="2016-05-19T16:46:00Z"/>
          <w:rFonts w:cs="Calibri"/>
          <w:sz w:val="20"/>
          <w:szCs w:val="20"/>
        </w:rPr>
      </w:pPr>
    </w:p>
    <w:p w:rsidR="007D5CB4" w:rsidRDefault="007D5CB4" w:rsidP="00B47008">
      <w:pPr>
        <w:pStyle w:val="BodyText"/>
        <w:spacing w:before="66"/>
        <w:ind w:left="0" w:right="103"/>
        <w:contextualSpacing/>
        <w:rPr>
          <w:ins w:id="290" w:author="Goldschmidt, Michael" w:date="2016-05-19T16:46:00Z"/>
          <w:rFonts w:cs="Calibri"/>
          <w:sz w:val="20"/>
          <w:szCs w:val="20"/>
        </w:rPr>
      </w:pPr>
    </w:p>
    <w:p w:rsidR="007D5CB4" w:rsidRDefault="007D5CB4" w:rsidP="00B47008">
      <w:pPr>
        <w:pStyle w:val="BodyText"/>
        <w:spacing w:before="66"/>
        <w:ind w:left="0" w:right="103"/>
        <w:contextualSpacing/>
        <w:rPr>
          <w:ins w:id="291" w:author="Goldschmidt, Michael" w:date="2016-05-19T16:46:00Z"/>
          <w:rFonts w:cs="Calibri"/>
          <w:sz w:val="20"/>
          <w:szCs w:val="20"/>
        </w:rPr>
      </w:pPr>
    </w:p>
    <w:p w:rsidR="007D5CB4" w:rsidRDefault="007D5CB4" w:rsidP="00B47008">
      <w:pPr>
        <w:pStyle w:val="BodyText"/>
        <w:spacing w:before="66"/>
        <w:ind w:left="0" w:right="103"/>
        <w:contextualSpacing/>
        <w:rPr>
          <w:ins w:id="292" w:author="Goldschmidt, Michael" w:date="2016-05-19T16:46:00Z"/>
          <w:rFonts w:cs="Calibri"/>
          <w:sz w:val="20"/>
          <w:szCs w:val="20"/>
        </w:rPr>
      </w:pPr>
    </w:p>
    <w:p w:rsidR="007D5CB4" w:rsidRDefault="007D5CB4" w:rsidP="00B47008">
      <w:pPr>
        <w:pStyle w:val="BodyText"/>
        <w:spacing w:before="66"/>
        <w:ind w:left="0" w:right="103"/>
        <w:contextualSpacing/>
        <w:rPr>
          <w:ins w:id="293" w:author="Goldschmidt, Michael" w:date="2016-05-19T16:46:00Z"/>
          <w:rFonts w:cs="Calibri"/>
          <w:sz w:val="20"/>
          <w:szCs w:val="20"/>
        </w:rPr>
      </w:pPr>
    </w:p>
    <w:p w:rsidR="007D5CB4" w:rsidRDefault="007D5CB4" w:rsidP="00B47008">
      <w:pPr>
        <w:pStyle w:val="BodyText"/>
        <w:spacing w:before="66"/>
        <w:ind w:left="0" w:right="103"/>
        <w:contextualSpacing/>
        <w:rPr>
          <w:ins w:id="294" w:author="Goldschmidt, Michael" w:date="2016-05-19T16:46:00Z"/>
          <w:rFonts w:cs="Calibri"/>
          <w:sz w:val="20"/>
          <w:szCs w:val="20"/>
        </w:rPr>
      </w:pPr>
    </w:p>
    <w:p w:rsidR="007D5CB4" w:rsidRDefault="007D5CB4" w:rsidP="00B47008">
      <w:pPr>
        <w:pStyle w:val="BodyText"/>
        <w:spacing w:before="66"/>
        <w:ind w:left="0" w:right="103"/>
        <w:contextualSpacing/>
        <w:rPr>
          <w:ins w:id="295" w:author="Goldschmidt, Michael" w:date="2016-05-19T16:46:00Z"/>
          <w:rFonts w:cs="Calibri"/>
          <w:sz w:val="20"/>
          <w:szCs w:val="20"/>
        </w:rPr>
      </w:pPr>
    </w:p>
    <w:p w:rsidR="007D5CB4" w:rsidRDefault="007D5CB4" w:rsidP="00B47008">
      <w:pPr>
        <w:pStyle w:val="BodyText"/>
        <w:spacing w:before="66"/>
        <w:ind w:left="0" w:right="103"/>
        <w:contextualSpacing/>
        <w:rPr>
          <w:ins w:id="296" w:author="Goldschmidt, Michael" w:date="2016-05-19T16:46:00Z"/>
          <w:rFonts w:cs="Calibri"/>
          <w:sz w:val="20"/>
          <w:szCs w:val="20"/>
        </w:rPr>
      </w:pPr>
    </w:p>
    <w:p w:rsidR="007D5CB4" w:rsidRPr="00501A9F" w:rsidRDefault="007D5CB4" w:rsidP="00B47008">
      <w:pPr>
        <w:pStyle w:val="BodyText"/>
        <w:spacing w:before="66"/>
        <w:ind w:left="0" w:right="103"/>
        <w:contextualSpacing/>
        <w:rPr>
          <w:rFonts w:cs="Calibri"/>
          <w:sz w:val="20"/>
          <w:szCs w:val="20"/>
          <w:rPrChange w:id="297" w:author="Goldschmidt, Michael" w:date="2016-05-19T16:12:00Z">
            <w:rPr>
              <w:rFonts w:cs="Calibri"/>
              <w:sz w:val="22"/>
              <w:szCs w:val="22"/>
            </w:rPr>
          </w:rPrChange>
        </w:rPr>
      </w:pPr>
    </w:p>
    <w:p w:rsidR="00501A9F" w:rsidRPr="006F3541" w:rsidDel="006F3541" w:rsidRDefault="00412E6B" w:rsidP="007F2893">
      <w:pPr>
        <w:pStyle w:val="BodyText"/>
        <w:spacing w:before="82"/>
        <w:ind w:left="180" w:right="200"/>
        <w:contextualSpacing/>
        <w:rPr>
          <w:del w:id="298" w:author="Goldschmidt, Michael" w:date="2016-05-19T16:17:00Z"/>
          <w:rFonts w:asciiTheme="minorHAnsi" w:hAnsiTheme="minorHAnsi" w:cs="Calibri"/>
          <w:sz w:val="20"/>
          <w:szCs w:val="20"/>
          <w:rPrChange w:id="299" w:author="Goldschmidt, Michael" w:date="2016-05-19T16:17:00Z">
            <w:rPr>
              <w:del w:id="300" w:author="Goldschmidt, Michael" w:date="2016-05-19T16:17:00Z"/>
              <w:rFonts w:cs="Calibri"/>
              <w:sz w:val="22"/>
              <w:szCs w:val="22"/>
            </w:rPr>
          </w:rPrChange>
        </w:rPr>
      </w:pPr>
      <w:del w:id="301" w:author="Goldschmidt, Michael" w:date="2016-05-19T16:46:00Z">
        <w:r w:rsidRPr="006F3541" w:rsidDel="007D5CB4">
          <w:rPr>
            <w:color w:val="0079C1"/>
          </w:rPr>
          <w:delText>CO and Smoking</w:delText>
        </w:r>
      </w:del>
    </w:p>
    <w:p w:rsidR="00412E6B" w:rsidRPr="006F3541" w:rsidDel="007D5CB4" w:rsidRDefault="00412E6B" w:rsidP="007F2893">
      <w:pPr>
        <w:pStyle w:val="BodyText"/>
        <w:spacing w:before="82"/>
        <w:ind w:left="180" w:right="200"/>
        <w:contextualSpacing/>
        <w:rPr>
          <w:del w:id="302" w:author="Goldschmidt, Michael" w:date="2016-05-19T16:46:00Z"/>
          <w:sz w:val="22"/>
          <w:szCs w:val="22"/>
          <w:rPrChange w:id="303" w:author="Goldschmidt, Michael" w:date="2016-05-19T16:16:00Z">
            <w:rPr>
              <w:del w:id="304" w:author="Goldschmidt, Michael" w:date="2016-05-19T16:46:00Z"/>
            </w:rPr>
          </w:rPrChange>
        </w:rPr>
      </w:pPr>
      <w:del w:id="305" w:author="Goldschmidt, Michael" w:date="2016-05-19T16:46:00Z">
        <w:r w:rsidRPr="006F3541" w:rsidDel="007D5CB4">
          <w:rPr>
            <w:rFonts w:cs="Calibri"/>
            <w:sz w:val="22"/>
            <w:szCs w:val="22"/>
            <w:rPrChange w:id="306" w:author="Goldschmidt, Michael" w:date="2016-05-19T16:16:00Z">
              <w:rPr>
                <w:rFonts w:cs="Calibri"/>
              </w:rPr>
            </w:rPrChange>
          </w:rPr>
          <w:delText xml:space="preserve">Smokers breathe in CO and many other chemicals. </w:delText>
        </w:r>
        <w:r w:rsidRPr="006F3541" w:rsidDel="007D5CB4">
          <w:rPr>
            <w:sz w:val="22"/>
            <w:szCs w:val="22"/>
            <w:rPrChange w:id="307" w:author="Goldschmidt, Michael" w:date="2016-05-19T16:16:00Z">
              <w:rPr/>
            </w:rPrChange>
          </w:rPr>
          <w:delText xml:space="preserve">If </w:delText>
        </w:r>
        <w:r w:rsidR="0068320A" w:rsidRPr="006F3541" w:rsidDel="007D5CB4">
          <w:rPr>
            <w:sz w:val="22"/>
            <w:szCs w:val="22"/>
            <w:rPrChange w:id="308" w:author="Goldschmidt, Michael" w:date="2016-05-19T16:16:00Z">
              <w:rPr/>
            </w:rPrChange>
          </w:rPr>
          <w:delText>a family member</w:delText>
        </w:r>
        <w:r w:rsidRPr="006F3541" w:rsidDel="007D5CB4">
          <w:rPr>
            <w:sz w:val="22"/>
            <w:szCs w:val="22"/>
            <w:rPrChange w:id="309" w:author="Goldschmidt, Michael" w:date="2016-05-19T16:16:00Z">
              <w:rPr/>
            </w:rPrChange>
          </w:rPr>
          <w:delText xml:space="preserve"> smoke</w:delText>
        </w:r>
        <w:r w:rsidR="0068320A" w:rsidRPr="006F3541" w:rsidDel="007D5CB4">
          <w:rPr>
            <w:sz w:val="22"/>
            <w:szCs w:val="22"/>
            <w:rPrChange w:id="310" w:author="Goldschmidt, Michael" w:date="2016-05-19T16:16:00Z">
              <w:rPr/>
            </w:rPrChange>
          </w:rPr>
          <w:delText>s</w:delText>
        </w:r>
        <w:r w:rsidRPr="006F3541" w:rsidDel="007D5CB4">
          <w:rPr>
            <w:sz w:val="22"/>
            <w:szCs w:val="22"/>
            <w:rPrChange w:id="311" w:author="Goldschmidt, Michael" w:date="2016-05-19T16:16:00Z">
              <w:rPr/>
            </w:rPrChange>
          </w:rPr>
          <w:delText xml:space="preserve">, people around </w:delText>
        </w:r>
        <w:r w:rsidR="0068320A" w:rsidRPr="006F3541" w:rsidDel="007D5CB4">
          <w:rPr>
            <w:sz w:val="22"/>
            <w:szCs w:val="22"/>
            <w:rPrChange w:id="312" w:author="Goldschmidt, Michael" w:date="2016-05-19T16:16:00Z">
              <w:rPr/>
            </w:rPrChange>
          </w:rPr>
          <w:delText>them</w:delText>
        </w:r>
        <w:r w:rsidRPr="006F3541" w:rsidDel="007D5CB4">
          <w:rPr>
            <w:sz w:val="22"/>
            <w:szCs w:val="22"/>
            <w:rPrChange w:id="313" w:author="Goldschmidt, Michael" w:date="2016-05-19T16:16:00Z">
              <w:rPr/>
            </w:rPrChange>
          </w:rPr>
          <w:delText xml:space="preserve"> are also breathing </w:delText>
        </w:r>
        <w:r w:rsidRPr="006F3541" w:rsidDel="007D5CB4">
          <w:rPr>
            <w:rFonts w:cs="Calibri"/>
            <w:sz w:val="22"/>
            <w:szCs w:val="22"/>
            <w:rPrChange w:id="314" w:author="Goldschmidt, Michael" w:date="2016-05-19T16:16:00Z">
              <w:rPr>
                <w:rFonts w:cs="Calibri"/>
              </w:rPr>
            </w:rPrChange>
          </w:rPr>
          <w:delText>smoke. It is called “secondhand smoke”</w:delText>
        </w:r>
      </w:del>
      <w:del w:id="315" w:author="Goldschmidt, Michael" w:date="2016-05-19T16:16:00Z">
        <w:r w:rsidRPr="006F3541" w:rsidDel="006F3541">
          <w:rPr>
            <w:rFonts w:cs="Calibri"/>
            <w:sz w:val="22"/>
            <w:szCs w:val="22"/>
            <w:rPrChange w:id="316" w:author="Goldschmidt, Michael" w:date="2016-05-19T16:16:00Z">
              <w:rPr>
                <w:rFonts w:cs="Calibri"/>
              </w:rPr>
            </w:rPrChange>
          </w:rPr>
          <w:delText>.</w:delText>
        </w:r>
        <w:r w:rsidR="007F2893" w:rsidRPr="006F3541" w:rsidDel="006F3541">
          <w:rPr>
            <w:rFonts w:cs="Calibri"/>
            <w:sz w:val="22"/>
            <w:szCs w:val="22"/>
            <w:rPrChange w:id="317" w:author="Goldschmidt, Michael" w:date="2016-05-19T16:16:00Z">
              <w:rPr>
                <w:rFonts w:cs="Calibri"/>
              </w:rPr>
            </w:rPrChange>
          </w:rPr>
          <w:delText xml:space="preserve"> </w:delText>
        </w:r>
        <w:r w:rsidRPr="006F3541" w:rsidDel="006F3541">
          <w:rPr>
            <w:sz w:val="22"/>
            <w:szCs w:val="22"/>
            <w:rPrChange w:id="318" w:author="Goldschmidt, Michael" w:date="2016-05-19T16:16:00Z">
              <w:rPr/>
            </w:rPrChange>
          </w:rPr>
          <w:delText>S</w:delText>
        </w:r>
      </w:del>
      <w:del w:id="319" w:author="Goldschmidt, Michael" w:date="2016-05-19T16:46:00Z">
        <w:r w:rsidRPr="006F3541" w:rsidDel="007D5CB4">
          <w:rPr>
            <w:sz w:val="22"/>
            <w:szCs w:val="22"/>
            <w:rPrChange w:id="320" w:author="Goldschmidt, Michael" w:date="2016-05-19T16:16:00Z">
              <w:rPr/>
            </w:rPrChange>
          </w:rPr>
          <w:delText>moking can make health problems worse. Smoking causes cancer, heart disease and stroke.</w:delText>
        </w:r>
        <w:r w:rsidR="007F2893" w:rsidRPr="006F3541" w:rsidDel="007D5CB4">
          <w:rPr>
            <w:sz w:val="22"/>
            <w:szCs w:val="22"/>
            <w:rPrChange w:id="321" w:author="Goldschmidt, Michael" w:date="2016-05-19T16:16:00Z">
              <w:rPr/>
            </w:rPrChange>
          </w:rPr>
          <w:delText xml:space="preserve"> </w:delText>
        </w:r>
        <w:r w:rsidRPr="006F3541" w:rsidDel="007D5CB4">
          <w:rPr>
            <w:sz w:val="22"/>
            <w:szCs w:val="22"/>
            <w:rPrChange w:id="322" w:author="Goldschmidt, Michael" w:date="2016-05-19T16:16:00Z">
              <w:rPr/>
            </w:rPrChange>
          </w:rPr>
          <w:delText xml:space="preserve">If </w:delText>
        </w:r>
        <w:r w:rsidR="0068320A" w:rsidRPr="006F3541" w:rsidDel="007D5CB4">
          <w:rPr>
            <w:sz w:val="22"/>
            <w:szCs w:val="22"/>
            <w:rPrChange w:id="323" w:author="Goldschmidt, Michael" w:date="2016-05-19T16:16:00Z">
              <w:rPr/>
            </w:rPrChange>
          </w:rPr>
          <w:delText>a family member needs</w:delText>
        </w:r>
        <w:r w:rsidRPr="006F3541" w:rsidDel="007D5CB4">
          <w:rPr>
            <w:sz w:val="22"/>
            <w:szCs w:val="22"/>
            <w:rPrChange w:id="324" w:author="Goldschmidt, Michael" w:date="2016-05-19T16:16:00Z">
              <w:rPr/>
            </w:rPrChange>
          </w:rPr>
          <w:delText xml:space="preserve"> help to quit smoking, </w:delText>
        </w:r>
        <w:r w:rsidR="0068320A" w:rsidRPr="006F3541" w:rsidDel="007D5CB4">
          <w:rPr>
            <w:sz w:val="22"/>
            <w:szCs w:val="22"/>
            <w:rPrChange w:id="325" w:author="Goldschmidt, Michael" w:date="2016-05-19T16:16:00Z">
              <w:rPr/>
            </w:rPrChange>
          </w:rPr>
          <w:delText xml:space="preserve">they can </w:delText>
        </w:r>
        <w:r w:rsidRPr="006F3541" w:rsidDel="007D5CB4">
          <w:rPr>
            <w:sz w:val="22"/>
            <w:szCs w:val="22"/>
            <w:rPrChange w:id="326" w:author="Goldschmidt, Michael" w:date="2016-05-19T16:16:00Z">
              <w:rPr/>
            </w:rPrChange>
          </w:rPr>
          <w:delText xml:space="preserve">contact the </w:delText>
        </w:r>
        <w:r w:rsidRPr="006F3541" w:rsidDel="007D5CB4">
          <w:rPr>
            <w:rFonts w:cs="Calibri"/>
            <w:sz w:val="22"/>
            <w:szCs w:val="22"/>
            <w:rPrChange w:id="327" w:author="Goldschmidt, Michael" w:date="2016-05-19T16:16:00Z">
              <w:rPr>
                <w:rFonts w:cs="Calibri"/>
              </w:rPr>
            </w:rPrChange>
          </w:rPr>
          <w:delText xml:space="preserve">American Lung Association at: (800)-LUNG-USA/(800) </w:delText>
        </w:r>
        <w:r w:rsidRPr="006F3541" w:rsidDel="007D5CB4">
          <w:rPr>
            <w:sz w:val="22"/>
            <w:szCs w:val="22"/>
            <w:rPrChange w:id="328" w:author="Goldschmidt, Michael" w:date="2016-05-19T16:16:00Z">
              <w:rPr/>
            </w:rPrChange>
          </w:rPr>
          <w:delText>586-4872.</w:delText>
        </w:r>
      </w:del>
    </w:p>
    <w:p w:rsidR="00412E6B" w:rsidRPr="006F3541" w:rsidRDefault="00412E6B" w:rsidP="007F2893">
      <w:pPr>
        <w:ind w:left="180"/>
        <w:contextualSpacing/>
        <w:rPr>
          <w:sz w:val="20"/>
          <w:szCs w:val="20"/>
        </w:rPr>
      </w:pPr>
    </w:p>
    <w:p w:rsidR="00412E6B" w:rsidRPr="006F3541" w:rsidDel="00501A9F" w:rsidRDefault="00412E6B" w:rsidP="00CF12FA">
      <w:pPr>
        <w:pStyle w:val="Heading5"/>
        <w:ind w:left="0"/>
        <w:contextualSpacing/>
        <w:rPr>
          <w:moveFrom w:id="329" w:author="Goldschmidt, Michael" w:date="2016-05-19T16:15:00Z"/>
        </w:rPr>
      </w:pPr>
      <w:moveFromRangeStart w:id="330" w:author="Goldschmidt, Michael" w:date="2016-05-19T16:15:00Z" w:name="move451437879"/>
      <w:moveFrom w:id="331" w:author="Goldschmidt, Michael" w:date="2016-05-19T16:15:00Z">
        <w:r w:rsidRPr="006F3541" w:rsidDel="00501A9F">
          <w:rPr>
            <w:color w:val="0079C1"/>
          </w:rPr>
          <w:lastRenderedPageBreak/>
          <w:t>Carbon Monoxide Alarms</w:t>
        </w:r>
      </w:moveFrom>
    </w:p>
    <w:p w:rsidR="00412E6B" w:rsidRPr="006F3541" w:rsidDel="00501A9F" w:rsidRDefault="00412E6B" w:rsidP="007F2893">
      <w:pPr>
        <w:pStyle w:val="BodyText"/>
        <w:spacing w:before="82"/>
        <w:ind w:left="180" w:right="15"/>
        <w:contextualSpacing/>
        <w:rPr>
          <w:moveFrom w:id="332" w:author="Goldschmidt, Michael" w:date="2016-05-19T16:15:00Z"/>
          <w:sz w:val="22"/>
          <w:szCs w:val="22"/>
        </w:rPr>
      </w:pPr>
      <w:moveFrom w:id="333" w:author="Goldschmidt, Michael" w:date="2016-05-19T16:15:00Z">
        <w:r w:rsidRPr="00497314" w:rsidDel="00501A9F">
          <w:rPr>
            <w:rFonts w:cs="Calibri"/>
            <w:rPrChange w:id="334" w:author="Goldschmidt, Michael" w:date="2016-05-19T16:06:00Z">
              <w:rPr>
                <w:rFonts w:cs="Calibri"/>
                <w:spacing w:val="-3"/>
              </w:rPr>
            </w:rPrChange>
          </w:rPr>
          <w:t>C</w:t>
        </w:r>
        <w:r w:rsidRPr="006F3541" w:rsidDel="00501A9F">
          <w:rPr>
            <w:rFonts w:cs="Calibri"/>
            <w:sz w:val="22"/>
            <w:szCs w:val="22"/>
          </w:rPr>
          <w:t>O</w:t>
        </w:r>
        <w:r w:rsidRPr="00497314" w:rsidDel="00501A9F">
          <w:rPr>
            <w:rFonts w:cs="Calibri"/>
            <w:rPrChange w:id="335" w:author="Goldschmidt, Michael" w:date="2016-05-19T16:06:00Z">
              <w:rPr>
                <w:rFonts w:cs="Calibri"/>
                <w:spacing w:val="5"/>
              </w:rPr>
            </w:rPrChange>
          </w:rPr>
          <w:t xml:space="preserve"> </w:t>
        </w:r>
        <w:r w:rsidRPr="006F3541" w:rsidDel="00501A9F">
          <w:rPr>
            <w:rFonts w:cs="Calibri"/>
            <w:sz w:val="22"/>
            <w:szCs w:val="22"/>
          </w:rPr>
          <w:t>alarms</w:t>
        </w:r>
        <w:r w:rsidRPr="00497314" w:rsidDel="00501A9F">
          <w:rPr>
            <w:rFonts w:cs="Calibri"/>
            <w:rPrChange w:id="336" w:author="Goldschmidt, Michael" w:date="2016-05-19T16:06:00Z">
              <w:rPr>
                <w:rFonts w:cs="Calibri"/>
                <w:spacing w:val="5"/>
              </w:rPr>
            </w:rPrChange>
          </w:rPr>
          <w:t xml:space="preserve"> </w:t>
        </w:r>
        <w:r w:rsidR="0068320A" w:rsidRPr="00497314" w:rsidDel="00501A9F">
          <w:rPr>
            <w:rFonts w:cs="Calibri"/>
            <w:rPrChange w:id="337" w:author="Goldschmidt, Michael" w:date="2016-05-19T16:06:00Z">
              <w:rPr>
                <w:rFonts w:cs="Calibri"/>
                <w:spacing w:val="5"/>
              </w:rPr>
            </w:rPrChange>
          </w:rPr>
          <w:t>are essential to</w:t>
        </w:r>
        <w:r w:rsidRPr="00497314" w:rsidDel="00501A9F">
          <w:rPr>
            <w:rFonts w:cs="Calibri"/>
            <w:rPrChange w:id="338" w:author="Goldschmidt, Michael" w:date="2016-05-19T16:06:00Z">
              <w:rPr>
                <w:rFonts w:cs="Calibri"/>
                <w:spacing w:val="5"/>
              </w:rPr>
            </w:rPrChange>
          </w:rPr>
          <w:t xml:space="preserve"> </w:t>
        </w:r>
        <w:r w:rsidRPr="006F3541" w:rsidDel="00501A9F">
          <w:rPr>
            <w:rFonts w:cs="Calibri"/>
            <w:sz w:val="22"/>
            <w:szCs w:val="22"/>
          </w:rPr>
          <w:t>p</w:t>
        </w:r>
        <w:r w:rsidRPr="00497314" w:rsidDel="00501A9F">
          <w:rPr>
            <w:rFonts w:cs="Calibri"/>
            <w:rPrChange w:id="339" w:author="Goldschmidt, Michael" w:date="2016-05-19T16:06:00Z">
              <w:rPr>
                <w:rFonts w:cs="Calibri"/>
                <w:spacing w:val="-4"/>
              </w:rPr>
            </w:rPrChange>
          </w:rPr>
          <w:t>r</w:t>
        </w:r>
        <w:r w:rsidRPr="006F3541" w:rsidDel="00501A9F">
          <w:rPr>
            <w:rFonts w:cs="Calibri"/>
            <w:sz w:val="22"/>
            <w:szCs w:val="22"/>
          </w:rPr>
          <w:t>o</w:t>
        </w:r>
        <w:r w:rsidRPr="00497314" w:rsidDel="00501A9F">
          <w:rPr>
            <w:rFonts w:cs="Calibri"/>
            <w:rPrChange w:id="340" w:author="Goldschmidt, Michael" w:date="2016-05-19T16:06:00Z">
              <w:rPr>
                <w:rFonts w:cs="Calibri"/>
                <w:spacing w:val="-3"/>
              </w:rPr>
            </w:rPrChange>
          </w:rPr>
          <w:t>t</w:t>
        </w:r>
        <w:r w:rsidRPr="006F3541" w:rsidDel="00501A9F">
          <w:rPr>
            <w:rFonts w:cs="Calibri"/>
            <w:sz w:val="22"/>
            <w:szCs w:val="22"/>
          </w:rPr>
          <w:t>ect</w:t>
        </w:r>
        <w:r w:rsidR="0068320A" w:rsidRPr="006F3541" w:rsidDel="00501A9F">
          <w:rPr>
            <w:rFonts w:cs="Calibri"/>
            <w:sz w:val="22"/>
            <w:szCs w:val="22"/>
          </w:rPr>
          <w:t>ing</w:t>
        </w:r>
        <w:r w:rsidRPr="00497314" w:rsidDel="00501A9F">
          <w:rPr>
            <w:rFonts w:cs="Calibri"/>
            <w:rPrChange w:id="341" w:author="Goldschmidt, Michael" w:date="2016-05-19T16:06:00Z">
              <w:rPr>
                <w:rFonts w:cs="Calibri"/>
                <w:spacing w:val="5"/>
              </w:rPr>
            </w:rPrChange>
          </w:rPr>
          <w:t xml:space="preserve"> f</w:t>
        </w:r>
        <w:r w:rsidRPr="006F3541" w:rsidDel="00501A9F">
          <w:rPr>
            <w:rFonts w:cs="Calibri"/>
            <w:sz w:val="22"/>
            <w:szCs w:val="22"/>
          </w:rPr>
          <w:t>amil</w:t>
        </w:r>
        <w:r w:rsidR="0068320A" w:rsidRPr="006F3541" w:rsidDel="00501A9F">
          <w:rPr>
            <w:rFonts w:cs="Calibri"/>
            <w:sz w:val="22"/>
            <w:szCs w:val="22"/>
          </w:rPr>
          <w:t>ies fr</w:t>
        </w:r>
        <w:r w:rsidR="005A2CF5" w:rsidRPr="006F3541" w:rsidDel="00501A9F">
          <w:rPr>
            <w:rFonts w:cs="Calibri"/>
            <w:sz w:val="22"/>
            <w:szCs w:val="22"/>
          </w:rPr>
          <w:t>om CO poisoning</w:t>
        </w:r>
        <w:r w:rsidRPr="006F3541" w:rsidDel="00501A9F">
          <w:rPr>
            <w:rFonts w:cs="Calibri"/>
            <w:sz w:val="22"/>
            <w:szCs w:val="22"/>
          </w:rPr>
          <w:t>.</w:t>
        </w:r>
        <w:r w:rsidRPr="00497314" w:rsidDel="00501A9F">
          <w:rPr>
            <w:rFonts w:cs="Calibri"/>
            <w:rPrChange w:id="342" w:author="Goldschmidt, Michael" w:date="2016-05-19T16:06:00Z">
              <w:rPr>
                <w:rFonts w:cs="Calibri"/>
                <w:spacing w:val="5"/>
              </w:rPr>
            </w:rPrChange>
          </w:rPr>
          <w:t xml:space="preserve"> </w:t>
        </w:r>
        <w:r w:rsidRPr="006F3541" w:rsidDel="00501A9F">
          <w:rPr>
            <w:rFonts w:cs="Calibri"/>
            <w:sz w:val="22"/>
            <w:szCs w:val="22"/>
          </w:rPr>
          <w:t>An</w:t>
        </w:r>
        <w:r w:rsidRPr="00497314" w:rsidDel="00501A9F">
          <w:rPr>
            <w:rFonts w:cs="Calibri"/>
            <w:rPrChange w:id="343" w:author="Goldschmidt, Michael" w:date="2016-05-19T16:06:00Z">
              <w:rPr>
                <w:rFonts w:cs="Calibri"/>
                <w:spacing w:val="5"/>
              </w:rPr>
            </w:rPrChange>
          </w:rPr>
          <w:t xml:space="preserve"> </w:t>
        </w:r>
        <w:r w:rsidRPr="006F3541" w:rsidDel="00501A9F">
          <w:rPr>
            <w:rFonts w:cs="Calibri"/>
            <w:sz w:val="22"/>
            <w:szCs w:val="22"/>
          </w:rPr>
          <w:t>alarm will</w:t>
        </w:r>
        <w:r w:rsidRPr="00497314" w:rsidDel="00501A9F">
          <w:rPr>
            <w:rFonts w:cs="Calibri"/>
            <w:rPrChange w:id="344" w:author="Goldschmidt, Michael" w:date="2016-05-19T16:06:00Z">
              <w:rPr>
                <w:rFonts w:cs="Calibri"/>
                <w:spacing w:val="5"/>
              </w:rPr>
            </w:rPrChange>
          </w:rPr>
          <w:t xml:space="preserve"> </w:t>
        </w:r>
        <w:r w:rsidRPr="006F3541" w:rsidDel="00501A9F">
          <w:rPr>
            <w:rFonts w:cs="Calibri"/>
            <w:sz w:val="22"/>
            <w:szCs w:val="22"/>
          </w:rPr>
          <w:t>ma</w:t>
        </w:r>
        <w:r w:rsidRPr="00497314" w:rsidDel="00501A9F">
          <w:rPr>
            <w:rFonts w:cs="Calibri"/>
            <w:rPrChange w:id="345" w:author="Goldschmidt, Michael" w:date="2016-05-19T16:06:00Z">
              <w:rPr>
                <w:rFonts w:cs="Calibri"/>
                <w:spacing w:val="-8"/>
              </w:rPr>
            </w:rPrChange>
          </w:rPr>
          <w:t>k</w:t>
        </w:r>
        <w:r w:rsidRPr="006F3541" w:rsidDel="00501A9F">
          <w:rPr>
            <w:rFonts w:cs="Calibri"/>
            <w:sz w:val="22"/>
            <w:szCs w:val="22"/>
          </w:rPr>
          <w:t>e</w:t>
        </w:r>
        <w:r w:rsidRPr="00497314" w:rsidDel="00501A9F">
          <w:rPr>
            <w:rFonts w:cs="Calibri"/>
            <w:rPrChange w:id="346" w:author="Goldschmidt, Michael" w:date="2016-05-19T16:06:00Z">
              <w:rPr>
                <w:rFonts w:cs="Calibri"/>
                <w:spacing w:val="5"/>
              </w:rPr>
            </w:rPrChange>
          </w:rPr>
          <w:t xml:space="preserve"> </w:t>
        </w:r>
        <w:r w:rsidRPr="006F3541" w:rsidDel="00501A9F">
          <w:rPr>
            <w:rFonts w:cs="Calibri"/>
            <w:sz w:val="22"/>
            <w:szCs w:val="22"/>
          </w:rPr>
          <w:t>a</w:t>
        </w:r>
        <w:r w:rsidRPr="00497314" w:rsidDel="00501A9F">
          <w:rPr>
            <w:rFonts w:cs="Calibri"/>
            <w:rPrChange w:id="347" w:author="Goldschmidt, Michael" w:date="2016-05-19T16:06:00Z">
              <w:rPr>
                <w:rFonts w:cs="Calibri"/>
                <w:spacing w:val="5"/>
              </w:rPr>
            </w:rPrChange>
          </w:rPr>
          <w:t xml:space="preserve"> </w:t>
        </w:r>
        <w:r w:rsidRPr="006F3541" w:rsidDel="00501A9F">
          <w:rPr>
            <w:rFonts w:cs="Calibri"/>
            <w:sz w:val="22"/>
            <w:szCs w:val="22"/>
          </w:rPr>
          <w:t>loud</w:t>
        </w:r>
        <w:r w:rsidRPr="00497314" w:rsidDel="00501A9F">
          <w:rPr>
            <w:rFonts w:cs="Calibri"/>
            <w:rPrChange w:id="348" w:author="Goldschmidt, Michael" w:date="2016-05-19T16:06:00Z">
              <w:rPr>
                <w:rFonts w:cs="Calibri"/>
                <w:spacing w:val="5"/>
              </w:rPr>
            </w:rPrChange>
          </w:rPr>
          <w:t xml:space="preserve"> </w:t>
        </w:r>
        <w:r w:rsidRPr="006F3541" w:rsidDel="00501A9F">
          <w:rPr>
            <w:rFonts w:cs="Calibri"/>
            <w:sz w:val="22"/>
            <w:szCs w:val="22"/>
          </w:rPr>
          <w:t>noise</w:t>
        </w:r>
        <w:r w:rsidRPr="00497314" w:rsidDel="00501A9F">
          <w:rPr>
            <w:rFonts w:cs="Calibri"/>
            <w:rPrChange w:id="349" w:author="Goldschmidt, Michael" w:date="2016-05-19T16:06:00Z">
              <w:rPr>
                <w:rFonts w:cs="Calibri"/>
                <w:spacing w:val="5"/>
              </w:rPr>
            </w:rPrChange>
          </w:rPr>
          <w:t xml:space="preserve"> </w:t>
        </w:r>
        <w:r w:rsidRPr="006F3541" w:rsidDel="00501A9F">
          <w:rPr>
            <w:rFonts w:cs="Calibri"/>
            <w:sz w:val="22"/>
            <w:szCs w:val="22"/>
          </w:rPr>
          <w:t>if</w:t>
        </w:r>
        <w:r w:rsidRPr="00497314" w:rsidDel="00501A9F">
          <w:rPr>
            <w:rFonts w:cs="Calibri"/>
            <w:rPrChange w:id="350" w:author="Goldschmidt, Michael" w:date="2016-05-19T16:06:00Z">
              <w:rPr>
                <w:rFonts w:cs="Calibri"/>
                <w:spacing w:val="5"/>
              </w:rPr>
            </w:rPrChange>
          </w:rPr>
          <w:t xml:space="preserve"> C</w:t>
        </w:r>
        <w:r w:rsidRPr="006F3541" w:rsidDel="00501A9F">
          <w:rPr>
            <w:rFonts w:cs="Calibri"/>
            <w:sz w:val="22"/>
            <w:szCs w:val="22"/>
          </w:rPr>
          <w:t>O</w:t>
        </w:r>
        <w:r w:rsidRPr="00497314" w:rsidDel="00501A9F">
          <w:rPr>
            <w:rFonts w:cs="Calibri"/>
            <w:rPrChange w:id="351" w:author="Goldschmidt, Michael" w:date="2016-05-19T16:06:00Z">
              <w:rPr>
                <w:rFonts w:cs="Calibri"/>
                <w:spacing w:val="5"/>
              </w:rPr>
            </w:rPrChange>
          </w:rPr>
          <w:t xml:space="preserve"> </w:t>
        </w:r>
        <w:r w:rsidRPr="006F3541" w:rsidDel="00501A9F">
          <w:rPr>
            <w:rFonts w:cs="Calibri"/>
            <w:sz w:val="22"/>
            <w:szCs w:val="22"/>
          </w:rPr>
          <w:t>is</w:t>
        </w:r>
        <w:r w:rsidRPr="00497314" w:rsidDel="00501A9F">
          <w:rPr>
            <w:rFonts w:cs="Calibri"/>
            <w:rPrChange w:id="352" w:author="Goldschmidt, Michael" w:date="2016-05-19T16:06:00Z">
              <w:rPr>
                <w:rFonts w:cs="Calibri"/>
                <w:spacing w:val="5"/>
              </w:rPr>
            </w:rPrChange>
          </w:rPr>
          <w:t xml:space="preserve"> </w:t>
        </w:r>
        <w:r w:rsidRPr="006F3541" w:rsidDel="00501A9F">
          <w:rPr>
            <w:rFonts w:cs="Calibri"/>
            <w:sz w:val="22"/>
            <w:szCs w:val="22"/>
          </w:rPr>
          <w:t>in</w:t>
        </w:r>
        <w:r w:rsidRPr="00497314" w:rsidDel="00501A9F">
          <w:rPr>
            <w:rFonts w:cs="Calibri"/>
            <w:rPrChange w:id="353" w:author="Goldschmidt, Michael" w:date="2016-05-19T16:06:00Z">
              <w:rPr>
                <w:rFonts w:cs="Calibri"/>
                <w:spacing w:val="5"/>
              </w:rPr>
            </w:rPrChange>
          </w:rPr>
          <w:t xml:space="preserve"> </w:t>
        </w:r>
        <w:r w:rsidRPr="006F3541" w:rsidDel="00501A9F">
          <w:rPr>
            <w:rFonts w:cs="Calibri"/>
            <w:sz w:val="22"/>
            <w:szCs w:val="22"/>
          </w:rPr>
          <w:t>the</w:t>
        </w:r>
        <w:r w:rsidRPr="00497314" w:rsidDel="00501A9F">
          <w:rPr>
            <w:rFonts w:cs="Calibri"/>
            <w:rPrChange w:id="354" w:author="Goldschmidt, Michael" w:date="2016-05-19T16:06:00Z">
              <w:rPr>
                <w:rFonts w:cs="Calibri"/>
                <w:spacing w:val="5"/>
              </w:rPr>
            </w:rPrChange>
          </w:rPr>
          <w:t xml:space="preserve"> </w:t>
        </w:r>
        <w:r w:rsidRPr="006F3541" w:rsidDel="00501A9F">
          <w:rPr>
            <w:rFonts w:cs="Calibri"/>
            <w:sz w:val="22"/>
            <w:szCs w:val="22"/>
          </w:rPr>
          <w:t>ai</w:t>
        </w:r>
        <w:r w:rsidRPr="00497314" w:rsidDel="00501A9F">
          <w:rPr>
            <w:rFonts w:cs="Calibri"/>
            <w:rPrChange w:id="355" w:author="Goldschmidt, Michael" w:date="2016-05-19T16:06:00Z">
              <w:rPr>
                <w:rFonts w:cs="Calibri"/>
                <w:spacing w:val="-25"/>
              </w:rPr>
            </w:rPrChange>
          </w:rPr>
          <w:t>r</w:t>
        </w:r>
        <w:r w:rsidRPr="006F3541" w:rsidDel="00501A9F">
          <w:rPr>
            <w:rFonts w:cs="Calibri"/>
            <w:sz w:val="22"/>
            <w:szCs w:val="22"/>
          </w:rPr>
          <w:t>.</w:t>
        </w:r>
        <w:r w:rsidRPr="00497314" w:rsidDel="00501A9F">
          <w:rPr>
            <w:rFonts w:cs="Calibri"/>
            <w:rPrChange w:id="356" w:author="Goldschmidt, Michael" w:date="2016-05-19T16:06:00Z">
              <w:rPr>
                <w:rFonts w:cs="Calibri"/>
                <w:spacing w:val="5"/>
              </w:rPr>
            </w:rPrChange>
          </w:rPr>
          <w:t xml:space="preserve"> </w:t>
        </w:r>
        <w:r w:rsidRPr="006F3541" w:rsidDel="00501A9F">
          <w:rPr>
            <w:rFonts w:cs="Calibri"/>
            <w:sz w:val="22"/>
            <w:szCs w:val="22"/>
          </w:rPr>
          <w:t>If</w:t>
        </w:r>
        <w:r w:rsidRPr="00497314" w:rsidDel="00501A9F">
          <w:rPr>
            <w:rFonts w:cs="Calibri"/>
            <w:rPrChange w:id="357" w:author="Goldschmidt, Michael" w:date="2016-05-19T16:06:00Z">
              <w:rPr>
                <w:rFonts w:cs="Calibri"/>
                <w:spacing w:val="5"/>
              </w:rPr>
            </w:rPrChange>
          </w:rPr>
          <w:t xml:space="preserve"> </w:t>
        </w:r>
        <w:r w:rsidRPr="006F3541" w:rsidDel="00501A9F">
          <w:rPr>
            <w:rFonts w:cs="Calibri"/>
            <w:sz w:val="22"/>
            <w:szCs w:val="22"/>
          </w:rPr>
          <w:t>a</w:t>
        </w:r>
        <w:r w:rsidRPr="00497314" w:rsidDel="00501A9F">
          <w:rPr>
            <w:rFonts w:cs="Calibri"/>
            <w:rPrChange w:id="358" w:author="Goldschmidt, Michael" w:date="2016-05-19T16:06:00Z">
              <w:rPr>
                <w:rFonts w:cs="Calibri"/>
                <w:spacing w:val="5"/>
              </w:rPr>
            </w:rPrChange>
          </w:rPr>
          <w:t xml:space="preserve"> C</w:t>
        </w:r>
        <w:r w:rsidRPr="006F3541" w:rsidDel="00501A9F">
          <w:rPr>
            <w:rFonts w:cs="Calibri"/>
            <w:sz w:val="22"/>
            <w:szCs w:val="22"/>
          </w:rPr>
          <w:t>O</w:t>
        </w:r>
        <w:r w:rsidRPr="00497314" w:rsidDel="00501A9F">
          <w:rPr>
            <w:rFonts w:cs="Calibri"/>
            <w:rPrChange w:id="359" w:author="Goldschmidt, Michael" w:date="2016-05-19T16:06:00Z">
              <w:rPr>
                <w:rFonts w:cs="Calibri"/>
                <w:spacing w:val="5"/>
              </w:rPr>
            </w:rPrChange>
          </w:rPr>
          <w:t xml:space="preserve"> </w:t>
        </w:r>
        <w:r w:rsidRPr="006F3541" w:rsidDel="00501A9F">
          <w:rPr>
            <w:rFonts w:cs="Calibri"/>
            <w:sz w:val="22"/>
            <w:szCs w:val="22"/>
          </w:rPr>
          <w:t xml:space="preserve">alarm </w:t>
        </w:r>
        <w:r w:rsidRPr="006F3541" w:rsidDel="00501A9F">
          <w:rPr>
            <w:sz w:val="22"/>
            <w:szCs w:val="22"/>
          </w:rPr>
          <w:t>sounds,</w:t>
        </w:r>
        <w:r w:rsidRPr="00497314" w:rsidDel="00501A9F">
          <w:rPr>
            <w:rPrChange w:id="360" w:author="Goldschmidt, Michael" w:date="2016-05-19T16:06:00Z">
              <w:rPr>
                <w:spacing w:val="3"/>
              </w:rPr>
            </w:rPrChange>
          </w:rPr>
          <w:t xml:space="preserve"> </w:t>
        </w:r>
        <w:r w:rsidR="0068320A" w:rsidRPr="00497314" w:rsidDel="00501A9F">
          <w:rPr>
            <w:rPrChange w:id="361" w:author="Goldschmidt, Michael" w:date="2016-05-19T16:06:00Z">
              <w:rPr>
                <w:spacing w:val="3"/>
              </w:rPr>
            </w:rPrChange>
          </w:rPr>
          <w:t xml:space="preserve">everyone in the home should </w:t>
        </w:r>
        <w:r w:rsidRPr="00497314" w:rsidDel="00501A9F">
          <w:rPr>
            <w:rPrChange w:id="362" w:author="Goldschmidt, Michael" w:date="2016-05-19T16:06:00Z">
              <w:rPr>
                <w:spacing w:val="-2"/>
              </w:rPr>
            </w:rPrChange>
          </w:rPr>
          <w:t>g</w:t>
        </w:r>
        <w:r w:rsidRPr="006F3541" w:rsidDel="00501A9F">
          <w:rPr>
            <w:sz w:val="22"/>
            <w:szCs w:val="22"/>
          </w:rPr>
          <w:t>o</w:t>
        </w:r>
        <w:r w:rsidRPr="00497314" w:rsidDel="00501A9F">
          <w:rPr>
            <w:rPrChange w:id="363" w:author="Goldschmidt, Michael" w:date="2016-05-19T16:06:00Z">
              <w:rPr>
                <w:spacing w:val="3"/>
              </w:rPr>
            </w:rPrChange>
          </w:rPr>
          <w:t xml:space="preserve"> </w:t>
        </w:r>
        <w:r w:rsidRPr="006F3541" w:rsidDel="00501A9F">
          <w:rPr>
            <w:sz w:val="22"/>
            <w:szCs w:val="22"/>
          </w:rPr>
          <w:t>outside</w:t>
        </w:r>
        <w:r w:rsidRPr="00497314" w:rsidDel="00501A9F">
          <w:rPr>
            <w:rPrChange w:id="364" w:author="Goldschmidt, Michael" w:date="2016-05-19T16:06:00Z">
              <w:rPr>
                <w:spacing w:val="4"/>
              </w:rPr>
            </w:rPrChange>
          </w:rPr>
          <w:t xml:space="preserve"> </w:t>
        </w:r>
        <w:r w:rsidRPr="006F3541" w:rsidDel="00501A9F">
          <w:rPr>
            <w:sz w:val="22"/>
            <w:szCs w:val="22"/>
          </w:rPr>
          <w:t>immedi</w:t>
        </w:r>
        <w:r w:rsidRPr="00497314" w:rsidDel="00501A9F">
          <w:rPr>
            <w:rPrChange w:id="365" w:author="Goldschmidt, Michael" w:date="2016-05-19T16:06:00Z">
              <w:rPr>
                <w:spacing w:val="-3"/>
              </w:rPr>
            </w:rPrChange>
          </w:rPr>
          <w:t>at</w:t>
        </w:r>
        <w:r w:rsidRPr="006F3541" w:rsidDel="00501A9F">
          <w:rPr>
            <w:sz w:val="22"/>
            <w:szCs w:val="22"/>
          </w:rPr>
          <w:t>el</w:t>
        </w:r>
        <w:r w:rsidRPr="00497314" w:rsidDel="00501A9F">
          <w:rPr>
            <w:rPrChange w:id="366" w:author="Goldschmidt, Michael" w:date="2016-05-19T16:06:00Z">
              <w:rPr>
                <w:spacing w:val="-17"/>
              </w:rPr>
            </w:rPrChange>
          </w:rPr>
          <w:t>y</w:t>
        </w:r>
        <w:r w:rsidRPr="006F3541" w:rsidDel="00501A9F">
          <w:rPr>
            <w:sz w:val="22"/>
            <w:szCs w:val="22"/>
          </w:rPr>
          <w:t>.</w:t>
        </w:r>
        <w:r w:rsidRPr="00497314" w:rsidDel="00501A9F">
          <w:rPr>
            <w:rPrChange w:id="367" w:author="Goldschmidt, Michael" w:date="2016-05-19T16:06:00Z">
              <w:rPr>
                <w:spacing w:val="3"/>
              </w:rPr>
            </w:rPrChange>
          </w:rPr>
          <w:t xml:space="preserve"> </w:t>
        </w:r>
        <w:r w:rsidR="0068320A" w:rsidRPr="00497314" w:rsidDel="00501A9F">
          <w:rPr>
            <w:rPrChange w:id="368" w:author="Goldschmidt, Michael" w:date="2016-05-19T16:06:00Z">
              <w:rPr>
                <w:spacing w:val="3"/>
              </w:rPr>
            </w:rPrChange>
          </w:rPr>
          <w:t>Alarms</w:t>
        </w:r>
        <w:r w:rsidRPr="00497314" w:rsidDel="00501A9F">
          <w:rPr>
            <w:rPrChange w:id="369" w:author="Goldschmidt, Michael" w:date="2016-05-19T16:06:00Z">
              <w:rPr>
                <w:spacing w:val="4"/>
              </w:rPr>
            </w:rPrChange>
          </w:rPr>
          <w:t xml:space="preserve"> </w:t>
        </w:r>
        <w:r w:rsidRPr="006F3541" w:rsidDel="00501A9F">
          <w:rPr>
            <w:sz w:val="22"/>
            <w:szCs w:val="22"/>
          </w:rPr>
          <w:t>a</w:t>
        </w:r>
        <w:r w:rsidRPr="00497314" w:rsidDel="00501A9F">
          <w:rPr>
            <w:rPrChange w:id="370" w:author="Goldschmidt, Michael" w:date="2016-05-19T16:06:00Z">
              <w:rPr>
                <w:spacing w:val="-5"/>
              </w:rPr>
            </w:rPrChange>
          </w:rPr>
          <w:t>r</w:t>
        </w:r>
        <w:r w:rsidRPr="006F3541" w:rsidDel="00501A9F">
          <w:rPr>
            <w:sz w:val="22"/>
            <w:szCs w:val="22"/>
          </w:rPr>
          <w:t>e</w:t>
        </w:r>
        <w:r w:rsidRPr="00497314" w:rsidDel="00501A9F">
          <w:rPr>
            <w:rPrChange w:id="371" w:author="Goldschmidt, Michael" w:date="2016-05-19T16:06:00Z">
              <w:rPr>
                <w:spacing w:val="3"/>
              </w:rPr>
            </w:rPrChange>
          </w:rPr>
          <w:t xml:space="preserve"> </w:t>
        </w:r>
        <w:r w:rsidRPr="006F3541" w:rsidDel="00501A9F">
          <w:rPr>
            <w:sz w:val="22"/>
            <w:szCs w:val="22"/>
          </w:rPr>
          <w:t>plug</w:t>
        </w:r>
        <w:r w:rsidRPr="00497314" w:rsidDel="00501A9F">
          <w:rPr>
            <w:rPrChange w:id="372" w:author="Goldschmidt, Michael" w:date="2016-05-19T16:06:00Z">
              <w:rPr>
                <w:spacing w:val="4"/>
              </w:rPr>
            </w:rPrChange>
          </w:rPr>
          <w:t xml:space="preserve"> </w:t>
        </w:r>
        <w:r w:rsidRPr="006F3541" w:rsidDel="00501A9F">
          <w:rPr>
            <w:sz w:val="22"/>
            <w:szCs w:val="22"/>
          </w:rPr>
          <w:t xml:space="preserve">in </w:t>
        </w:r>
        <w:r w:rsidRPr="006F3541" w:rsidDel="00501A9F">
          <w:rPr>
            <w:rFonts w:cs="Calibri"/>
            <w:sz w:val="22"/>
            <w:szCs w:val="22"/>
          </w:rPr>
          <w:t>and</w:t>
        </w:r>
        <w:r w:rsidRPr="00497314" w:rsidDel="00501A9F">
          <w:rPr>
            <w:rFonts w:cs="Calibri"/>
            <w:rPrChange w:id="373" w:author="Goldschmidt, Michael" w:date="2016-05-19T16:06:00Z">
              <w:rPr>
                <w:rFonts w:cs="Calibri"/>
                <w:spacing w:val="3"/>
              </w:rPr>
            </w:rPrChange>
          </w:rPr>
          <w:t xml:space="preserve"> </w:t>
        </w:r>
        <w:r w:rsidRPr="006F3541" w:rsidDel="00501A9F">
          <w:rPr>
            <w:rFonts w:cs="Calibri"/>
            <w:sz w:val="22"/>
            <w:szCs w:val="22"/>
          </w:rPr>
          <w:t>b</w:t>
        </w:r>
        <w:r w:rsidRPr="00497314" w:rsidDel="00501A9F">
          <w:rPr>
            <w:rFonts w:cs="Calibri"/>
            <w:rPrChange w:id="374" w:author="Goldschmidt, Michael" w:date="2016-05-19T16:06:00Z">
              <w:rPr>
                <w:rFonts w:cs="Calibri"/>
                <w:spacing w:val="-3"/>
              </w:rPr>
            </w:rPrChange>
          </w:rPr>
          <w:t>a</w:t>
        </w:r>
        <w:r w:rsidRPr="006F3541" w:rsidDel="00501A9F">
          <w:rPr>
            <w:rFonts w:cs="Calibri"/>
            <w:sz w:val="22"/>
            <w:szCs w:val="22"/>
          </w:rPr>
          <w:t>t</w:t>
        </w:r>
        <w:r w:rsidRPr="00497314" w:rsidDel="00501A9F">
          <w:rPr>
            <w:rFonts w:cs="Calibri"/>
            <w:rPrChange w:id="375" w:author="Goldschmidt, Michael" w:date="2016-05-19T16:06:00Z">
              <w:rPr>
                <w:rFonts w:cs="Calibri"/>
                <w:spacing w:val="-4"/>
              </w:rPr>
            </w:rPrChange>
          </w:rPr>
          <w:t>t</w:t>
        </w:r>
        <w:r w:rsidRPr="006F3541" w:rsidDel="00501A9F">
          <w:rPr>
            <w:rFonts w:cs="Calibri"/>
            <w:sz w:val="22"/>
            <w:szCs w:val="22"/>
          </w:rPr>
          <w:t>e</w:t>
        </w:r>
        <w:r w:rsidRPr="00497314" w:rsidDel="00501A9F">
          <w:rPr>
            <w:rFonts w:cs="Calibri"/>
            <w:rPrChange w:id="376" w:author="Goldschmidt, Michael" w:date="2016-05-19T16:06:00Z">
              <w:rPr>
                <w:rFonts w:cs="Calibri"/>
                <w:spacing w:val="1"/>
              </w:rPr>
            </w:rPrChange>
          </w:rPr>
          <w:t>r</w:t>
        </w:r>
        <w:r w:rsidRPr="006F3541" w:rsidDel="00501A9F">
          <w:rPr>
            <w:rFonts w:cs="Calibri"/>
            <w:sz w:val="22"/>
            <w:szCs w:val="22"/>
          </w:rPr>
          <w:t>y</w:t>
        </w:r>
        <w:r w:rsidRPr="00497314" w:rsidDel="00501A9F">
          <w:rPr>
            <w:rFonts w:cs="Calibri"/>
            <w:rPrChange w:id="377" w:author="Goldschmidt, Michael" w:date="2016-05-19T16:06:00Z">
              <w:rPr>
                <w:rFonts w:cs="Calibri"/>
                <w:spacing w:val="4"/>
              </w:rPr>
            </w:rPrChange>
          </w:rPr>
          <w:t xml:space="preserve"> </w:t>
        </w:r>
        <w:r w:rsidRPr="006F3541" w:rsidDel="00501A9F">
          <w:rPr>
            <w:rFonts w:cs="Calibri"/>
            <w:sz w:val="22"/>
            <w:szCs w:val="22"/>
          </w:rPr>
          <w:t>ope</w:t>
        </w:r>
        <w:r w:rsidRPr="00497314" w:rsidDel="00501A9F">
          <w:rPr>
            <w:rFonts w:cs="Calibri"/>
            <w:rPrChange w:id="378" w:author="Goldschmidt, Michael" w:date="2016-05-19T16:06:00Z">
              <w:rPr>
                <w:rFonts w:cs="Calibri"/>
                <w:spacing w:val="-5"/>
              </w:rPr>
            </w:rPrChange>
          </w:rPr>
          <w:t>rat</w:t>
        </w:r>
        <w:r w:rsidRPr="006F3541" w:rsidDel="00501A9F">
          <w:rPr>
            <w:rFonts w:cs="Calibri"/>
            <w:sz w:val="22"/>
            <w:szCs w:val="22"/>
          </w:rPr>
          <w:t>ed</w:t>
        </w:r>
        <w:r w:rsidRPr="00497314" w:rsidDel="00501A9F">
          <w:rPr>
            <w:rFonts w:cs="Calibri"/>
            <w:rPrChange w:id="379" w:author="Goldschmidt, Michael" w:date="2016-05-19T16:06:00Z">
              <w:rPr>
                <w:rFonts w:cs="Calibri"/>
                <w:spacing w:val="4"/>
              </w:rPr>
            </w:rPrChange>
          </w:rPr>
          <w:t xml:space="preserve"> </w:t>
        </w:r>
        <w:r w:rsidR="0068320A" w:rsidRPr="00497314" w:rsidDel="00501A9F">
          <w:rPr>
            <w:rFonts w:cs="Calibri"/>
            <w:rPrChange w:id="380" w:author="Goldschmidt, Michael" w:date="2016-05-19T16:06:00Z">
              <w:rPr>
                <w:rFonts w:cs="Calibri"/>
                <w:spacing w:val="4"/>
              </w:rPr>
            </w:rPrChange>
          </w:rPr>
          <w:t>and can be purchased</w:t>
        </w:r>
        <w:r w:rsidRPr="006F3541" w:rsidDel="00501A9F">
          <w:rPr>
            <w:rFonts w:cs="Calibri"/>
            <w:sz w:val="22"/>
            <w:szCs w:val="22"/>
          </w:rPr>
          <w:t xml:space="preserve"> </w:t>
        </w:r>
        <w:r w:rsidRPr="006F3541" w:rsidDel="00501A9F">
          <w:rPr>
            <w:sz w:val="22"/>
            <w:szCs w:val="22"/>
          </w:rPr>
          <w:t>online</w:t>
        </w:r>
        <w:r w:rsidRPr="00497314" w:rsidDel="00501A9F">
          <w:rPr>
            <w:rPrChange w:id="381" w:author="Goldschmidt, Michael" w:date="2016-05-19T16:06:00Z">
              <w:rPr>
                <w:spacing w:val="2"/>
              </w:rPr>
            </w:rPrChange>
          </w:rPr>
          <w:t xml:space="preserve"> </w:t>
        </w:r>
        <w:r w:rsidRPr="006F3541" w:rsidDel="00501A9F">
          <w:rPr>
            <w:sz w:val="22"/>
            <w:szCs w:val="22"/>
          </w:rPr>
          <w:t>or</w:t>
        </w:r>
        <w:r w:rsidRPr="00497314" w:rsidDel="00501A9F">
          <w:rPr>
            <w:rPrChange w:id="382" w:author="Goldschmidt, Michael" w:date="2016-05-19T16:06:00Z">
              <w:rPr>
                <w:spacing w:val="3"/>
              </w:rPr>
            </w:rPrChange>
          </w:rPr>
          <w:t xml:space="preserve"> a</w:t>
        </w:r>
        <w:r w:rsidRPr="006F3541" w:rsidDel="00501A9F">
          <w:rPr>
            <w:sz w:val="22"/>
            <w:szCs w:val="22"/>
          </w:rPr>
          <w:t>t</w:t>
        </w:r>
        <w:r w:rsidRPr="00497314" w:rsidDel="00501A9F">
          <w:rPr>
            <w:rPrChange w:id="383" w:author="Goldschmidt, Michael" w:date="2016-05-19T16:06:00Z">
              <w:rPr>
                <w:spacing w:val="3"/>
              </w:rPr>
            </w:rPrChange>
          </w:rPr>
          <w:t xml:space="preserve"> </w:t>
        </w:r>
        <w:r w:rsidRPr="006F3541" w:rsidDel="00501A9F">
          <w:rPr>
            <w:sz w:val="22"/>
            <w:szCs w:val="22"/>
          </w:rPr>
          <w:t>a</w:t>
        </w:r>
        <w:r w:rsidRPr="00497314" w:rsidDel="00501A9F">
          <w:rPr>
            <w:rPrChange w:id="384" w:author="Goldschmidt, Michael" w:date="2016-05-19T16:06:00Z">
              <w:rPr>
                <w:spacing w:val="3"/>
              </w:rPr>
            </w:rPrChange>
          </w:rPr>
          <w:t xml:space="preserve"> </w:t>
        </w:r>
        <w:r w:rsidRPr="006F3541" w:rsidDel="00501A9F">
          <w:rPr>
            <w:sz w:val="22"/>
            <w:szCs w:val="22"/>
          </w:rPr>
          <w:t>home</w:t>
        </w:r>
        <w:r w:rsidRPr="00497314" w:rsidDel="00501A9F">
          <w:rPr>
            <w:rPrChange w:id="385" w:author="Goldschmidt, Michael" w:date="2016-05-19T16:06:00Z">
              <w:rPr>
                <w:spacing w:val="3"/>
              </w:rPr>
            </w:rPrChange>
          </w:rPr>
          <w:t xml:space="preserve"> </w:t>
        </w:r>
        <w:r w:rsidRPr="006F3541" w:rsidDel="00501A9F">
          <w:rPr>
            <w:sz w:val="22"/>
            <w:szCs w:val="22"/>
          </w:rPr>
          <w:t>imp</w:t>
        </w:r>
        <w:r w:rsidRPr="00497314" w:rsidDel="00501A9F">
          <w:rPr>
            <w:rPrChange w:id="386" w:author="Goldschmidt, Michael" w:date="2016-05-19T16:06:00Z">
              <w:rPr>
                <w:spacing w:val="-4"/>
              </w:rPr>
            </w:rPrChange>
          </w:rPr>
          <w:t>rov</w:t>
        </w:r>
        <w:r w:rsidRPr="006F3541" w:rsidDel="00501A9F">
          <w:rPr>
            <w:sz w:val="22"/>
            <w:szCs w:val="22"/>
          </w:rPr>
          <w:t>eme</w:t>
        </w:r>
        <w:r w:rsidRPr="00497314" w:rsidDel="00501A9F">
          <w:rPr>
            <w:rPrChange w:id="387" w:author="Goldschmidt, Michael" w:date="2016-05-19T16:06:00Z">
              <w:rPr>
                <w:spacing w:val="-3"/>
              </w:rPr>
            </w:rPrChange>
          </w:rPr>
          <w:t>n</w:t>
        </w:r>
        <w:r w:rsidRPr="006F3541" w:rsidDel="00501A9F">
          <w:rPr>
            <w:sz w:val="22"/>
            <w:szCs w:val="22"/>
          </w:rPr>
          <w:t>t</w:t>
        </w:r>
        <w:r w:rsidRPr="00497314" w:rsidDel="00501A9F">
          <w:rPr>
            <w:rPrChange w:id="388" w:author="Goldschmidt, Michael" w:date="2016-05-19T16:06:00Z">
              <w:rPr>
                <w:spacing w:val="3"/>
              </w:rPr>
            </w:rPrChange>
          </w:rPr>
          <w:t xml:space="preserve"> </w:t>
        </w:r>
        <w:r w:rsidRPr="006F3541" w:rsidDel="00501A9F">
          <w:rPr>
            <w:sz w:val="22"/>
            <w:szCs w:val="22"/>
          </w:rPr>
          <w:t>or</w:t>
        </w:r>
        <w:r w:rsidRPr="00497314" w:rsidDel="00501A9F">
          <w:rPr>
            <w:rPrChange w:id="389" w:author="Goldschmidt, Michael" w:date="2016-05-19T16:06:00Z">
              <w:rPr>
                <w:spacing w:val="3"/>
              </w:rPr>
            </w:rPrChange>
          </w:rPr>
          <w:t xml:space="preserve"> </w:t>
        </w:r>
        <w:r w:rsidRPr="006F3541" w:rsidDel="00501A9F">
          <w:rPr>
            <w:sz w:val="22"/>
            <w:szCs w:val="22"/>
          </w:rPr>
          <w:t>ha</w:t>
        </w:r>
        <w:r w:rsidRPr="00497314" w:rsidDel="00501A9F">
          <w:rPr>
            <w:rPrChange w:id="390" w:author="Goldschmidt, Michael" w:date="2016-05-19T16:06:00Z">
              <w:rPr>
                <w:spacing w:val="-4"/>
              </w:rPr>
            </w:rPrChange>
          </w:rPr>
          <w:t>r</w:t>
        </w:r>
        <w:r w:rsidRPr="006F3541" w:rsidDel="00501A9F">
          <w:rPr>
            <w:sz w:val="22"/>
            <w:szCs w:val="22"/>
          </w:rPr>
          <w:t>d</w:t>
        </w:r>
        <w:r w:rsidRPr="00497314" w:rsidDel="00501A9F">
          <w:rPr>
            <w:rPrChange w:id="391" w:author="Goldschmidt, Michael" w:date="2016-05-19T16:06:00Z">
              <w:rPr>
                <w:spacing w:val="-3"/>
              </w:rPr>
            </w:rPrChange>
          </w:rPr>
          <w:t>w</w:t>
        </w:r>
        <w:r w:rsidRPr="006F3541" w:rsidDel="00501A9F">
          <w:rPr>
            <w:sz w:val="22"/>
            <w:szCs w:val="22"/>
          </w:rPr>
          <w:t>a</w:t>
        </w:r>
        <w:r w:rsidRPr="00497314" w:rsidDel="00501A9F">
          <w:rPr>
            <w:rPrChange w:id="392" w:author="Goldschmidt, Michael" w:date="2016-05-19T16:06:00Z">
              <w:rPr>
                <w:spacing w:val="-5"/>
              </w:rPr>
            </w:rPrChange>
          </w:rPr>
          <w:t>r</w:t>
        </w:r>
        <w:r w:rsidRPr="006F3541" w:rsidDel="00501A9F">
          <w:rPr>
            <w:sz w:val="22"/>
            <w:szCs w:val="22"/>
          </w:rPr>
          <w:t>e</w:t>
        </w:r>
        <w:r w:rsidRPr="00497314" w:rsidDel="00501A9F">
          <w:rPr>
            <w:rPrChange w:id="393" w:author="Goldschmidt, Michael" w:date="2016-05-19T16:06:00Z">
              <w:rPr>
                <w:spacing w:val="3"/>
              </w:rPr>
            </w:rPrChange>
          </w:rPr>
          <w:t xml:space="preserve"> st</w:t>
        </w:r>
        <w:r w:rsidRPr="006F3541" w:rsidDel="00501A9F">
          <w:rPr>
            <w:sz w:val="22"/>
            <w:szCs w:val="22"/>
          </w:rPr>
          <w:t>o</w:t>
        </w:r>
        <w:r w:rsidRPr="00497314" w:rsidDel="00501A9F">
          <w:rPr>
            <w:rPrChange w:id="394" w:author="Goldschmidt, Michael" w:date="2016-05-19T16:06:00Z">
              <w:rPr>
                <w:spacing w:val="-5"/>
              </w:rPr>
            </w:rPrChange>
          </w:rPr>
          <w:t>r</w:t>
        </w:r>
        <w:r w:rsidRPr="006F3541" w:rsidDel="00501A9F">
          <w:rPr>
            <w:sz w:val="22"/>
            <w:szCs w:val="22"/>
          </w:rPr>
          <w:t xml:space="preserve">e. </w:t>
        </w:r>
      </w:moveFrom>
    </w:p>
    <w:moveFromRangeEnd w:id="330"/>
    <w:p w:rsidR="00F629AB" w:rsidRPr="006F3541" w:rsidRDefault="005A2CF5" w:rsidP="00155BFF">
      <w:pPr>
        <w:ind w:left="117"/>
        <w:contextualSpacing/>
      </w:pPr>
      <w:r w:rsidRPr="006F3541">
        <w:rPr>
          <w:rStyle w:val="CommentReference"/>
        </w:rPr>
        <w:commentReference w:id="395"/>
      </w:r>
    </w:p>
    <w:p w:rsidR="00B55476" w:rsidRPr="006F3541" w:rsidRDefault="00CF12FA" w:rsidP="00155BFF">
      <w:pPr>
        <w:pStyle w:val="BodyText"/>
        <w:ind w:left="117" w:right="503"/>
        <w:contextualSpacing/>
        <w:rPr>
          <w:sz w:val="22"/>
          <w:szCs w:val="22"/>
        </w:rPr>
      </w:pPr>
      <w:r w:rsidRPr="006F3541">
        <w:rPr>
          <w:noProof/>
          <w:sz w:val="22"/>
          <w:szCs w:val="22"/>
        </w:rPr>
        <mc:AlternateContent>
          <mc:Choice Requires="wps">
            <w:drawing>
              <wp:anchor distT="0" distB="0" distL="114300" distR="114300" simplePos="0" relativeHeight="251668480" behindDoc="1" locked="0" layoutInCell="1" allowOverlap="1" wp14:anchorId="445B2CDA" wp14:editId="78D47F88">
                <wp:simplePos x="0" y="0"/>
                <wp:positionH relativeFrom="column">
                  <wp:posOffset>-104140</wp:posOffset>
                </wp:positionH>
                <wp:positionV relativeFrom="paragraph">
                  <wp:posOffset>635</wp:posOffset>
                </wp:positionV>
                <wp:extent cx="5057775" cy="1200150"/>
                <wp:effectExtent l="0" t="0" r="9525" b="0"/>
                <wp:wrapNone/>
                <wp:docPr id="3" name="Rectangle 3"/>
                <wp:cNvGraphicFramePr/>
                <a:graphic xmlns:a="http://schemas.openxmlformats.org/drawingml/2006/main">
                  <a:graphicData uri="http://schemas.microsoft.com/office/word/2010/wordprocessingShape">
                    <wps:wsp>
                      <wps:cNvSpPr/>
                      <wps:spPr>
                        <a:xfrm>
                          <a:off x="0" y="0"/>
                          <a:ext cx="5057775" cy="12001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6" style="position:absolute;margin-left:-8.2pt;margin-top:.05pt;width:398.25pt;height:94.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" fillcolor="#f2f2f2 [3052]" stroked="f" strokeweight="2pt"/>
            </w:pict>
          </mc:Fallback>
        </mc:AlternateContent>
      </w:r>
      <w:r w:rsidR="00BC4489" w:rsidRPr="007D5CB4">
        <w:rPr>
          <w:noProof/>
          <w:sz w:val="22"/>
          <w:szCs w:val="22"/>
        </w:rPr>
        <w:drawing>
          <wp:anchor distT="0" distB="0" distL="114300" distR="114300" simplePos="0" relativeHeight="251663360" behindDoc="1" locked="0" layoutInCell="1" allowOverlap="1" wp14:anchorId="0190C11F" wp14:editId="294D6E19">
            <wp:simplePos x="0" y="0"/>
            <wp:positionH relativeFrom="column">
              <wp:posOffset>76200</wp:posOffset>
            </wp:positionH>
            <wp:positionV relativeFrom="paragraph">
              <wp:posOffset>-3810</wp:posOffset>
            </wp:positionV>
            <wp:extent cx="1823085" cy="1200150"/>
            <wp:effectExtent l="0" t="0" r="5715" b="0"/>
            <wp:wrapThrough wrapText="bothSides">
              <wp:wrapPolygon edited="0">
                <wp:start x="0" y="0"/>
                <wp:lineTo x="0" y="21257"/>
                <wp:lineTo x="21442" y="21257"/>
                <wp:lineTo x="2144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308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7314" w:rsidRPr="00497314" w:rsidRDefault="00497314" w:rsidP="00497314">
      <w:pPr>
        <w:pStyle w:val="BodyText"/>
        <w:ind w:left="117" w:right="503"/>
        <w:contextualSpacing/>
        <w:jc w:val="center"/>
        <w:rPr>
          <w:ins w:id="396" w:author="Goldschmidt, Michael" w:date="2016-05-19T16:02:00Z"/>
          <w:rFonts w:asciiTheme="minorHAnsi" w:hAnsiTheme="minorHAnsi"/>
          <w:b/>
          <w:color w:val="0079C1"/>
          <w:sz w:val="36"/>
          <w:szCs w:val="36"/>
        </w:rPr>
      </w:pPr>
      <w:ins w:id="397" w:author="Goldschmidt, Michael" w:date="2016-05-19T16:02:00Z">
        <w:r w:rsidRPr="00497314">
          <w:rPr>
            <w:rFonts w:asciiTheme="minorHAnsi" w:hAnsiTheme="minorHAnsi" w:cs="Arial"/>
            <w:b/>
            <w:color w:val="0079C1"/>
            <w:sz w:val="36"/>
            <w:szCs w:val="36"/>
          </w:rPr>
          <w:t xml:space="preserve">What can you do </w:t>
        </w:r>
        <w:r w:rsidRPr="00497314">
          <w:rPr>
            <w:rFonts w:asciiTheme="minorHAnsi" w:hAnsiTheme="minorHAnsi"/>
            <w:b/>
            <w:color w:val="0079C1"/>
            <w:sz w:val="36"/>
            <w:szCs w:val="36"/>
          </w:rPr>
          <w:t xml:space="preserve">to help the </w:t>
        </w:r>
        <w:proofErr w:type="gramStart"/>
        <w:r w:rsidRPr="00497314">
          <w:rPr>
            <w:rFonts w:asciiTheme="minorHAnsi" w:hAnsiTheme="minorHAnsi"/>
            <w:b/>
            <w:color w:val="0079C1"/>
            <w:sz w:val="36"/>
            <w:szCs w:val="36"/>
          </w:rPr>
          <w:t>families</w:t>
        </w:r>
        <w:proofErr w:type="gramEnd"/>
        <w:r w:rsidRPr="00497314">
          <w:rPr>
            <w:rFonts w:asciiTheme="minorHAnsi" w:hAnsiTheme="minorHAnsi"/>
            <w:b/>
            <w:color w:val="0079C1"/>
            <w:sz w:val="36"/>
            <w:szCs w:val="36"/>
          </w:rPr>
          <w:t xml:space="preserve"> </w:t>
        </w:r>
      </w:ins>
    </w:p>
    <w:p w:rsidR="00497314" w:rsidRPr="00497314" w:rsidRDefault="00497314" w:rsidP="00497314">
      <w:pPr>
        <w:pStyle w:val="BodyText"/>
        <w:ind w:left="117" w:right="503"/>
        <w:contextualSpacing/>
        <w:jc w:val="center"/>
        <w:rPr>
          <w:ins w:id="398" w:author="Goldschmidt, Michael" w:date="2016-05-19T16:02:00Z"/>
          <w:rFonts w:asciiTheme="minorHAnsi" w:hAnsiTheme="minorHAnsi"/>
          <w:b/>
          <w:color w:val="0079C1"/>
          <w:sz w:val="36"/>
          <w:szCs w:val="36"/>
        </w:rPr>
      </w:pPr>
      <w:proofErr w:type="gramStart"/>
      <w:ins w:id="399" w:author="Goldschmidt, Michael" w:date="2016-05-19T16:02:00Z">
        <w:r w:rsidRPr="00497314">
          <w:rPr>
            <w:rFonts w:asciiTheme="minorHAnsi" w:hAnsiTheme="minorHAnsi"/>
            <w:b/>
            <w:color w:val="0079C1"/>
            <w:sz w:val="36"/>
            <w:szCs w:val="36"/>
          </w:rPr>
          <w:t>and</w:t>
        </w:r>
        <w:proofErr w:type="gramEnd"/>
        <w:r w:rsidRPr="00497314">
          <w:rPr>
            <w:rFonts w:asciiTheme="minorHAnsi" w:hAnsiTheme="minorHAnsi"/>
            <w:b/>
            <w:color w:val="0079C1"/>
            <w:sz w:val="36"/>
            <w:szCs w:val="36"/>
          </w:rPr>
          <w:t xml:space="preserve"> communities you serve?</w:t>
        </w:r>
      </w:ins>
    </w:p>
    <w:p w:rsidR="007575D3" w:rsidRPr="00497314" w:rsidDel="00497314" w:rsidRDefault="007575D3" w:rsidP="007575D3">
      <w:pPr>
        <w:pStyle w:val="BodyText"/>
        <w:ind w:left="117" w:right="503"/>
        <w:contextualSpacing/>
        <w:jc w:val="center"/>
        <w:rPr>
          <w:del w:id="400" w:author="Goldschmidt, Michael" w:date="2016-05-19T16:02:00Z"/>
          <w:rFonts w:ascii="Arial" w:hAnsi="Arial" w:cs="Arial"/>
          <w:b/>
          <w:color w:val="0079C1"/>
          <w:sz w:val="52"/>
          <w:szCs w:val="52"/>
        </w:rPr>
      </w:pPr>
      <w:del w:id="401" w:author="Goldschmidt, Michael" w:date="2016-05-19T16:02:00Z">
        <w:r w:rsidRPr="00497314" w:rsidDel="00497314">
          <w:rPr>
            <w:rFonts w:ascii="Arial" w:hAnsi="Arial" w:cs="Arial"/>
            <w:b/>
            <w:color w:val="0079C1"/>
            <w:sz w:val="52"/>
            <w:szCs w:val="52"/>
          </w:rPr>
          <w:delText>WHAT CAN YOU DO</w:delText>
        </w:r>
        <w:r w:rsidR="00442B2C" w:rsidRPr="00497314" w:rsidDel="00497314">
          <w:rPr>
            <w:rFonts w:ascii="Arial" w:hAnsi="Arial" w:cs="Arial"/>
            <w:b/>
            <w:color w:val="0079C1"/>
            <w:sz w:val="52"/>
            <w:szCs w:val="52"/>
          </w:rPr>
          <w:delText>,</w:delText>
        </w:r>
      </w:del>
    </w:p>
    <w:p w:rsidR="00BC4489" w:rsidRPr="00497314" w:rsidDel="00497314" w:rsidRDefault="00442B2C" w:rsidP="007575D3">
      <w:pPr>
        <w:pStyle w:val="BodyText"/>
        <w:ind w:left="117" w:right="503"/>
        <w:contextualSpacing/>
        <w:jc w:val="center"/>
        <w:rPr>
          <w:del w:id="402" w:author="Goldschmidt, Michael" w:date="2016-05-19T16:02:00Z"/>
          <w:sz w:val="16"/>
          <w:szCs w:val="16"/>
        </w:rPr>
      </w:pPr>
      <w:del w:id="403" w:author="Goldschmidt, Michael" w:date="2016-05-19T16:02:00Z">
        <w:r w:rsidRPr="00497314" w:rsidDel="00497314">
          <w:rPr>
            <w:rFonts w:ascii="Arial" w:hAnsi="Arial" w:cs="Arial"/>
            <w:b/>
            <w:color w:val="0079C1"/>
            <w:sz w:val="28"/>
            <w:szCs w:val="28"/>
          </w:rPr>
          <w:delText>to help the families and communities you serve:</w:delText>
        </w:r>
      </w:del>
    </w:p>
    <w:p w:rsidR="00B55476" w:rsidRPr="00497314" w:rsidRDefault="007575D3" w:rsidP="007575D3">
      <w:pPr>
        <w:pStyle w:val="BodyText"/>
        <w:ind w:left="117" w:right="503"/>
        <w:contextualSpacing/>
        <w:jc w:val="center"/>
        <w:rPr>
          <w:i/>
          <w:color w:val="0079C1"/>
          <w:sz w:val="36"/>
          <w:szCs w:val="36"/>
        </w:rPr>
      </w:pPr>
      <w:r w:rsidRPr="00497314">
        <w:rPr>
          <w:i/>
          <w:color w:val="0079C1"/>
          <w:sz w:val="36"/>
          <w:szCs w:val="36"/>
        </w:rPr>
        <w:t>Actions for Living in a Healthy Home</w:t>
      </w:r>
    </w:p>
    <w:p w:rsidR="00EF2AE1" w:rsidRPr="00497314" w:rsidRDefault="00EF2AE1" w:rsidP="00155BFF">
      <w:pPr>
        <w:pStyle w:val="BodyText"/>
        <w:ind w:left="117" w:right="503"/>
        <w:contextualSpacing/>
        <w:rPr>
          <w:rFonts w:ascii="Arial" w:hAnsi="Arial" w:cs="Arial"/>
          <w:color w:val="0079C1"/>
          <w:sz w:val="26"/>
          <w:szCs w:val="26"/>
        </w:rPr>
      </w:pPr>
    </w:p>
    <w:p w:rsidR="00412E6B" w:rsidRPr="00497314" w:rsidRDefault="00412E6B" w:rsidP="00412E6B">
      <w:pPr>
        <w:pStyle w:val="Heading5"/>
        <w:spacing w:before="51"/>
        <w:ind w:left="0" w:right="2102"/>
        <w:jc w:val="center"/>
        <w:rPr>
          <w:rFonts w:eastAsia="Calibri" w:cs="Arial"/>
          <w:color w:val="0079C1"/>
        </w:rPr>
      </w:pPr>
    </w:p>
    <w:p w:rsidR="00412E6B" w:rsidRDefault="0068320A" w:rsidP="005A70DA">
      <w:pPr>
        <w:pStyle w:val="Heading5"/>
        <w:spacing w:before="51"/>
        <w:ind w:left="0" w:right="2102"/>
        <w:contextualSpacing/>
        <w:rPr>
          <w:ins w:id="404" w:author="Goldschmidt, Michael" w:date="2016-05-19T16:18:00Z"/>
          <w:color w:val="0079C1"/>
        </w:rPr>
      </w:pPr>
      <w:r w:rsidRPr="00497314">
        <w:rPr>
          <w:color w:val="0079C1"/>
        </w:rPr>
        <w:t>Family Health and Safety</w:t>
      </w:r>
    </w:p>
    <w:p w:rsidR="00BC3230" w:rsidRPr="00BC3230" w:rsidRDefault="00BC3230" w:rsidP="005A70DA">
      <w:pPr>
        <w:pStyle w:val="Heading5"/>
        <w:spacing w:before="51"/>
        <w:ind w:left="0" w:right="2102"/>
        <w:contextualSpacing/>
        <w:rPr>
          <w:rFonts w:asciiTheme="minorHAnsi" w:hAnsiTheme="minorHAnsi"/>
          <w:sz w:val="20"/>
          <w:szCs w:val="20"/>
          <w:rPrChange w:id="405" w:author="Goldschmidt, Michael" w:date="2016-05-19T16:18:00Z">
            <w:rPr/>
          </w:rPrChange>
        </w:rPr>
      </w:pPr>
    </w:p>
    <w:p w:rsidR="0068320A" w:rsidRDefault="0068320A" w:rsidP="0068320A">
      <w:pPr>
        <w:pStyle w:val="BodyText"/>
        <w:tabs>
          <w:tab w:val="left" w:pos="90"/>
        </w:tabs>
        <w:spacing w:before="82"/>
        <w:ind w:left="90" w:right="115"/>
        <w:contextualSpacing/>
        <w:rPr>
          <w:ins w:id="406" w:author="Goldschmidt, Michael" w:date="2016-05-19T16:18:00Z"/>
          <w:rFonts w:cs="Calibri"/>
          <w:sz w:val="22"/>
          <w:szCs w:val="22"/>
        </w:rPr>
      </w:pPr>
      <w:r w:rsidRPr="00497314">
        <w:rPr>
          <w:rFonts w:cs="Calibri"/>
          <w:sz w:val="22"/>
          <w:szCs w:val="22"/>
          <w:rPrChange w:id="407" w:author="Goldschmidt, Michael" w:date="2016-05-19T16:06:00Z">
            <w:rPr>
              <w:rFonts w:cs="Calibri"/>
              <w:spacing w:val="-1"/>
              <w:sz w:val="22"/>
              <w:szCs w:val="22"/>
            </w:rPr>
          </w:rPrChange>
        </w:rPr>
        <w:t xml:space="preserve">To ensure safety in a home from the dangers of Carbon Monoxide, it is </w:t>
      </w:r>
      <w:del w:id="408" w:author="Goldschmidt, Michael" w:date="2016-05-19T16:18:00Z">
        <w:r w:rsidRPr="00497314" w:rsidDel="00BC3230">
          <w:rPr>
            <w:rFonts w:cs="Calibri"/>
            <w:sz w:val="22"/>
            <w:szCs w:val="22"/>
            <w:rPrChange w:id="409" w:author="Goldschmidt, Michael" w:date="2016-05-19T16:06:00Z">
              <w:rPr>
                <w:rFonts w:cs="Calibri"/>
                <w:spacing w:val="-1"/>
                <w:sz w:val="22"/>
                <w:szCs w:val="22"/>
              </w:rPr>
            </w:rPrChange>
          </w:rPr>
          <w:delText xml:space="preserve">important </w:delText>
        </w:r>
      </w:del>
      <w:ins w:id="410" w:author="Goldschmidt, Michael" w:date="2016-05-19T16:20:00Z">
        <w:r w:rsidR="00BC3230">
          <w:rPr>
            <w:rFonts w:cs="Calibri"/>
            <w:sz w:val="22"/>
            <w:szCs w:val="22"/>
          </w:rPr>
          <w:t>essential</w:t>
        </w:r>
      </w:ins>
      <w:ins w:id="411" w:author="Goldschmidt, Michael" w:date="2016-05-19T16:18:00Z">
        <w:r w:rsidR="00BC3230" w:rsidRPr="00497314">
          <w:rPr>
            <w:rFonts w:cs="Calibri"/>
            <w:sz w:val="22"/>
            <w:szCs w:val="22"/>
            <w:rPrChange w:id="412" w:author="Goldschmidt, Michael" w:date="2016-05-19T16:06:00Z">
              <w:rPr>
                <w:rFonts w:cs="Calibri"/>
                <w:spacing w:val="-1"/>
                <w:sz w:val="22"/>
                <w:szCs w:val="22"/>
              </w:rPr>
            </w:rPrChange>
          </w:rPr>
          <w:t xml:space="preserve"> </w:t>
        </w:r>
      </w:ins>
      <w:r w:rsidR="005A2CF5" w:rsidRPr="00497314">
        <w:rPr>
          <w:rFonts w:cs="Calibri"/>
          <w:sz w:val="22"/>
          <w:szCs w:val="22"/>
          <w:rPrChange w:id="413" w:author="Goldschmidt, Michael" w:date="2016-05-19T16:06:00Z">
            <w:rPr>
              <w:rFonts w:cs="Calibri"/>
              <w:spacing w:val="-1"/>
              <w:sz w:val="22"/>
              <w:szCs w:val="22"/>
            </w:rPr>
          </w:rPrChange>
        </w:rPr>
        <w:t>to advise families</w:t>
      </w:r>
      <w:ins w:id="414" w:author="Goldschmidt, Michael" w:date="2016-05-19T16:18:00Z">
        <w:r w:rsidR="00BC3230">
          <w:rPr>
            <w:rFonts w:cs="Calibri"/>
            <w:sz w:val="22"/>
            <w:szCs w:val="22"/>
          </w:rPr>
          <w:t xml:space="preserve"> to</w:t>
        </w:r>
      </w:ins>
      <w:r w:rsidR="005A2CF5" w:rsidRPr="00497314">
        <w:rPr>
          <w:rFonts w:cs="Calibri"/>
          <w:sz w:val="22"/>
          <w:szCs w:val="22"/>
          <w:rPrChange w:id="415" w:author="Goldschmidt, Michael" w:date="2016-05-19T16:06:00Z">
            <w:rPr>
              <w:rFonts w:cs="Calibri"/>
              <w:spacing w:val="-1"/>
              <w:sz w:val="22"/>
              <w:szCs w:val="22"/>
            </w:rPr>
          </w:rPrChange>
        </w:rPr>
        <w:t xml:space="preserve">: </w:t>
      </w:r>
    </w:p>
    <w:p w:rsidR="00BC3230" w:rsidRDefault="00BC3230" w:rsidP="0068320A">
      <w:pPr>
        <w:pStyle w:val="BodyText"/>
        <w:tabs>
          <w:tab w:val="left" w:pos="90"/>
        </w:tabs>
        <w:spacing w:before="82"/>
        <w:ind w:left="90" w:right="115"/>
        <w:contextualSpacing/>
        <w:rPr>
          <w:ins w:id="416" w:author="Goldschmidt, Michael" w:date="2016-05-19T16:18:00Z"/>
          <w:rFonts w:cs="Calibri"/>
          <w:sz w:val="22"/>
          <w:szCs w:val="22"/>
        </w:rPr>
      </w:pPr>
    </w:p>
    <w:p w:rsidR="00BC3230" w:rsidRPr="00BC3230" w:rsidRDefault="00BC3230" w:rsidP="0068320A">
      <w:pPr>
        <w:pStyle w:val="BodyText"/>
        <w:tabs>
          <w:tab w:val="left" w:pos="90"/>
        </w:tabs>
        <w:spacing w:before="82"/>
        <w:ind w:left="90" w:right="115"/>
        <w:contextualSpacing/>
        <w:rPr>
          <w:rFonts w:cs="Calibri"/>
          <w:sz w:val="16"/>
          <w:szCs w:val="16"/>
          <w:rPrChange w:id="417" w:author="Goldschmidt, Michael" w:date="2016-05-19T16:18:00Z">
            <w:rPr>
              <w:rFonts w:cs="Calibri"/>
              <w:spacing w:val="-1"/>
              <w:sz w:val="22"/>
              <w:szCs w:val="22"/>
            </w:rPr>
          </w:rPrChange>
        </w:rPr>
        <w:sectPr w:rsidR="00BC3230" w:rsidRPr="00BC3230" w:rsidSect="00557C7B">
          <w:footerReference w:type="default" r:id="rId13"/>
          <w:type w:val="continuous"/>
          <w:pgSz w:w="12240" w:h="15840"/>
          <w:pgMar w:top="640" w:right="600" w:bottom="0" w:left="600" w:header="720" w:footer="720" w:gutter="0"/>
          <w:cols w:space="720"/>
        </w:sectPr>
      </w:pPr>
    </w:p>
    <w:p w:rsidR="0068320A" w:rsidRPr="006F3541" w:rsidDel="00BC3230" w:rsidRDefault="00412E6B">
      <w:pPr>
        <w:pStyle w:val="BodyText"/>
        <w:numPr>
          <w:ilvl w:val="0"/>
          <w:numId w:val="14"/>
        </w:numPr>
        <w:tabs>
          <w:tab w:val="left" w:pos="468"/>
        </w:tabs>
        <w:spacing w:before="82"/>
        <w:ind w:left="468" w:right="115"/>
        <w:contextualSpacing/>
        <w:rPr>
          <w:del w:id="418" w:author="Goldschmidt, Michael" w:date="2016-05-19T16:20:00Z"/>
          <w:sz w:val="22"/>
          <w:szCs w:val="22"/>
        </w:rPr>
      </w:pPr>
      <w:r w:rsidRPr="00BC3230">
        <w:rPr>
          <w:rFonts w:cs="Calibri"/>
          <w:rPrChange w:id="419" w:author="Goldschmidt, Michael" w:date="2016-05-19T16:20:00Z">
            <w:rPr>
              <w:rFonts w:cs="Calibri"/>
              <w:spacing w:val="-1"/>
            </w:rPr>
          </w:rPrChange>
        </w:rPr>
        <w:lastRenderedPageBreak/>
        <w:t xml:space="preserve">Go outside right away if </w:t>
      </w:r>
      <w:r w:rsidR="0068320A" w:rsidRPr="00BC3230">
        <w:rPr>
          <w:rFonts w:cs="Calibri"/>
          <w:rPrChange w:id="420" w:author="Goldschmidt, Michael" w:date="2016-05-19T16:20:00Z">
            <w:rPr>
              <w:rFonts w:cs="Calibri"/>
              <w:spacing w:val="5"/>
            </w:rPr>
          </w:rPrChange>
        </w:rPr>
        <w:t>they</w:t>
      </w:r>
      <w:r w:rsidRPr="00BC3230">
        <w:rPr>
          <w:rFonts w:cs="Calibri"/>
          <w:rPrChange w:id="421" w:author="Goldschmidt, Michael" w:date="2016-05-19T16:20:00Z">
            <w:rPr>
              <w:rFonts w:cs="Calibri"/>
              <w:spacing w:val="5"/>
            </w:rPr>
          </w:rPrChange>
        </w:rPr>
        <w:t xml:space="preserve"> hear a smoke or CO </w:t>
      </w:r>
      <w:r w:rsidRPr="00BC3230">
        <w:rPr>
          <w:rPrChange w:id="422" w:author="Goldschmidt, Michael" w:date="2016-05-19T16:20:00Z">
            <w:rPr>
              <w:spacing w:val="-3"/>
            </w:rPr>
          </w:rPrChange>
        </w:rPr>
        <w:t>alarm</w:t>
      </w:r>
      <w:ins w:id="423" w:author="Goldschmidt, Michael" w:date="2016-05-19T16:18:00Z">
        <w:r w:rsidR="00BC3230" w:rsidRPr="00BC3230">
          <w:t xml:space="preserve"> or</w:t>
        </w:r>
      </w:ins>
      <w:del w:id="424" w:author="Goldschmidt, Michael" w:date="2016-05-19T16:19:00Z">
        <w:r w:rsidRPr="00BC3230" w:rsidDel="00BC3230">
          <w:delText>.</w:delText>
        </w:r>
        <w:r w:rsidR="0068320A" w:rsidRPr="00BC3230" w:rsidDel="00BC3230">
          <w:delText xml:space="preserve"> </w:delText>
        </w:r>
        <w:r w:rsidRPr="00BC3230" w:rsidDel="00BC3230">
          <w:rPr>
            <w:rPrChange w:id="425" w:author="Goldschmidt, Michael" w:date="2016-05-19T16:20:00Z">
              <w:rPr>
                <w:spacing w:val="-1"/>
              </w:rPr>
            </w:rPrChange>
          </w:rPr>
          <w:delText>Go outside right away</w:delText>
        </w:r>
      </w:del>
      <w:r w:rsidRPr="00BC3230">
        <w:rPr>
          <w:rPrChange w:id="426" w:author="Goldschmidt, Michael" w:date="2016-05-19T16:20:00Z">
            <w:rPr>
              <w:spacing w:val="3"/>
            </w:rPr>
          </w:rPrChange>
        </w:rPr>
        <w:t xml:space="preserve"> if </w:t>
      </w:r>
      <w:r w:rsidR="0068320A" w:rsidRPr="00BC3230">
        <w:rPr>
          <w:rPrChange w:id="427" w:author="Goldschmidt, Michael" w:date="2016-05-19T16:20:00Z">
            <w:rPr>
              <w:spacing w:val="3"/>
            </w:rPr>
          </w:rPrChange>
        </w:rPr>
        <w:t>they</w:t>
      </w:r>
      <w:r w:rsidRPr="00BC3230">
        <w:rPr>
          <w:rPrChange w:id="428" w:author="Goldschmidt, Michael" w:date="2016-05-19T16:20:00Z">
            <w:rPr>
              <w:spacing w:val="3"/>
            </w:rPr>
          </w:rPrChange>
        </w:rPr>
        <w:t xml:space="preserve"> smell natural gas.</w:t>
      </w:r>
      <w:r w:rsidR="0068320A" w:rsidRPr="00BC3230">
        <w:t xml:space="preserve"> </w:t>
      </w:r>
      <w:ins w:id="429" w:author="Goldschmidt, Michael" w:date="2016-05-19T16:19:00Z">
        <w:r w:rsidR="00BC3230" w:rsidRPr="00BC3230">
          <w:t>Families should be taught to t</w:t>
        </w:r>
      </w:ins>
      <w:del w:id="430" w:author="Goldschmidt, Michael" w:date="2016-05-19T16:19:00Z">
        <w:r w:rsidRPr="00BC3230" w:rsidDel="00BC3230">
          <w:rPr>
            <w:rPrChange w:id="431" w:author="Goldschmidt, Michael" w:date="2016-05-19T16:20:00Z">
              <w:rPr>
                <w:spacing w:val="-17"/>
              </w:rPr>
            </w:rPrChange>
          </w:rPr>
          <w:delText>T</w:delText>
        </w:r>
      </w:del>
      <w:r w:rsidRPr="00BC3230">
        <w:rPr>
          <w:rPrChange w:id="432" w:author="Goldschmidt, Michael" w:date="2016-05-19T16:20:00Z">
            <w:rPr>
              <w:spacing w:val="-2"/>
            </w:rPr>
          </w:rPrChange>
        </w:rPr>
        <w:t>reat any alarm as an emergency</w:t>
      </w:r>
      <w:ins w:id="433" w:author="Goldschmidt, Michael" w:date="2016-05-19T16:19:00Z">
        <w:r w:rsidR="00BC3230" w:rsidRPr="00BC3230">
          <w:t xml:space="preserve"> and n</w:t>
        </w:r>
      </w:ins>
      <w:del w:id="434" w:author="Goldschmidt, Michael" w:date="2016-05-19T16:19:00Z">
        <w:r w:rsidRPr="00BC3230" w:rsidDel="00BC3230">
          <w:delText>. N</w:delText>
        </w:r>
      </w:del>
      <w:r w:rsidRPr="00BC3230">
        <w:rPr>
          <w:rPrChange w:id="435" w:author="Goldschmidt, Michael" w:date="2016-05-19T16:20:00Z">
            <w:rPr>
              <w:spacing w:val="-2"/>
            </w:rPr>
          </w:rPrChange>
        </w:rPr>
        <w:t>ever ignore it.</w:t>
      </w:r>
    </w:p>
    <w:p w:rsidR="00000000" w:rsidRDefault="00BC3230">
      <w:pPr>
        <w:pStyle w:val="BodyText"/>
        <w:numPr>
          <w:ilvl w:val="0"/>
          <w:numId w:val="14"/>
        </w:numPr>
        <w:tabs>
          <w:tab w:val="left" w:pos="468"/>
        </w:tabs>
        <w:spacing w:before="82"/>
        <w:ind w:left="468" w:right="115"/>
        <w:contextualSpacing/>
        <w:rPr>
          <w:rFonts w:cs="Calibri"/>
          <w:sz w:val="22"/>
          <w:szCs w:val="22"/>
          <w:rPrChange w:id="436" w:author="Goldschmidt, Michael" w:date="2016-05-19T16:20:00Z">
            <w:rPr>
              <w:rFonts w:cs="Calibri"/>
              <w:spacing w:val="-1"/>
              <w:sz w:val="22"/>
              <w:szCs w:val="22"/>
            </w:rPr>
          </w:rPrChange>
        </w:rPr>
        <w:sectPr w:rsidR="00000000" w:rsidSect="00557C7B">
          <w:footerReference w:type="default" r:id="rId14"/>
          <w:type w:val="continuous"/>
          <w:pgSz w:w="12240" w:h="15840"/>
          <w:pgMar w:top="640" w:right="600" w:bottom="0" w:left="600" w:header="720" w:footer="720" w:gutter="0"/>
          <w:cols w:space="720"/>
        </w:sectPr>
      </w:pPr>
      <w:ins w:id="437" w:author="Goldschmidt, Michael" w:date="2016-05-19T16:20:00Z">
        <w:r>
          <w:rPr>
            <w:sz w:val="22"/>
            <w:szCs w:val="22"/>
          </w:rPr>
          <w:t xml:space="preserve"> </w:t>
        </w:r>
      </w:ins>
      <w:del w:id="438" w:author="Goldschmidt, Michael" w:date="2016-05-19T16:20:00Z">
        <w:r w:rsidR="005A2CF5" w:rsidRPr="00BC3230" w:rsidDel="00BC3230">
          <w:rPr>
            <w:sz w:val="22"/>
            <w:szCs w:val="22"/>
            <w:rPrChange w:id="439" w:author="Goldschmidt, Michael" w:date="2016-05-19T16:20:00Z">
              <w:rPr>
                <w:spacing w:val="2"/>
                <w:sz w:val="22"/>
                <w:szCs w:val="22"/>
              </w:rPr>
            </w:rPrChange>
          </w:rPr>
          <w:delText>If necessary</w:delText>
        </w:r>
      </w:del>
      <w:ins w:id="440" w:author="Goldschmidt, Michael" w:date="2016-05-19T16:20:00Z">
        <w:r>
          <w:rPr>
            <w:sz w:val="22"/>
            <w:szCs w:val="22"/>
          </w:rPr>
          <w:t>They should then c</w:t>
        </w:r>
      </w:ins>
      <w:del w:id="441" w:author="Goldschmidt, Michael" w:date="2016-05-19T16:20:00Z">
        <w:r w:rsidR="005A2CF5" w:rsidRPr="00BC3230" w:rsidDel="00BC3230">
          <w:rPr>
            <w:sz w:val="22"/>
            <w:szCs w:val="22"/>
            <w:rPrChange w:id="442" w:author="Goldschmidt, Michael" w:date="2016-05-19T16:20:00Z">
              <w:rPr>
                <w:spacing w:val="2"/>
                <w:sz w:val="22"/>
                <w:szCs w:val="22"/>
              </w:rPr>
            </w:rPrChange>
          </w:rPr>
          <w:delText xml:space="preserve">; </w:delText>
        </w:r>
        <w:r w:rsidR="00412E6B" w:rsidRPr="00BC3230" w:rsidDel="00BC3230">
          <w:rPr>
            <w:sz w:val="22"/>
            <w:szCs w:val="22"/>
            <w:rPrChange w:id="443" w:author="Goldschmidt, Michael" w:date="2016-05-19T16:20:00Z">
              <w:rPr>
                <w:spacing w:val="2"/>
                <w:sz w:val="22"/>
                <w:szCs w:val="22"/>
              </w:rPr>
            </w:rPrChange>
          </w:rPr>
          <w:delText>C</w:delText>
        </w:r>
      </w:del>
      <w:r w:rsidR="00412E6B" w:rsidRPr="00BC3230">
        <w:rPr>
          <w:sz w:val="22"/>
          <w:szCs w:val="22"/>
          <w:rPrChange w:id="444" w:author="Goldschmidt, Michael" w:date="2016-05-19T16:20:00Z">
            <w:rPr>
              <w:spacing w:val="-3"/>
              <w:sz w:val="22"/>
              <w:szCs w:val="22"/>
            </w:rPr>
          </w:rPrChange>
        </w:rPr>
        <w:t xml:space="preserve">all 911 from a phone outside of </w:t>
      </w:r>
      <w:del w:id="445" w:author="Goldschmidt, Michael" w:date="2016-05-19T16:20:00Z">
        <w:r w:rsidR="00412E6B" w:rsidRPr="00BC3230" w:rsidDel="00BC3230">
          <w:rPr>
            <w:sz w:val="22"/>
            <w:szCs w:val="22"/>
            <w:rPrChange w:id="446" w:author="Goldschmidt, Michael" w:date="2016-05-19T16:20:00Z">
              <w:rPr>
                <w:spacing w:val="-3"/>
                <w:sz w:val="22"/>
                <w:szCs w:val="22"/>
              </w:rPr>
            </w:rPrChange>
          </w:rPr>
          <w:delText xml:space="preserve">your </w:delText>
        </w:r>
      </w:del>
      <w:ins w:id="447" w:author="Goldschmidt, Michael" w:date="2016-05-19T16:20:00Z">
        <w:r>
          <w:rPr>
            <w:sz w:val="22"/>
            <w:szCs w:val="22"/>
          </w:rPr>
          <w:t>their</w:t>
        </w:r>
        <w:r w:rsidRPr="00BC3230">
          <w:rPr>
            <w:sz w:val="22"/>
            <w:szCs w:val="22"/>
            <w:rPrChange w:id="448" w:author="Goldschmidt, Michael" w:date="2016-05-19T16:20:00Z">
              <w:rPr>
                <w:spacing w:val="3"/>
                <w:sz w:val="22"/>
                <w:szCs w:val="22"/>
              </w:rPr>
            </w:rPrChange>
          </w:rPr>
          <w:t xml:space="preserve"> </w:t>
        </w:r>
      </w:ins>
      <w:r w:rsidR="00412E6B" w:rsidRPr="00BC3230">
        <w:rPr>
          <w:sz w:val="22"/>
          <w:szCs w:val="22"/>
          <w:rPrChange w:id="449" w:author="Goldschmidt, Michael" w:date="2016-05-19T16:20:00Z">
            <w:rPr>
              <w:spacing w:val="-2"/>
              <w:sz w:val="22"/>
              <w:szCs w:val="22"/>
            </w:rPr>
          </w:rPrChange>
        </w:rPr>
        <w:t>home</w:t>
      </w:r>
      <w:r w:rsidR="0068320A" w:rsidRPr="00BC3230">
        <w:rPr>
          <w:sz w:val="22"/>
          <w:szCs w:val="22"/>
        </w:rPr>
        <w:t xml:space="preserve"> and </w:t>
      </w:r>
      <w:r w:rsidR="005A2CF5" w:rsidRPr="00BC3230">
        <w:rPr>
          <w:sz w:val="22"/>
          <w:szCs w:val="22"/>
        </w:rPr>
        <w:t>seek medical attention as needed.</w:t>
      </w:r>
    </w:p>
    <w:p w:rsidR="004867B2" w:rsidRPr="006F3541" w:rsidRDefault="00412E6B" w:rsidP="004867B2">
      <w:pPr>
        <w:pStyle w:val="BodyText"/>
        <w:numPr>
          <w:ilvl w:val="0"/>
          <w:numId w:val="14"/>
        </w:numPr>
        <w:tabs>
          <w:tab w:val="left" w:pos="468"/>
        </w:tabs>
        <w:spacing w:before="84"/>
        <w:ind w:left="468"/>
        <w:contextualSpacing/>
        <w:rPr>
          <w:rFonts w:cs="Calibri"/>
          <w:sz w:val="22"/>
          <w:szCs w:val="22"/>
        </w:rPr>
      </w:pPr>
      <w:r w:rsidRPr="00497314">
        <w:rPr>
          <w:rFonts w:cs="Calibri"/>
          <w:sz w:val="22"/>
          <w:szCs w:val="22"/>
          <w:rPrChange w:id="450" w:author="Goldschmidt, Michael" w:date="2016-05-19T16:06:00Z">
            <w:rPr>
              <w:rFonts w:cs="Calibri"/>
              <w:spacing w:val="-4"/>
              <w:sz w:val="22"/>
              <w:szCs w:val="22"/>
            </w:rPr>
          </w:rPrChange>
        </w:rPr>
        <w:lastRenderedPageBreak/>
        <w:t>Rea</w:t>
      </w:r>
      <w:r w:rsidRPr="006F3541">
        <w:rPr>
          <w:rFonts w:cs="Calibri"/>
          <w:sz w:val="22"/>
          <w:szCs w:val="22"/>
        </w:rPr>
        <w:t>d</w:t>
      </w:r>
      <w:r w:rsidRPr="00497314">
        <w:rPr>
          <w:rFonts w:cs="Calibri"/>
          <w:sz w:val="22"/>
          <w:szCs w:val="22"/>
          <w:rPrChange w:id="451" w:author="Goldschmidt, Michael" w:date="2016-05-19T16:06:00Z">
            <w:rPr>
              <w:rFonts w:cs="Calibri"/>
              <w:spacing w:val="4"/>
              <w:sz w:val="22"/>
              <w:szCs w:val="22"/>
            </w:rPr>
          </w:rPrChange>
        </w:rPr>
        <w:t xml:space="preserve"> th</w:t>
      </w:r>
      <w:r w:rsidRPr="006F3541">
        <w:rPr>
          <w:rFonts w:cs="Calibri"/>
          <w:sz w:val="22"/>
          <w:szCs w:val="22"/>
        </w:rPr>
        <w:t>e</w:t>
      </w:r>
      <w:r w:rsidRPr="00497314">
        <w:rPr>
          <w:rFonts w:cs="Calibri"/>
          <w:sz w:val="22"/>
          <w:szCs w:val="22"/>
          <w:rPrChange w:id="452" w:author="Goldschmidt, Michael" w:date="2016-05-19T16:06:00Z">
            <w:rPr>
              <w:rFonts w:cs="Calibri"/>
              <w:spacing w:val="5"/>
              <w:sz w:val="22"/>
              <w:szCs w:val="22"/>
            </w:rPr>
          </w:rPrChange>
        </w:rPr>
        <w:t xml:space="preserve"> </w:t>
      </w:r>
      <w:del w:id="453" w:author="Goldschmidt, Michael" w:date="2016-05-19T16:19:00Z">
        <w:r w:rsidRPr="00497314" w:rsidDel="00BC3230">
          <w:rPr>
            <w:rFonts w:cs="Calibri"/>
            <w:sz w:val="22"/>
            <w:szCs w:val="22"/>
            <w:rPrChange w:id="454" w:author="Goldschmidt, Michael" w:date="2016-05-19T16:06:00Z">
              <w:rPr>
                <w:rFonts w:cs="Calibri"/>
                <w:spacing w:val="-3"/>
                <w:sz w:val="22"/>
                <w:szCs w:val="22"/>
              </w:rPr>
            </w:rPrChange>
          </w:rPr>
          <w:delText>owner’</w:delText>
        </w:r>
        <w:r w:rsidRPr="006F3541" w:rsidDel="00BC3230">
          <w:rPr>
            <w:rFonts w:cs="Calibri"/>
            <w:sz w:val="22"/>
            <w:szCs w:val="22"/>
          </w:rPr>
          <w:delText>s</w:delText>
        </w:r>
        <w:r w:rsidRPr="00497314" w:rsidDel="00BC3230">
          <w:rPr>
            <w:rFonts w:cs="Calibri"/>
            <w:sz w:val="22"/>
            <w:szCs w:val="22"/>
            <w:rPrChange w:id="455" w:author="Goldschmidt, Michael" w:date="2016-05-19T16:06:00Z">
              <w:rPr>
                <w:rFonts w:cs="Calibri"/>
                <w:spacing w:val="4"/>
                <w:sz w:val="22"/>
                <w:szCs w:val="22"/>
              </w:rPr>
            </w:rPrChange>
          </w:rPr>
          <w:delText xml:space="preserve"> </w:delText>
        </w:r>
      </w:del>
      <w:r w:rsidRPr="00497314">
        <w:rPr>
          <w:rFonts w:cs="Calibri"/>
          <w:sz w:val="22"/>
          <w:szCs w:val="22"/>
          <w:rPrChange w:id="456" w:author="Goldschmidt, Michael" w:date="2016-05-19T16:06:00Z">
            <w:rPr>
              <w:rFonts w:cs="Calibri"/>
              <w:spacing w:val="-3"/>
              <w:sz w:val="22"/>
              <w:szCs w:val="22"/>
            </w:rPr>
          </w:rPrChange>
        </w:rPr>
        <w:t>manual</w:t>
      </w:r>
      <w:ins w:id="457" w:author="Goldschmidt, Michael" w:date="2016-05-19T16:19:00Z">
        <w:r w:rsidR="00BC3230">
          <w:rPr>
            <w:rFonts w:cs="Calibri"/>
            <w:sz w:val="22"/>
            <w:szCs w:val="22"/>
          </w:rPr>
          <w:t>s</w:t>
        </w:r>
      </w:ins>
      <w:r w:rsidR="004867B2" w:rsidRPr="00497314">
        <w:rPr>
          <w:rFonts w:cs="Calibri"/>
          <w:sz w:val="22"/>
          <w:szCs w:val="22"/>
          <w:rPrChange w:id="458" w:author="Goldschmidt, Michael" w:date="2016-05-19T16:06:00Z">
            <w:rPr>
              <w:rFonts w:cs="Calibri"/>
              <w:spacing w:val="-2"/>
              <w:sz w:val="22"/>
              <w:szCs w:val="22"/>
            </w:rPr>
          </w:rPrChange>
        </w:rPr>
        <w:t xml:space="preserve"> for all appliances and f</w:t>
      </w:r>
      <w:r w:rsidRPr="00497314">
        <w:rPr>
          <w:rFonts w:cs="Calibri"/>
          <w:sz w:val="22"/>
          <w:szCs w:val="22"/>
          <w:rPrChange w:id="459" w:author="Goldschmidt, Michael" w:date="2016-05-19T16:06:00Z">
            <w:rPr>
              <w:rFonts w:cs="Calibri"/>
              <w:spacing w:val="-1"/>
              <w:sz w:val="22"/>
              <w:szCs w:val="22"/>
            </w:rPr>
          </w:rPrChange>
        </w:rPr>
        <w:t>ollo</w:t>
      </w:r>
      <w:r w:rsidRPr="006F3541">
        <w:rPr>
          <w:rFonts w:cs="Calibri"/>
          <w:sz w:val="22"/>
          <w:szCs w:val="22"/>
        </w:rPr>
        <w:t>w</w:t>
      </w:r>
      <w:r w:rsidRPr="00497314">
        <w:rPr>
          <w:rFonts w:cs="Calibri"/>
          <w:sz w:val="22"/>
          <w:szCs w:val="22"/>
          <w:rPrChange w:id="460" w:author="Goldschmidt, Michael" w:date="2016-05-19T16:06:00Z">
            <w:rPr>
              <w:rFonts w:cs="Calibri"/>
              <w:spacing w:val="4"/>
              <w:sz w:val="22"/>
              <w:szCs w:val="22"/>
            </w:rPr>
          </w:rPrChange>
        </w:rPr>
        <w:t xml:space="preserve"> al</w:t>
      </w:r>
      <w:r w:rsidRPr="006F3541">
        <w:rPr>
          <w:rFonts w:cs="Calibri"/>
          <w:sz w:val="22"/>
          <w:szCs w:val="22"/>
        </w:rPr>
        <w:t>l</w:t>
      </w:r>
      <w:r w:rsidRPr="00497314">
        <w:rPr>
          <w:rFonts w:cs="Calibri"/>
          <w:sz w:val="22"/>
          <w:szCs w:val="22"/>
          <w:rPrChange w:id="461" w:author="Goldschmidt, Michael" w:date="2016-05-19T16:06:00Z">
            <w:rPr>
              <w:rFonts w:cs="Calibri"/>
              <w:spacing w:val="5"/>
              <w:sz w:val="22"/>
              <w:szCs w:val="22"/>
            </w:rPr>
          </w:rPrChange>
        </w:rPr>
        <w:t xml:space="preserve"> instruc</w:t>
      </w:r>
      <w:r w:rsidRPr="006F3541">
        <w:rPr>
          <w:rFonts w:cs="Calibri"/>
          <w:sz w:val="22"/>
          <w:szCs w:val="22"/>
        </w:rPr>
        <w:t>t</w:t>
      </w:r>
      <w:r w:rsidRPr="00497314">
        <w:rPr>
          <w:rFonts w:cs="Calibri"/>
          <w:sz w:val="22"/>
          <w:szCs w:val="22"/>
          <w:rPrChange w:id="462" w:author="Goldschmidt, Michael" w:date="2016-05-19T16:06:00Z">
            <w:rPr>
              <w:rFonts w:cs="Calibri"/>
              <w:spacing w:val="-1"/>
              <w:sz w:val="22"/>
              <w:szCs w:val="22"/>
            </w:rPr>
          </w:rPrChange>
        </w:rPr>
        <w:t>ions</w:t>
      </w:r>
      <w:r w:rsidRPr="006F3541">
        <w:rPr>
          <w:rFonts w:cs="Calibri"/>
          <w:sz w:val="22"/>
          <w:szCs w:val="22"/>
        </w:rPr>
        <w:t>.</w:t>
      </w:r>
    </w:p>
    <w:p w:rsidR="00BC3230" w:rsidRDefault="00412E6B" w:rsidP="00E00270">
      <w:pPr>
        <w:pStyle w:val="BodyText"/>
        <w:numPr>
          <w:ilvl w:val="0"/>
          <w:numId w:val="13"/>
        </w:numPr>
        <w:tabs>
          <w:tab w:val="left" w:pos="460"/>
        </w:tabs>
        <w:spacing w:before="2"/>
        <w:ind w:right="169"/>
        <w:contextualSpacing/>
        <w:rPr>
          <w:ins w:id="463" w:author="Goldschmidt, Michael" w:date="2016-05-19T16:21:00Z"/>
          <w:sz w:val="22"/>
          <w:szCs w:val="22"/>
        </w:rPr>
      </w:pPr>
      <w:del w:id="464" w:author="Goldschmidt, Michael" w:date="2016-05-19T16:21:00Z">
        <w:r w:rsidRPr="00497314" w:rsidDel="00BC3230">
          <w:rPr>
            <w:sz w:val="22"/>
            <w:szCs w:val="22"/>
            <w:rPrChange w:id="465" w:author="Goldschmidt, Michael" w:date="2016-05-19T16:06:00Z">
              <w:rPr>
                <w:spacing w:val="-2"/>
                <w:sz w:val="22"/>
                <w:szCs w:val="22"/>
              </w:rPr>
            </w:rPrChange>
          </w:rPr>
          <w:delText>Hav</w:delText>
        </w:r>
        <w:r w:rsidRPr="006F3541" w:rsidDel="00BC3230">
          <w:rPr>
            <w:sz w:val="22"/>
            <w:szCs w:val="22"/>
          </w:rPr>
          <w:delText>e</w:delText>
        </w:r>
        <w:r w:rsidRPr="00497314" w:rsidDel="00BC3230">
          <w:rPr>
            <w:sz w:val="22"/>
            <w:szCs w:val="22"/>
            <w:rPrChange w:id="466" w:author="Goldschmidt, Michael" w:date="2016-05-19T16:06:00Z">
              <w:rPr>
                <w:spacing w:val="1"/>
                <w:sz w:val="22"/>
                <w:szCs w:val="22"/>
              </w:rPr>
            </w:rPrChange>
          </w:rPr>
          <w:delText xml:space="preserve"> </w:delText>
        </w:r>
        <w:r w:rsidRPr="006F3541" w:rsidDel="00BC3230">
          <w:rPr>
            <w:sz w:val="22"/>
            <w:szCs w:val="22"/>
          </w:rPr>
          <w:delText>a</w:delText>
        </w:r>
      </w:del>
      <w:ins w:id="467" w:author="Goldschmidt, Michael" w:date="2016-05-19T16:21:00Z">
        <w:r w:rsidR="00BC3230">
          <w:rPr>
            <w:sz w:val="22"/>
            <w:szCs w:val="22"/>
          </w:rPr>
          <w:t>Engage the services of a company that</w:t>
        </w:r>
      </w:ins>
      <w:del w:id="468" w:author="Goldschmidt, Michael" w:date="2016-05-19T16:21:00Z">
        <w:r w:rsidRPr="00497314" w:rsidDel="00BC3230">
          <w:rPr>
            <w:sz w:val="22"/>
            <w:szCs w:val="22"/>
            <w:rPrChange w:id="469" w:author="Goldschmidt, Michael" w:date="2016-05-19T16:06:00Z">
              <w:rPr>
                <w:spacing w:val="1"/>
                <w:sz w:val="22"/>
                <w:szCs w:val="22"/>
              </w:rPr>
            </w:rPrChange>
          </w:rPr>
          <w:delText xml:space="preserve"> cont</w:delText>
        </w:r>
        <w:r w:rsidRPr="006F3541" w:rsidDel="00BC3230">
          <w:rPr>
            <w:sz w:val="22"/>
            <w:szCs w:val="22"/>
          </w:rPr>
          <w:delText>r</w:delText>
        </w:r>
        <w:r w:rsidRPr="00497314" w:rsidDel="00BC3230">
          <w:rPr>
            <w:sz w:val="22"/>
            <w:szCs w:val="22"/>
            <w:rPrChange w:id="470" w:author="Goldschmidt, Michael" w:date="2016-05-19T16:06:00Z">
              <w:rPr>
                <w:spacing w:val="-1"/>
                <w:sz w:val="22"/>
                <w:szCs w:val="22"/>
              </w:rPr>
            </w:rPrChange>
          </w:rPr>
          <w:delText>acto</w:delText>
        </w:r>
        <w:r w:rsidRPr="006F3541" w:rsidDel="00BC3230">
          <w:rPr>
            <w:sz w:val="22"/>
            <w:szCs w:val="22"/>
          </w:rPr>
          <w:delText>r</w:delText>
        </w:r>
      </w:del>
      <w:r w:rsidRPr="00497314">
        <w:rPr>
          <w:sz w:val="22"/>
          <w:szCs w:val="22"/>
          <w:rPrChange w:id="471" w:author="Goldschmidt, Michael" w:date="2016-05-19T16:06:00Z">
            <w:rPr>
              <w:spacing w:val="1"/>
              <w:sz w:val="22"/>
              <w:szCs w:val="22"/>
            </w:rPr>
          </w:rPrChange>
        </w:rPr>
        <w:t xml:space="preserve"> servic</w:t>
      </w:r>
      <w:r w:rsidRPr="006F3541">
        <w:rPr>
          <w:sz w:val="22"/>
          <w:szCs w:val="22"/>
        </w:rPr>
        <w:t>e</w:t>
      </w:r>
      <w:ins w:id="472" w:author="Goldschmidt, Michael" w:date="2016-05-19T16:21:00Z">
        <w:r w:rsidR="00BC3230">
          <w:rPr>
            <w:sz w:val="22"/>
            <w:szCs w:val="22"/>
          </w:rPr>
          <w:t>s</w:t>
        </w:r>
      </w:ins>
      <w:r w:rsidRPr="00497314">
        <w:rPr>
          <w:sz w:val="22"/>
          <w:szCs w:val="22"/>
          <w:rPrChange w:id="473" w:author="Goldschmidt, Michael" w:date="2016-05-19T16:06:00Z">
            <w:rPr>
              <w:spacing w:val="1"/>
              <w:sz w:val="22"/>
              <w:szCs w:val="22"/>
            </w:rPr>
          </w:rPrChange>
        </w:rPr>
        <w:t xml:space="preserve"> </w:t>
      </w:r>
      <w:r w:rsidR="004867B2" w:rsidRPr="00497314">
        <w:rPr>
          <w:sz w:val="22"/>
          <w:szCs w:val="22"/>
          <w:rPrChange w:id="474" w:author="Goldschmidt, Michael" w:date="2016-05-19T16:06:00Z">
            <w:rPr>
              <w:spacing w:val="1"/>
              <w:sz w:val="22"/>
              <w:szCs w:val="22"/>
            </w:rPr>
          </w:rPrChange>
        </w:rPr>
        <w:t>home</w:t>
      </w:r>
      <w:r w:rsidRPr="00497314">
        <w:rPr>
          <w:sz w:val="22"/>
          <w:szCs w:val="22"/>
          <w:rPrChange w:id="475" w:author="Goldschmidt, Michael" w:date="2016-05-19T16:06:00Z">
            <w:rPr>
              <w:spacing w:val="1"/>
              <w:sz w:val="22"/>
              <w:szCs w:val="22"/>
            </w:rPr>
          </w:rPrChange>
        </w:rPr>
        <w:t xml:space="preserve"> </w:t>
      </w:r>
      <w:r w:rsidRPr="006F3541">
        <w:rPr>
          <w:sz w:val="22"/>
          <w:szCs w:val="22"/>
        </w:rPr>
        <w:t>f</w:t>
      </w:r>
      <w:r w:rsidRPr="00497314">
        <w:rPr>
          <w:sz w:val="22"/>
          <w:szCs w:val="22"/>
          <w:rPrChange w:id="476" w:author="Goldschmidt, Michael" w:date="2016-05-19T16:06:00Z">
            <w:rPr>
              <w:spacing w:val="-2"/>
              <w:sz w:val="22"/>
              <w:szCs w:val="22"/>
            </w:rPr>
          </w:rPrChange>
        </w:rPr>
        <w:t>urnace</w:t>
      </w:r>
      <w:r w:rsidR="004867B2" w:rsidRPr="00497314">
        <w:rPr>
          <w:sz w:val="22"/>
          <w:szCs w:val="22"/>
          <w:rPrChange w:id="477" w:author="Goldschmidt, Michael" w:date="2016-05-19T16:06:00Z">
            <w:rPr>
              <w:spacing w:val="-7"/>
              <w:sz w:val="22"/>
              <w:szCs w:val="22"/>
            </w:rPr>
          </w:rPrChange>
        </w:rPr>
        <w:t>s</w:t>
      </w:r>
      <w:r w:rsidRPr="006F3541">
        <w:rPr>
          <w:sz w:val="22"/>
          <w:szCs w:val="22"/>
        </w:rPr>
        <w:t>,</w:t>
      </w:r>
      <w:r w:rsidRPr="00497314">
        <w:rPr>
          <w:sz w:val="22"/>
          <w:szCs w:val="22"/>
          <w:rPrChange w:id="478" w:author="Goldschmidt, Michael" w:date="2016-05-19T16:06:00Z">
            <w:rPr>
              <w:spacing w:val="1"/>
              <w:sz w:val="22"/>
              <w:szCs w:val="22"/>
            </w:rPr>
          </w:rPrChange>
        </w:rPr>
        <w:t xml:space="preserve"> chimneys</w:t>
      </w:r>
      <w:r w:rsidRPr="006F3541">
        <w:rPr>
          <w:sz w:val="22"/>
          <w:szCs w:val="22"/>
        </w:rPr>
        <w:t>,</w:t>
      </w:r>
      <w:r w:rsidRPr="00497314">
        <w:rPr>
          <w:sz w:val="22"/>
          <w:szCs w:val="22"/>
          <w:rPrChange w:id="479" w:author="Goldschmidt, Michael" w:date="2016-05-19T16:06:00Z">
            <w:rPr>
              <w:w w:val="99"/>
              <w:sz w:val="22"/>
              <w:szCs w:val="22"/>
            </w:rPr>
          </w:rPrChange>
        </w:rPr>
        <w:t xml:space="preserve"> an</w:t>
      </w:r>
      <w:r w:rsidRPr="006F3541">
        <w:rPr>
          <w:sz w:val="22"/>
          <w:szCs w:val="22"/>
        </w:rPr>
        <w:t>d</w:t>
      </w:r>
      <w:r w:rsidRPr="00497314">
        <w:rPr>
          <w:sz w:val="22"/>
          <w:szCs w:val="22"/>
          <w:rPrChange w:id="480" w:author="Goldschmidt, Michael" w:date="2016-05-19T16:06:00Z">
            <w:rPr>
              <w:spacing w:val="2"/>
              <w:sz w:val="22"/>
              <w:szCs w:val="22"/>
            </w:rPr>
          </w:rPrChange>
        </w:rPr>
        <w:t xml:space="preserve"> appliance</w:t>
      </w:r>
      <w:r w:rsidRPr="006F3541">
        <w:rPr>
          <w:sz w:val="22"/>
          <w:szCs w:val="22"/>
        </w:rPr>
        <w:t>s</w:t>
      </w:r>
      <w:r w:rsidRPr="00497314">
        <w:rPr>
          <w:sz w:val="22"/>
          <w:szCs w:val="22"/>
          <w:rPrChange w:id="481" w:author="Goldschmidt, Michael" w:date="2016-05-19T16:06:00Z">
            <w:rPr>
              <w:spacing w:val="2"/>
              <w:sz w:val="22"/>
              <w:szCs w:val="22"/>
            </w:rPr>
          </w:rPrChange>
        </w:rPr>
        <w:t xml:space="preserve"> yearly</w:t>
      </w:r>
      <w:r w:rsidRPr="006F3541">
        <w:rPr>
          <w:sz w:val="22"/>
          <w:szCs w:val="22"/>
        </w:rPr>
        <w:t>.</w:t>
      </w:r>
      <w:r w:rsidR="005A70DA" w:rsidRPr="006F3541">
        <w:rPr>
          <w:sz w:val="22"/>
          <w:szCs w:val="22"/>
        </w:rPr>
        <w:t xml:space="preserve"> </w:t>
      </w:r>
    </w:p>
    <w:p w:rsidR="00BC3230" w:rsidRPr="00555469" w:rsidRDefault="004867B2" w:rsidP="00E00270">
      <w:pPr>
        <w:pStyle w:val="BodyText"/>
        <w:numPr>
          <w:ilvl w:val="0"/>
          <w:numId w:val="13"/>
        </w:numPr>
        <w:tabs>
          <w:tab w:val="left" w:pos="460"/>
        </w:tabs>
        <w:spacing w:before="2"/>
        <w:ind w:right="169"/>
        <w:contextualSpacing/>
        <w:rPr>
          <w:ins w:id="482" w:author="Goldschmidt, Michael" w:date="2016-05-19T16:22:00Z"/>
          <w:sz w:val="22"/>
          <w:szCs w:val="22"/>
        </w:rPr>
      </w:pPr>
      <w:r w:rsidRPr="006F3541">
        <w:rPr>
          <w:rFonts w:cs="Calibri"/>
          <w:sz w:val="22"/>
          <w:szCs w:val="22"/>
        </w:rPr>
        <w:t>Vent a</w:t>
      </w:r>
      <w:r w:rsidR="00412E6B" w:rsidRPr="00497314">
        <w:rPr>
          <w:rFonts w:cs="Calibri"/>
          <w:sz w:val="22"/>
          <w:szCs w:val="22"/>
          <w:rPrChange w:id="483" w:author="Goldschmidt, Michael" w:date="2016-05-19T16:06:00Z">
            <w:rPr>
              <w:rFonts w:cs="Calibri"/>
              <w:spacing w:val="-2"/>
              <w:sz w:val="22"/>
              <w:szCs w:val="22"/>
            </w:rPr>
          </w:rPrChange>
        </w:rPr>
        <w:t>l</w:t>
      </w:r>
      <w:r w:rsidR="00412E6B" w:rsidRPr="006F3541">
        <w:rPr>
          <w:rFonts w:cs="Calibri"/>
          <w:sz w:val="22"/>
          <w:szCs w:val="22"/>
        </w:rPr>
        <w:t>l</w:t>
      </w:r>
      <w:r w:rsidR="00412E6B" w:rsidRPr="00497314">
        <w:rPr>
          <w:rFonts w:cs="Calibri"/>
          <w:sz w:val="22"/>
          <w:szCs w:val="22"/>
          <w:rPrChange w:id="484" w:author="Goldschmidt, Michael" w:date="2016-05-19T16:06:00Z">
            <w:rPr>
              <w:rFonts w:cs="Calibri"/>
              <w:spacing w:val="4"/>
              <w:sz w:val="22"/>
              <w:szCs w:val="22"/>
            </w:rPr>
          </w:rPrChange>
        </w:rPr>
        <w:t xml:space="preserve"> hea</w:t>
      </w:r>
      <w:r w:rsidR="00412E6B" w:rsidRPr="006F3541">
        <w:rPr>
          <w:rFonts w:cs="Calibri"/>
          <w:sz w:val="22"/>
          <w:szCs w:val="22"/>
        </w:rPr>
        <w:t>t</w:t>
      </w:r>
      <w:r w:rsidR="00412E6B" w:rsidRPr="00497314">
        <w:rPr>
          <w:rFonts w:cs="Calibri"/>
          <w:sz w:val="22"/>
          <w:szCs w:val="22"/>
          <w:rPrChange w:id="485" w:author="Goldschmidt, Michael" w:date="2016-05-19T16:06:00Z">
            <w:rPr>
              <w:rFonts w:cs="Calibri"/>
              <w:spacing w:val="-3"/>
              <w:sz w:val="22"/>
              <w:szCs w:val="22"/>
            </w:rPr>
          </w:rPrChange>
        </w:rPr>
        <w:t>in</w:t>
      </w:r>
      <w:r w:rsidR="00412E6B" w:rsidRPr="006F3541">
        <w:rPr>
          <w:rFonts w:cs="Calibri"/>
          <w:sz w:val="22"/>
          <w:szCs w:val="22"/>
        </w:rPr>
        <w:t>g</w:t>
      </w:r>
      <w:r w:rsidR="00412E6B" w:rsidRPr="00497314">
        <w:rPr>
          <w:rFonts w:cs="Calibri"/>
          <w:sz w:val="22"/>
          <w:szCs w:val="22"/>
          <w:rPrChange w:id="486" w:author="Goldschmidt, Michael" w:date="2016-05-19T16:06:00Z">
            <w:rPr>
              <w:rFonts w:cs="Calibri"/>
              <w:spacing w:val="5"/>
              <w:sz w:val="22"/>
              <w:szCs w:val="22"/>
            </w:rPr>
          </w:rPrChange>
        </w:rPr>
        <w:t xml:space="preserve"> appliance</w:t>
      </w:r>
      <w:r w:rsidR="00412E6B" w:rsidRPr="006F3541">
        <w:rPr>
          <w:rFonts w:cs="Calibri"/>
          <w:sz w:val="22"/>
          <w:szCs w:val="22"/>
        </w:rPr>
        <w:t>s</w:t>
      </w:r>
      <w:r w:rsidR="00412E6B" w:rsidRPr="00497314">
        <w:rPr>
          <w:rFonts w:cs="Calibri"/>
          <w:sz w:val="22"/>
          <w:szCs w:val="22"/>
          <w:rPrChange w:id="487" w:author="Goldschmidt, Michael" w:date="2016-05-19T16:06:00Z">
            <w:rPr>
              <w:rFonts w:cs="Calibri"/>
              <w:spacing w:val="5"/>
              <w:sz w:val="22"/>
              <w:szCs w:val="22"/>
            </w:rPr>
          </w:rPrChange>
        </w:rPr>
        <w:t xml:space="preserve"> outside</w:t>
      </w:r>
      <w:r w:rsidRPr="006F3541">
        <w:rPr>
          <w:rFonts w:cs="Calibri"/>
          <w:sz w:val="22"/>
          <w:szCs w:val="22"/>
        </w:rPr>
        <w:t xml:space="preserve"> and avoid blocking </w:t>
      </w:r>
      <w:r w:rsidR="00412E6B" w:rsidRPr="00497314">
        <w:rPr>
          <w:sz w:val="22"/>
          <w:szCs w:val="22"/>
          <w:rPrChange w:id="488" w:author="Goldschmidt, Michael" w:date="2016-05-19T16:06:00Z">
            <w:rPr>
              <w:spacing w:val="-3"/>
              <w:sz w:val="22"/>
              <w:szCs w:val="22"/>
            </w:rPr>
          </w:rPrChange>
        </w:rPr>
        <w:t>ai</w:t>
      </w:r>
      <w:r w:rsidR="00412E6B" w:rsidRPr="006F3541">
        <w:rPr>
          <w:sz w:val="22"/>
          <w:szCs w:val="22"/>
        </w:rPr>
        <w:t>r</w:t>
      </w:r>
      <w:r w:rsidR="00412E6B" w:rsidRPr="00497314">
        <w:rPr>
          <w:sz w:val="22"/>
          <w:szCs w:val="22"/>
          <w:rPrChange w:id="489" w:author="Goldschmidt, Michael" w:date="2016-05-19T16:06:00Z">
            <w:rPr>
              <w:spacing w:val="3"/>
              <w:sz w:val="22"/>
              <w:szCs w:val="22"/>
            </w:rPr>
          </w:rPrChange>
        </w:rPr>
        <w:t xml:space="preserve"> o</w:t>
      </w:r>
      <w:r w:rsidR="00412E6B" w:rsidRPr="006F3541">
        <w:rPr>
          <w:sz w:val="22"/>
          <w:szCs w:val="22"/>
        </w:rPr>
        <w:t>p</w:t>
      </w:r>
      <w:r w:rsidR="00412E6B" w:rsidRPr="00497314">
        <w:rPr>
          <w:sz w:val="22"/>
          <w:szCs w:val="22"/>
          <w:rPrChange w:id="490" w:author="Goldschmidt, Michael" w:date="2016-05-19T16:06:00Z">
            <w:rPr>
              <w:spacing w:val="-2"/>
              <w:sz w:val="22"/>
              <w:szCs w:val="22"/>
            </w:rPr>
          </w:rPrChange>
        </w:rPr>
        <w:t>enin</w:t>
      </w:r>
      <w:r w:rsidR="00412E6B" w:rsidRPr="006F3541">
        <w:rPr>
          <w:sz w:val="22"/>
          <w:szCs w:val="22"/>
        </w:rPr>
        <w:t>gs</w:t>
      </w:r>
      <w:r w:rsidR="00412E6B" w:rsidRPr="00497314">
        <w:rPr>
          <w:sz w:val="22"/>
          <w:szCs w:val="22"/>
          <w:rPrChange w:id="491" w:author="Goldschmidt, Michael" w:date="2016-05-19T16:06:00Z">
            <w:rPr>
              <w:spacing w:val="2"/>
              <w:sz w:val="22"/>
              <w:szCs w:val="22"/>
            </w:rPr>
          </w:rPrChange>
        </w:rPr>
        <w:t xml:space="preserve"> o</w:t>
      </w:r>
      <w:r w:rsidR="00412E6B" w:rsidRPr="006F3541">
        <w:rPr>
          <w:sz w:val="22"/>
          <w:szCs w:val="22"/>
        </w:rPr>
        <w:t>r</w:t>
      </w:r>
      <w:r w:rsidR="00412E6B" w:rsidRPr="00497314">
        <w:rPr>
          <w:sz w:val="22"/>
          <w:szCs w:val="22"/>
          <w:rPrChange w:id="492" w:author="Goldschmidt, Michael" w:date="2016-05-19T16:06:00Z">
            <w:rPr>
              <w:spacing w:val="3"/>
              <w:sz w:val="22"/>
              <w:szCs w:val="22"/>
            </w:rPr>
          </w:rPrChange>
        </w:rPr>
        <w:t xml:space="preserve"> exhaus</w:t>
      </w:r>
      <w:r w:rsidR="00412E6B" w:rsidRPr="006F3541">
        <w:rPr>
          <w:sz w:val="22"/>
          <w:szCs w:val="22"/>
        </w:rPr>
        <w:t>t</w:t>
      </w:r>
      <w:r w:rsidR="00412E6B" w:rsidRPr="00497314">
        <w:rPr>
          <w:sz w:val="22"/>
          <w:szCs w:val="22"/>
          <w:rPrChange w:id="493" w:author="Goldschmidt, Michael" w:date="2016-05-19T16:06:00Z">
            <w:rPr>
              <w:spacing w:val="3"/>
              <w:sz w:val="22"/>
              <w:szCs w:val="22"/>
            </w:rPr>
          </w:rPrChange>
        </w:rPr>
        <w:t xml:space="preserve"> vents</w:t>
      </w:r>
      <w:r w:rsidR="00412E6B" w:rsidRPr="006F3541">
        <w:rPr>
          <w:sz w:val="22"/>
          <w:szCs w:val="22"/>
        </w:rPr>
        <w:t>.</w:t>
      </w:r>
      <w:r w:rsidRPr="006F3541">
        <w:rPr>
          <w:rFonts w:cs="Calibri"/>
          <w:sz w:val="22"/>
          <w:szCs w:val="22"/>
        </w:rPr>
        <w:t xml:space="preserve"> </w:t>
      </w:r>
    </w:p>
    <w:p w:rsidR="00BC3230" w:rsidRPr="00BC3230" w:rsidRDefault="00412E6B" w:rsidP="00E00270">
      <w:pPr>
        <w:pStyle w:val="BodyText"/>
        <w:numPr>
          <w:ilvl w:val="0"/>
          <w:numId w:val="13"/>
        </w:numPr>
        <w:tabs>
          <w:tab w:val="left" w:pos="460"/>
        </w:tabs>
        <w:spacing w:before="2"/>
        <w:ind w:right="169"/>
        <w:contextualSpacing/>
        <w:rPr>
          <w:ins w:id="494" w:author="Goldschmidt, Michael" w:date="2016-05-19T16:22:00Z"/>
          <w:sz w:val="22"/>
          <w:szCs w:val="22"/>
          <w:rPrChange w:id="495" w:author="Goldschmidt, Michael" w:date="2016-05-19T16:22:00Z">
            <w:rPr>
              <w:ins w:id="496" w:author="Goldschmidt, Michael" w:date="2016-05-19T16:22:00Z"/>
              <w:rFonts w:cs="Calibri"/>
            </w:rPr>
          </w:rPrChange>
        </w:rPr>
      </w:pPr>
      <w:r w:rsidRPr="00497314">
        <w:rPr>
          <w:rFonts w:cs="Calibri"/>
          <w:sz w:val="22"/>
          <w:szCs w:val="22"/>
          <w:rPrChange w:id="497" w:author="Goldschmidt, Michael" w:date="2016-05-19T16:06:00Z">
            <w:rPr>
              <w:rFonts w:cs="Calibri"/>
              <w:spacing w:val="-16"/>
              <w:sz w:val="22"/>
              <w:szCs w:val="22"/>
            </w:rPr>
          </w:rPrChange>
        </w:rPr>
        <w:t>Tur</w:t>
      </w:r>
      <w:r w:rsidRPr="006F3541">
        <w:rPr>
          <w:rFonts w:cs="Calibri"/>
          <w:sz w:val="22"/>
          <w:szCs w:val="22"/>
        </w:rPr>
        <w:t>n</w:t>
      </w:r>
      <w:r w:rsidRPr="00497314">
        <w:rPr>
          <w:rFonts w:cs="Calibri"/>
          <w:sz w:val="22"/>
          <w:szCs w:val="22"/>
          <w:rPrChange w:id="498" w:author="Goldschmidt, Michael" w:date="2016-05-19T16:06:00Z">
            <w:rPr>
              <w:rFonts w:cs="Calibri"/>
              <w:spacing w:val="4"/>
              <w:sz w:val="22"/>
              <w:szCs w:val="22"/>
            </w:rPr>
          </w:rPrChange>
        </w:rPr>
        <w:t xml:space="preserve"> o</w:t>
      </w:r>
      <w:r w:rsidRPr="006F3541">
        <w:rPr>
          <w:rFonts w:cs="Calibri"/>
          <w:sz w:val="22"/>
          <w:szCs w:val="22"/>
        </w:rPr>
        <w:t>ff</w:t>
      </w:r>
      <w:r w:rsidRPr="00497314">
        <w:rPr>
          <w:rFonts w:cs="Calibri"/>
          <w:sz w:val="22"/>
          <w:szCs w:val="22"/>
          <w:rPrChange w:id="499" w:author="Goldschmidt, Michael" w:date="2016-05-19T16:06:00Z">
            <w:rPr>
              <w:rFonts w:cs="Calibri"/>
              <w:spacing w:val="4"/>
              <w:sz w:val="22"/>
              <w:szCs w:val="22"/>
            </w:rPr>
          </w:rPrChange>
        </w:rPr>
        <w:t xml:space="preserve"> an</w:t>
      </w:r>
      <w:r w:rsidRPr="006F3541">
        <w:rPr>
          <w:rFonts w:cs="Calibri"/>
          <w:sz w:val="22"/>
          <w:szCs w:val="22"/>
        </w:rPr>
        <w:t>y</w:t>
      </w:r>
      <w:r w:rsidRPr="00497314">
        <w:rPr>
          <w:rFonts w:cs="Calibri"/>
          <w:sz w:val="22"/>
          <w:szCs w:val="22"/>
          <w:rPrChange w:id="500" w:author="Goldschmidt, Michael" w:date="2016-05-19T16:06:00Z">
            <w:rPr>
              <w:rFonts w:cs="Calibri"/>
              <w:spacing w:val="4"/>
              <w:sz w:val="22"/>
              <w:szCs w:val="22"/>
            </w:rPr>
          </w:rPrChange>
        </w:rPr>
        <w:t xml:space="preserve"> applianc</w:t>
      </w:r>
      <w:r w:rsidRPr="006F3541">
        <w:rPr>
          <w:rFonts w:cs="Calibri"/>
          <w:sz w:val="22"/>
          <w:szCs w:val="22"/>
        </w:rPr>
        <w:t>e</w:t>
      </w:r>
      <w:r w:rsidRPr="00497314">
        <w:rPr>
          <w:rFonts w:cs="Calibri"/>
          <w:sz w:val="22"/>
          <w:szCs w:val="22"/>
          <w:rPrChange w:id="501" w:author="Goldschmidt, Michael" w:date="2016-05-19T16:06:00Z">
            <w:rPr>
              <w:rFonts w:cs="Calibri"/>
              <w:spacing w:val="4"/>
              <w:sz w:val="22"/>
              <w:szCs w:val="22"/>
            </w:rPr>
          </w:rPrChange>
        </w:rPr>
        <w:t xml:space="preserve"> tha</w:t>
      </w:r>
      <w:r w:rsidRPr="006F3541">
        <w:rPr>
          <w:rFonts w:cs="Calibri"/>
          <w:sz w:val="22"/>
          <w:szCs w:val="22"/>
        </w:rPr>
        <w:t>t</w:t>
      </w:r>
      <w:r w:rsidRPr="00497314">
        <w:rPr>
          <w:rFonts w:cs="Calibri"/>
          <w:sz w:val="22"/>
          <w:szCs w:val="22"/>
          <w:rPrChange w:id="502" w:author="Goldschmidt, Michael" w:date="2016-05-19T16:06:00Z">
            <w:rPr>
              <w:rFonts w:cs="Calibri"/>
              <w:spacing w:val="4"/>
              <w:sz w:val="22"/>
              <w:szCs w:val="22"/>
            </w:rPr>
          </w:rPrChange>
        </w:rPr>
        <w:t xml:space="preserve"> i</w:t>
      </w:r>
      <w:r w:rsidRPr="006F3541">
        <w:rPr>
          <w:rFonts w:cs="Calibri"/>
          <w:sz w:val="22"/>
          <w:szCs w:val="22"/>
        </w:rPr>
        <w:t>s</w:t>
      </w:r>
      <w:r w:rsidRPr="00497314">
        <w:rPr>
          <w:rFonts w:cs="Calibri"/>
          <w:sz w:val="22"/>
          <w:szCs w:val="22"/>
          <w:rPrChange w:id="503" w:author="Goldschmidt, Michael" w:date="2016-05-19T16:06:00Z">
            <w:rPr>
              <w:rFonts w:cs="Calibri"/>
              <w:spacing w:val="4"/>
              <w:sz w:val="22"/>
              <w:szCs w:val="22"/>
            </w:rPr>
          </w:rPrChange>
        </w:rPr>
        <w:t xml:space="preserve"> </w:t>
      </w:r>
      <w:r w:rsidRPr="00497314">
        <w:rPr>
          <w:rFonts w:cs="Calibri"/>
          <w:rPrChange w:id="504" w:author="Goldschmidt, Michael" w:date="2016-05-19T16:06:00Z">
            <w:rPr>
              <w:rFonts w:cs="Calibri"/>
              <w:spacing w:val="-2"/>
            </w:rPr>
          </w:rPrChange>
        </w:rPr>
        <w:t>no</w:t>
      </w:r>
      <w:r w:rsidRPr="006F3541">
        <w:rPr>
          <w:rFonts w:cs="Calibri"/>
        </w:rPr>
        <w:t>t</w:t>
      </w:r>
      <w:r w:rsidRPr="00497314">
        <w:rPr>
          <w:rFonts w:cs="Calibri"/>
          <w:rPrChange w:id="505" w:author="Goldschmidt, Michael" w:date="2016-05-19T16:06:00Z">
            <w:rPr>
              <w:rFonts w:cs="Calibri"/>
              <w:spacing w:val="4"/>
            </w:rPr>
          </w:rPrChange>
        </w:rPr>
        <w:t xml:space="preserve"> workin</w:t>
      </w:r>
      <w:r w:rsidRPr="006F3541">
        <w:rPr>
          <w:rFonts w:cs="Calibri"/>
        </w:rPr>
        <w:t>g</w:t>
      </w:r>
      <w:r w:rsidRPr="00497314">
        <w:rPr>
          <w:rFonts w:cs="Calibri"/>
          <w:rPrChange w:id="506" w:author="Goldschmidt, Michael" w:date="2016-05-19T16:06:00Z">
            <w:rPr>
              <w:rFonts w:cs="Calibri"/>
              <w:spacing w:val="4"/>
            </w:rPr>
          </w:rPrChange>
        </w:rPr>
        <w:t xml:space="preserve"> right</w:t>
      </w:r>
      <w:r w:rsidR="004867B2" w:rsidRPr="00497314">
        <w:rPr>
          <w:rFonts w:cs="Calibri"/>
          <w:rPrChange w:id="507" w:author="Goldschmidt, Michael" w:date="2016-05-19T16:06:00Z">
            <w:rPr>
              <w:rFonts w:cs="Calibri"/>
              <w:spacing w:val="-1"/>
            </w:rPr>
          </w:rPrChange>
        </w:rPr>
        <w:t xml:space="preserve"> and c</w:t>
      </w:r>
      <w:r w:rsidRPr="00497314">
        <w:rPr>
          <w:rFonts w:cs="Calibri"/>
          <w:rPrChange w:id="508" w:author="Goldschmidt, Michael" w:date="2016-05-19T16:06:00Z">
            <w:rPr>
              <w:rFonts w:cs="Calibri"/>
              <w:spacing w:val="-3"/>
            </w:rPr>
          </w:rPrChange>
        </w:rPr>
        <w:t>al</w:t>
      </w:r>
      <w:r w:rsidRPr="006F3541">
        <w:rPr>
          <w:rFonts w:cs="Calibri"/>
        </w:rPr>
        <w:t>l</w:t>
      </w:r>
      <w:r w:rsidRPr="00497314">
        <w:rPr>
          <w:rFonts w:cs="Calibri"/>
          <w:rPrChange w:id="509" w:author="Goldschmidt, Michael" w:date="2016-05-19T16:06:00Z">
            <w:rPr>
              <w:rFonts w:cs="Calibri"/>
              <w:spacing w:val="4"/>
            </w:rPr>
          </w:rPrChange>
        </w:rPr>
        <w:t xml:space="preserve"> </w:t>
      </w:r>
      <w:r w:rsidRPr="006F3541">
        <w:rPr>
          <w:rFonts w:cs="Calibri"/>
        </w:rPr>
        <w:t>a</w:t>
      </w:r>
      <w:r w:rsidRPr="00497314">
        <w:rPr>
          <w:rFonts w:cs="Calibri"/>
          <w:rPrChange w:id="510" w:author="Goldschmidt, Michael" w:date="2016-05-19T16:06:00Z">
            <w:rPr>
              <w:rFonts w:cs="Calibri"/>
              <w:spacing w:val="5"/>
            </w:rPr>
          </w:rPrChange>
        </w:rPr>
        <w:t xml:space="preserve"> qual</w:t>
      </w:r>
      <w:r w:rsidRPr="006F3541">
        <w:rPr>
          <w:rFonts w:cs="Calibri"/>
        </w:rPr>
        <w:t>if</w:t>
      </w:r>
      <w:r w:rsidRPr="00497314">
        <w:rPr>
          <w:rFonts w:cs="Calibri"/>
          <w:rPrChange w:id="511" w:author="Goldschmidt, Michael" w:date="2016-05-19T16:06:00Z">
            <w:rPr>
              <w:rFonts w:cs="Calibri"/>
              <w:spacing w:val="-1"/>
            </w:rPr>
          </w:rPrChange>
        </w:rPr>
        <w:t>ie</w:t>
      </w:r>
      <w:r w:rsidRPr="006F3541">
        <w:rPr>
          <w:rFonts w:cs="Calibri"/>
        </w:rPr>
        <w:t>d</w:t>
      </w:r>
      <w:r w:rsidRPr="00497314">
        <w:rPr>
          <w:rFonts w:cs="Calibri"/>
          <w:rPrChange w:id="512" w:author="Goldschmidt, Michael" w:date="2016-05-19T16:06:00Z">
            <w:rPr>
              <w:rFonts w:cs="Calibri"/>
              <w:spacing w:val="5"/>
            </w:rPr>
          </w:rPrChange>
        </w:rPr>
        <w:t xml:space="preserve"> cont</w:t>
      </w:r>
      <w:r w:rsidRPr="006F3541">
        <w:rPr>
          <w:rFonts w:cs="Calibri"/>
        </w:rPr>
        <w:t>r</w:t>
      </w:r>
      <w:r w:rsidRPr="00497314">
        <w:rPr>
          <w:rFonts w:cs="Calibri"/>
          <w:rPrChange w:id="513" w:author="Goldschmidt, Michael" w:date="2016-05-19T16:06:00Z">
            <w:rPr>
              <w:rFonts w:cs="Calibri"/>
              <w:spacing w:val="-1"/>
            </w:rPr>
          </w:rPrChange>
        </w:rPr>
        <w:t>actor</w:t>
      </w:r>
      <w:ins w:id="514" w:author="Goldschmidt, Michael" w:date="2016-05-19T16:23:00Z">
        <w:r w:rsidR="00BC3230">
          <w:rPr>
            <w:rFonts w:cs="Calibri"/>
          </w:rPr>
          <w:t xml:space="preserve"> or repair company</w:t>
        </w:r>
      </w:ins>
      <w:r w:rsidRPr="006F3541">
        <w:rPr>
          <w:rFonts w:cs="Calibri"/>
        </w:rPr>
        <w:t>.</w:t>
      </w:r>
      <w:r w:rsidRPr="00497314">
        <w:rPr>
          <w:rFonts w:cs="Calibri"/>
          <w:rPrChange w:id="515" w:author="Goldschmidt, Michael" w:date="2016-05-19T16:06:00Z">
            <w:rPr>
              <w:rFonts w:cs="Calibri"/>
              <w:spacing w:val="5"/>
            </w:rPr>
          </w:rPrChange>
        </w:rPr>
        <w:t xml:space="preserve"> </w:t>
      </w:r>
    </w:p>
    <w:p w:rsidR="008C77B9" w:rsidRPr="006F3541" w:rsidRDefault="00412E6B" w:rsidP="00E00270">
      <w:pPr>
        <w:pStyle w:val="BodyText"/>
        <w:numPr>
          <w:ilvl w:val="0"/>
          <w:numId w:val="13"/>
        </w:numPr>
        <w:tabs>
          <w:tab w:val="left" w:pos="460"/>
        </w:tabs>
        <w:spacing w:before="2"/>
        <w:ind w:right="169"/>
        <w:contextualSpacing/>
        <w:rPr>
          <w:sz w:val="22"/>
          <w:szCs w:val="22"/>
        </w:rPr>
      </w:pPr>
      <w:r w:rsidRPr="00497314">
        <w:rPr>
          <w:sz w:val="22"/>
          <w:szCs w:val="22"/>
          <w:rPrChange w:id="516" w:author="Goldschmidt, Michael" w:date="2016-05-19T16:06:00Z">
            <w:rPr>
              <w:spacing w:val="-1"/>
              <w:sz w:val="22"/>
              <w:szCs w:val="22"/>
            </w:rPr>
          </w:rPrChange>
        </w:rPr>
        <w:t>Neve</w:t>
      </w:r>
      <w:r w:rsidRPr="006F3541">
        <w:rPr>
          <w:sz w:val="22"/>
          <w:szCs w:val="22"/>
        </w:rPr>
        <w:t xml:space="preserve">r </w:t>
      </w:r>
      <w:r w:rsidRPr="00497314">
        <w:rPr>
          <w:sz w:val="22"/>
          <w:szCs w:val="22"/>
          <w:rPrChange w:id="517" w:author="Goldschmidt, Michael" w:date="2016-05-19T16:06:00Z">
            <w:rPr>
              <w:spacing w:val="-1"/>
              <w:sz w:val="22"/>
              <w:szCs w:val="22"/>
            </w:rPr>
          </w:rPrChange>
        </w:rPr>
        <w:t>o</w:t>
      </w:r>
      <w:r w:rsidRPr="006F3541">
        <w:rPr>
          <w:sz w:val="22"/>
          <w:szCs w:val="22"/>
        </w:rPr>
        <w:t>p</w:t>
      </w:r>
      <w:r w:rsidRPr="00497314">
        <w:rPr>
          <w:sz w:val="22"/>
          <w:szCs w:val="22"/>
          <w:rPrChange w:id="518" w:author="Goldschmidt, Michael" w:date="2016-05-19T16:06:00Z">
            <w:rPr>
              <w:spacing w:val="-2"/>
              <w:sz w:val="22"/>
              <w:szCs w:val="22"/>
            </w:rPr>
          </w:rPrChange>
        </w:rPr>
        <w:t>e</w:t>
      </w:r>
      <w:r w:rsidRPr="006F3541">
        <w:rPr>
          <w:sz w:val="22"/>
          <w:szCs w:val="22"/>
        </w:rPr>
        <w:t>r</w:t>
      </w:r>
      <w:r w:rsidRPr="00497314">
        <w:rPr>
          <w:sz w:val="22"/>
          <w:szCs w:val="22"/>
          <w:rPrChange w:id="519" w:author="Goldschmidt, Michael" w:date="2016-05-19T16:06:00Z">
            <w:rPr>
              <w:spacing w:val="-2"/>
              <w:sz w:val="22"/>
              <w:szCs w:val="22"/>
            </w:rPr>
          </w:rPrChange>
        </w:rPr>
        <w:t>at</w:t>
      </w:r>
      <w:r w:rsidRPr="006F3541">
        <w:rPr>
          <w:sz w:val="22"/>
          <w:szCs w:val="22"/>
        </w:rPr>
        <w:t xml:space="preserve">e </w:t>
      </w:r>
      <w:r w:rsidRPr="00497314">
        <w:rPr>
          <w:sz w:val="22"/>
          <w:szCs w:val="22"/>
          <w:rPrChange w:id="520" w:author="Goldschmidt, Michael" w:date="2016-05-19T16:06:00Z">
            <w:rPr>
              <w:spacing w:val="-2"/>
              <w:sz w:val="22"/>
              <w:szCs w:val="22"/>
            </w:rPr>
          </w:rPrChange>
        </w:rPr>
        <w:t>grills</w:t>
      </w:r>
      <w:r w:rsidRPr="006F3541">
        <w:rPr>
          <w:sz w:val="22"/>
          <w:szCs w:val="22"/>
        </w:rPr>
        <w:t xml:space="preserve">, </w:t>
      </w:r>
      <w:r w:rsidRPr="00497314">
        <w:rPr>
          <w:sz w:val="22"/>
          <w:szCs w:val="22"/>
          <w:rPrChange w:id="521" w:author="Goldschmidt, Michael" w:date="2016-05-19T16:06:00Z">
            <w:rPr>
              <w:spacing w:val="-5"/>
              <w:sz w:val="22"/>
              <w:szCs w:val="22"/>
            </w:rPr>
          </w:rPrChange>
        </w:rPr>
        <w:t>gene</w:t>
      </w:r>
      <w:r w:rsidRPr="006F3541">
        <w:rPr>
          <w:sz w:val="22"/>
          <w:szCs w:val="22"/>
        </w:rPr>
        <w:t>r</w:t>
      </w:r>
      <w:r w:rsidRPr="00497314">
        <w:rPr>
          <w:sz w:val="22"/>
          <w:szCs w:val="22"/>
          <w:rPrChange w:id="522" w:author="Goldschmidt, Michael" w:date="2016-05-19T16:06:00Z">
            <w:rPr>
              <w:spacing w:val="-2"/>
              <w:sz w:val="22"/>
              <w:szCs w:val="22"/>
            </w:rPr>
          </w:rPrChange>
        </w:rPr>
        <w:t>ator</w:t>
      </w:r>
      <w:r w:rsidRPr="006F3541">
        <w:rPr>
          <w:sz w:val="22"/>
          <w:szCs w:val="22"/>
        </w:rPr>
        <w:t>s</w:t>
      </w:r>
      <w:r w:rsidRPr="00497314">
        <w:rPr>
          <w:sz w:val="22"/>
          <w:szCs w:val="22"/>
          <w:rPrChange w:id="523" w:author="Goldschmidt, Michael" w:date="2016-05-19T16:06:00Z">
            <w:rPr>
              <w:spacing w:val="1"/>
              <w:sz w:val="22"/>
              <w:szCs w:val="22"/>
            </w:rPr>
          </w:rPrChange>
        </w:rPr>
        <w:t xml:space="preserve"> o</w:t>
      </w:r>
      <w:r w:rsidRPr="006F3541">
        <w:rPr>
          <w:sz w:val="22"/>
          <w:szCs w:val="22"/>
        </w:rPr>
        <w:t xml:space="preserve">r </w:t>
      </w:r>
      <w:r w:rsidRPr="00497314">
        <w:rPr>
          <w:sz w:val="22"/>
          <w:szCs w:val="22"/>
          <w:rPrChange w:id="524" w:author="Goldschmidt, Michael" w:date="2016-05-19T16:06:00Z">
            <w:rPr>
              <w:spacing w:val="-3"/>
              <w:sz w:val="22"/>
              <w:szCs w:val="22"/>
            </w:rPr>
          </w:rPrChange>
        </w:rPr>
        <w:t>anythin</w:t>
      </w:r>
      <w:r w:rsidRPr="006F3541">
        <w:rPr>
          <w:sz w:val="22"/>
          <w:szCs w:val="22"/>
        </w:rPr>
        <w:t>g</w:t>
      </w:r>
      <w:r w:rsidRPr="00497314">
        <w:rPr>
          <w:sz w:val="22"/>
          <w:szCs w:val="22"/>
          <w:rPrChange w:id="525" w:author="Goldschmidt, Michael" w:date="2016-05-19T16:06:00Z">
            <w:rPr>
              <w:w w:val="99"/>
              <w:sz w:val="22"/>
              <w:szCs w:val="22"/>
            </w:rPr>
          </w:rPrChange>
        </w:rPr>
        <w:t xml:space="preserve"> wit</w:t>
      </w:r>
      <w:r w:rsidRPr="006F3541">
        <w:rPr>
          <w:sz w:val="22"/>
          <w:szCs w:val="22"/>
        </w:rPr>
        <w:t>h</w:t>
      </w:r>
      <w:r w:rsidRPr="00497314">
        <w:rPr>
          <w:sz w:val="22"/>
          <w:szCs w:val="22"/>
          <w:rPrChange w:id="526" w:author="Goldschmidt, Michael" w:date="2016-05-19T16:06:00Z">
            <w:rPr>
              <w:spacing w:val="2"/>
              <w:sz w:val="22"/>
              <w:szCs w:val="22"/>
            </w:rPr>
          </w:rPrChange>
        </w:rPr>
        <w:t xml:space="preserve"> a</w:t>
      </w:r>
      <w:r w:rsidRPr="006F3541">
        <w:rPr>
          <w:sz w:val="22"/>
          <w:szCs w:val="22"/>
        </w:rPr>
        <w:t>n</w:t>
      </w:r>
      <w:r w:rsidRPr="00497314">
        <w:rPr>
          <w:sz w:val="22"/>
          <w:szCs w:val="22"/>
          <w:rPrChange w:id="527" w:author="Goldschmidt, Michael" w:date="2016-05-19T16:06:00Z">
            <w:rPr>
              <w:spacing w:val="3"/>
              <w:sz w:val="22"/>
              <w:szCs w:val="22"/>
            </w:rPr>
          </w:rPrChange>
        </w:rPr>
        <w:t xml:space="preserve"> engin</w:t>
      </w:r>
      <w:r w:rsidRPr="006F3541">
        <w:rPr>
          <w:sz w:val="22"/>
          <w:szCs w:val="22"/>
        </w:rPr>
        <w:t>e</w:t>
      </w:r>
      <w:r w:rsidRPr="00497314">
        <w:rPr>
          <w:sz w:val="22"/>
          <w:szCs w:val="22"/>
          <w:rPrChange w:id="528" w:author="Goldschmidt, Michael" w:date="2016-05-19T16:06:00Z">
            <w:rPr>
              <w:spacing w:val="3"/>
              <w:sz w:val="22"/>
              <w:szCs w:val="22"/>
            </w:rPr>
          </w:rPrChange>
        </w:rPr>
        <w:t xml:space="preserve"> insid</w:t>
      </w:r>
      <w:r w:rsidRPr="006F3541">
        <w:rPr>
          <w:sz w:val="22"/>
          <w:szCs w:val="22"/>
        </w:rPr>
        <w:t>e</w:t>
      </w:r>
      <w:r w:rsidRPr="00497314">
        <w:rPr>
          <w:sz w:val="22"/>
          <w:szCs w:val="22"/>
          <w:rPrChange w:id="529" w:author="Goldschmidt, Michael" w:date="2016-05-19T16:06:00Z">
            <w:rPr>
              <w:spacing w:val="3"/>
              <w:sz w:val="22"/>
              <w:szCs w:val="22"/>
            </w:rPr>
          </w:rPrChange>
        </w:rPr>
        <w:t xml:space="preserve"> </w:t>
      </w:r>
      <w:r w:rsidR="004867B2" w:rsidRPr="00497314">
        <w:rPr>
          <w:sz w:val="22"/>
          <w:szCs w:val="22"/>
          <w:rPrChange w:id="530" w:author="Goldschmidt, Michael" w:date="2016-05-19T16:06:00Z">
            <w:rPr>
              <w:spacing w:val="3"/>
              <w:sz w:val="22"/>
              <w:szCs w:val="22"/>
            </w:rPr>
          </w:rPrChange>
        </w:rPr>
        <w:t>a</w:t>
      </w:r>
      <w:r w:rsidRPr="00497314">
        <w:rPr>
          <w:sz w:val="22"/>
          <w:szCs w:val="22"/>
          <w:rPrChange w:id="531" w:author="Goldschmidt, Michael" w:date="2016-05-19T16:06:00Z">
            <w:rPr>
              <w:spacing w:val="2"/>
              <w:sz w:val="22"/>
              <w:szCs w:val="22"/>
            </w:rPr>
          </w:rPrChange>
        </w:rPr>
        <w:t xml:space="preserve"> home</w:t>
      </w:r>
      <w:r w:rsidRPr="006F3541">
        <w:rPr>
          <w:sz w:val="22"/>
          <w:szCs w:val="22"/>
        </w:rPr>
        <w:t>,</w:t>
      </w:r>
      <w:r w:rsidRPr="00497314">
        <w:rPr>
          <w:sz w:val="22"/>
          <w:szCs w:val="22"/>
          <w:rPrChange w:id="532" w:author="Goldschmidt, Michael" w:date="2016-05-19T16:06:00Z">
            <w:rPr>
              <w:spacing w:val="3"/>
              <w:sz w:val="22"/>
              <w:szCs w:val="22"/>
            </w:rPr>
          </w:rPrChange>
        </w:rPr>
        <w:t xml:space="preserve"> ga</w:t>
      </w:r>
      <w:r w:rsidRPr="006F3541">
        <w:rPr>
          <w:sz w:val="22"/>
          <w:szCs w:val="22"/>
        </w:rPr>
        <w:t>r</w:t>
      </w:r>
      <w:r w:rsidRPr="00497314">
        <w:rPr>
          <w:sz w:val="22"/>
          <w:szCs w:val="22"/>
          <w:rPrChange w:id="533" w:author="Goldschmidt, Michael" w:date="2016-05-19T16:06:00Z">
            <w:rPr>
              <w:spacing w:val="-1"/>
              <w:sz w:val="22"/>
              <w:szCs w:val="22"/>
            </w:rPr>
          </w:rPrChange>
        </w:rPr>
        <w:t>age</w:t>
      </w:r>
      <w:r w:rsidRPr="006F3541">
        <w:rPr>
          <w:sz w:val="22"/>
          <w:szCs w:val="22"/>
        </w:rPr>
        <w:t>,</w:t>
      </w:r>
      <w:r w:rsidRPr="00497314">
        <w:rPr>
          <w:sz w:val="22"/>
          <w:szCs w:val="22"/>
          <w:rPrChange w:id="534" w:author="Goldschmidt, Michael" w:date="2016-05-19T16:06:00Z">
            <w:rPr>
              <w:spacing w:val="3"/>
              <w:sz w:val="22"/>
              <w:szCs w:val="22"/>
            </w:rPr>
          </w:rPrChange>
        </w:rPr>
        <w:t xml:space="preserve"> o</w:t>
      </w:r>
      <w:r w:rsidRPr="006F3541">
        <w:rPr>
          <w:sz w:val="22"/>
          <w:szCs w:val="22"/>
        </w:rPr>
        <w:t>r</w:t>
      </w:r>
      <w:r w:rsidRPr="00497314">
        <w:rPr>
          <w:sz w:val="22"/>
          <w:szCs w:val="22"/>
          <w:rPrChange w:id="535" w:author="Goldschmidt, Michael" w:date="2016-05-19T16:06:00Z">
            <w:rPr>
              <w:w w:val="99"/>
              <w:sz w:val="22"/>
              <w:szCs w:val="22"/>
            </w:rPr>
          </w:rPrChange>
        </w:rPr>
        <w:t xml:space="preserve"> </w:t>
      </w:r>
      <w:r w:rsidRPr="00497314">
        <w:rPr>
          <w:rFonts w:cs="Calibri"/>
          <w:sz w:val="22"/>
          <w:szCs w:val="22"/>
          <w:rPrChange w:id="536" w:author="Goldschmidt, Michael" w:date="2016-05-19T16:06:00Z">
            <w:rPr>
              <w:rFonts w:cs="Calibri"/>
              <w:spacing w:val="-2"/>
              <w:sz w:val="22"/>
              <w:szCs w:val="22"/>
            </w:rPr>
          </w:rPrChange>
        </w:rPr>
        <w:t>basement</w:t>
      </w:r>
      <w:r w:rsidRPr="006F3541">
        <w:rPr>
          <w:rFonts w:cs="Calibri"/>
          <w:sz w:val="22"/>
          <w:szCs w:val="22"/>
        </w:rPr>
        <w:t>.</w:t>
      </w:r>
      <w:r w:rsidRPr="00497314">
        <w:rPr>
          <w:rFonts w:cs="Calibri"/>
          <w:sz w:val="22"/>
          <w:szCs w:val="22"/>
          <w:rPrChange w:id="537" w:author="Goldschmidt, Michael" w:date="2016-05-19T16:06:00Z">
            <w:rPr>
              <w:rFonts w:cs="Calibri"/>
              <w:spacing w:val="5"/>
              <w:sz w:val="22"/>
              <w:szCs w:val="22"/>
            </w:rPr>
          </w:rPrChange>
        </w:rPr>
        <w:t xml:space="preserve"> </w:t>
      </w:r>
    </w:p>
    <w:p w:rsidR="004867B2" w:rsidRPr="006F3541" w:rsidRDefault="004867B2" w:rsidP="00E00270">
      <w:pPr>
        <w:pStyle w:val="BodyText"/>
        <w:numPr>
          <w:ilvl w:val="0"/>
          <w:numId w:val="13"/>
        </w:numPr>
        <w:tabs>
          <w:tab w:val="left" w:pos="460"/>
        </w:tabs>
        <w:spacing w:before="2"/>
        <w:ind w:right="169"/>
        <w:contextualSpacing/>
        <w:rPr>
          <w:sz w:val="22"/>
          <w:szCs w:val="22"/>
        </w:rPr>
      </w:pPr>
      <w:r w:rsidRPr="00497314">
        <w:rPr>
          <w:rFonts w:cs="Calibri"/>
          <w:sz w:val="22"/>
          <w:szCs w:val="22"/>
          <w:rPrChange w:id="538" w:author="Goldschmidt, Michael" w:date="2016-05-19T16:06:00Z">
            <w:rPr>
              <w:rFonts w:cs="Calibri"/>
              <w:spacing w:val="5"/>
              <w:sz w:val="22"/>
              <w:szCs w:val="22"/>
            </w:rPr>
          </w:rPrChange>
        </w:rPr>
        <w:t>Always s</w:t>
      </w:r>
      <w:r w:rsidR="00412E6B" w:rsidRPr="006F3541">
        <w:rPr>
          <w:sz w:val="22"/>
          <w:szCs w:val="22"/>
        </w:rPr>
        <w:t>t</w:t>
      </w:r>
      <w:r w:rsidR="00412E6B" w:rsidRPr="00497314">
        <w:rPr>
          <w:sz w:val="22"/>
          <w:szCs w:val="22"/>
          <w:rPrChange w:id="539" w:author="Goldschmidt, Michael" w:date="2016-05-19T16:06:00Z">
            <w:rPr>
              <w:spacing w:val="-3"/>
              <w:sz w:val="22"/>
              <w:szCs w:val="22"/>
            </w:rPr>
          </w:rPrChange>
        </w:rPr>
        <w:t>ar</w:t>
      </w:r>
      <w:r w:rsidR="00412E6B" w:rsidRPr="006F3541">
        <w:rPr>
          <w:sz w:val="22"/>
          <w:szCs w:val="22"/>
        </w:rPr>
        <w:t>t</w:t>
      </w:r>
      <w:r w:rsidR="00412E6B" w:rsidRPr="00497314">
        <w:rPr>
          <w:sz w:val="22"/>
          <w:szCs w:val="22"/>
          <w:rPrChange w:id="540" w:author="Goldschmidt, Michael" w:date="2016-05-19T16:06:00Z">
            <w:rPr>
              <w:spacing w:val="2"/>
              <w:sz w:val="22"/>
              <w:szCs w:val="22"/>
            </w:rPr>
          </w:rPrChange>
        </w:rPr>
        <w:t xml:space="preserve"> law</w:t>
      </w:r>
      <w:r w:rsidR="00412E6B" w:rsidRPr="006F3541">
        <w:rPr>
          <w:sz w:val="22"/>
          <w:szCs w:val="22"/>
        </w:rPr>
        <w:t>n</w:t>
      </w:r>
      <w:r w:rsidR="00412E6B" w:rsidRPr="00497314">
        <w:rPr>
          <w:sz w:val="22"/>
          <w:szCs w:val="22"/>
          <w:rPrChange w:id="541" w:author="Goldschmidt, Michael" w:date="2016-05-19T16:06:00Z">
            <w:rPr>
              <w:spacing w:val="3"/>
              <w:sz w:val="22"/>
              <w:szCs w:val="22"/>
            </w:rPr>
          </w:rPrChange>
        </w:rPr>
        <w:t xml:space="preserve"> mowers</w:t>
      </w:r>
      <w:r w:rsidR="00412E6B" w:rsidRPr="006F3541">
        <w:rPr>
          <w:sz w:val="22"/>
          <w:szCs w:val="22"/>
        </w:rPr>
        <w:t>,</w:t>
      </w:r>
      <w:r w:rsidR="00412E6B" w:rsidRPr="00497314">
        <w:rPr>
          <w:sz w:val="22"/>
          <w:szCs w:val="22"/>
          <w:rPrChange w:id="542" w:author="Goldschmidt, Michael" w:date="2016-05-19T16:06:00Z">
            <w:rPr>
              <w:spacing w:val="3"/>
              <w:sz w:val="22"/>
              <w:szCs w:val="22"/>
            </w:rPr>
          </w:rPrChange>
        </w:rPr>
        <w:t xml:space="preserve"> sno</w:t>
      </w:r>
      <w:r w:rsidR="00412E6B" w:rsidRPr="006F3541">
        <w:rPr>
          <w:sz w:val="22"/>
          <w:szCs w:val="22"/>
        </w:rPr>
        <w:t>w</w:t>
      </w:r>
      <w:r w:rsidR="00412E6B" w:rsidRPr="00497314">
        <w:rPr>
          <w:sz w:val="22"/>
          <w:szCs w:val="22"/>
          <w:rPrChange w:id="543" w:author="Goldschmidt, Michael" w:date="2016-05-19T16:06:00Z">
            <w:rPr>
              <w:spacing w:val="2"/>
              <w:sz w:val="22"/>
              <w:szCs w:val="22"/>
            </w:rPr>
          </w:rPrChange>
        </w:rPr>
        <w:t xml:space="preserve"> blower</w:t>
      </w:r>
      <w:r w:rsidR="00412E6B" w:rsidRPr="006F3541">
        <w:rPr>
          <w:sz w:val="22"/>
          <w:szCs w:val="22"/>
        </w:rPr>
        <w:t>s</w:t>
      </w:r>
      <w:r w:rsidR="00412E6B" w:rsidRPr="00497314">
        <w:rPr>
          <w:sz w:val="22"/>
          <w:szCs w:val="22"/>
          <w:rPrChange w:id="544" w:author="Goldschmidt, Michael" w:date="2016-05-19T16:06:00Z">
            <w:rPr>
              <w:spacing w:val="3"/>
              <w:sz w:val="22"/>
              <w:szCs w:val="22"/>
            </w:rPr>
          </w:rPrChange>
        </w:rPr>
        <w:t xml:space="preserve"> an</w:t>
      </w:r>
      <w:r w:rsidR="00412E6B" w:rsidRPr="006F3541">
        <w:rPr>
          <w:sz w:val="22"/>
          <w:szCs w:val="22"/>
        </w:rPr>
        <w:t>d</w:t>
      </w:r>
      <w:r w:rsidR="00412E6B" w:rsidRPr="00497314">
        <w:rPr>
          <w:sz w:val="22"/>
          <w:szCs w:val="22"/>
          <w:rPrChange w:id="545" w:author="Goldschmidt, Michael" w:date="2016-05-19T16:06:00Z">
            <w:rPr>
              <w:spacing w:val="3"/>
              <w:sz w:val="22"/>
              <w:szCs w:val="22"/>
            </w:rPr>
          </w:rPrChange>
        </w:rPr>
        <w:t xml:space="preserve"> al</w:t>
      </w:r>
      <w:r w:rsidR="00412E6B" w:rsidRPr="006F3541">
        <w:rPr>
          <w:sz w:val="22"/>
          <w:szCs w:val="22"/>
        </w:rPr>
        <w:t>l</w:t>
      </w:r>
      <w:r w:rsidR="00412E6B" w:rsidRPr="00497314">
        <w:rPr>
          <w:sz w:val="22"/>
          <w:szCs w:val="22"/>
          <w:rPrChange w:id="546" w:author="Goldschmidt, Michael" w:date="2016-05-19T16:06:00Z">
            <w:rPr>
              <w:spacing w:val="3"/>
              <w:sz w:val="22"/>
              <w:szCs w:val="22"/>
            </w:rPr>
          </w:rPrChange>
        </w:rPr>
        <w:t xml:space="preserve"> yar</w:t>
      </w:r>
      <w:r w:rsidR="00412E6B" w:rsidRPr="006F3541">
        <w:rPr>
          <w:sz w:val="22"/>
          <w:szCs w:val="22"/>
        </w:rPr>
        <w:t xml:space="preserve">d </w:t>
      </w:r>
      <w:r w:rsidR="00412E6B" w:rsidRPr="00497314">
        <w:rPr>
          <w:sz w:val="22"/>
          <w:szCs w:val="22"/>
          <w:rPrChange w:id="547" w:author="Goldschmidt, Michael" w:date="2016-05-19T16:06:00Z">
            <w:rPr>
              <w:spacing w:val="-1"/>
              <w:sz w:val="22"/>
              <w:szCs w:val="22"/>
            </w:rPr>
          </w:rPrChange>
        </w:rPr>
        <w:t>equipmen</w:t>
      </w:r>
      <w:r w:rsidR="00412E6B" w:rsidRPr="006F3541">
        <w:rPr>
          <w:sz w:val="22"/>
          <w:szCs w:val="22"/>
        </w:rPr>
        <w:t>t</w:t>
      </w:r>
      <w:r w:rsidR="00412E6B" w:rsidRPr="00497314">
        <w:rPr>
          <w:sz w:val="22"/>
          <w:szCs w:val="22"/>
          <w:rPrChange w:id="548" w:author="Goldschmidt, Michael" w:date="2016-05-19T16:06:00Z">
            <w:rPr>
              <w:spacing w:val="-2"/>
              <w:sz w:val="22"/>
              <w:szCs w:val="22"/>
            </w:rPr>
          </w:rPrChange>
        </w:rPr>
        <w:t xml:space="preserve"> outdoors</w:t>
      </w:r>
      <w:r w:rsidR="00412E6B" w:rsidRPr="006F3541">
        <w:rPr>
          <w:sz w:val="22"/>
          <w:szCs w:val="22"/>
        </w:rPr>
        <w:t>.</w:t>
      </w:r>
    </w:p>
    <w:p w:rsidR="00BC3230" w:rsidRPr="00BC3230" w:rsidRDefault="00412E6B" w:rsidP="004867B2">
      <w:pPr>
        <w:pStyle w:val="BodyText"/>
        <w:numPr>
          <w:ilvl w:val="0"/>
          <w:numId w:val="13"/>
        </w:numPr>
        <w:tabs>
          <w:tab w:val="left" w:pos="460"/>
        </w:tabs>
        <w:spacing w:before="2"/>
        <w:ind w:right="169"/>
        <w:contextualSpacing/>
        <w:rPr>
          <w:ins w:id="549" w:author="Goldschmidt, Michael" w:date="2016-05-19T16:22:00Z"/>
          <w:i/>
          <w:sz w:val="22"/>
          <w:szCs w:val="22"/>
          <w:rPrChange w:id="550" w:author="Goldschmidt, Michael" w:date="2016-05-19T16:22:00Z">
            <w:rPr>
              <w:ins w:id="551" w:author="Goldschmidt, Michael" w:date="2016-05-19T16:22:00Z"/>
              <w:sz w:val="22"/>
              <w:szCs w:val="22"/>
            </w:rPr>
          </w:rPrChange>
        </w:rPr>
      </w:pPr>
      <w:r w:rsidRPr="00497314">
        <w:rPr>
          <w:sz w:val="22"/>
          <w:szCs w:val="22"/>
          <w:rPrChange w:id="552" w:author="Goldschmidt, Michael" w:date="2016-05-19T16:06:00Z">
            <w:rPr>
              <w:spacing w:val="-1"/>
              <w:sz w:val="22"/>
              <w:szCs w:val="22"/>
            </w:rPr>
          </w:rPrChange>
        </w:rPr>
        <w:t>Neve</w:t>
      </w:r>
      <w:r w:rsidRPr="006F3541">
        <w:rPr>
          <w:sz w:val="22"/>
          <w:szCs w:val="22"/>
        </w:rPr>
        <w:t>r</w:t>
      </w:r>
      <w:r w:rsidRPr="00497314">
        <w:rPr>
          <w:sz w:val="22"/>
          <w:szCs w:val="22"/>
          <w:rPrChange w:id="553" w:author="Goldschmidt, Michael" w:date="2016-05-19T16:06:00Z">
            <w:rPr>
              <w:spacing w:val="2"/>
              <w:sz w:val="22"/>
              <w:szCs w:val="22"/>
            </w:rPr>
          </w:rPrChange>
        </w:rPr>
        <w:t xml:space="preserve"> us</w:t>
      </w:r>
      <w:r w:rsidRPr="006F3541">
        <w:rPr>
          <w:sz w:val="22"/>
          <w:szCs w:val="22"/>
        </w:rPr>
        <w:t>e</w:t>
      </w:r>
      <w:r w:rsidRPr="00497314">
        <w:rPr>
          <w:sz w:val="22"/>
          <w:szCs w:val="22"/>
          <w:rPrChange w:id="554" w:author="Goldschmidt, Michael" w:date="2016-05-19T16:06:00Z">
            <w:rPr>
              <w:spacing w:val="2"/>
              <w:sz w:val="22"/>
              <w:szCs w:val="22"/>
            </w:rPr>
          </w:rPrChange>
        </w:rPr>
        <w:t xml:space="preserve"> th</w:t>
      </w:r>
      <w:r w:rsidRPr="006F3541">
        <w:rPr>
          <w:sz w:val="22"/>
          <w:szCs w:val="22"/>
        </w:rPr>
        <w:t>e</w:t>
      </w:r>
      <w:r w:rsidRPr="00497314">
        <w:rPr>
          <w:sz w:val="22"/>
          <w:szCs w:val="22"/>
          <w:rPrChange w:id="555" w:author="Goldschmidt, Michael" w:date="2016-05-19T16:06:00Z">
            <w:rPr>
              <w:spacing w:val="3"/>
              <w:sz w:val="22"/>
              <w:szCs w:val="22"/>
            </w:rPr>
          </w:rPrChange>
        </w:rPr>
        <w:t xml:space="preserve"> kitche</w:t>
      </w:r>
      <w:r w:rsidRPr="006F3541">
        <w:rPr>
          <w:sz w:val="22"/>
          <w:szCs w:val="22"/>
        </w:rPr>
        <w:t>n</w:t>
      </w:r>
      <w:r w:rsidRPr="00497314">
        <w:rPr>
          <w:sz w:val="22"/>
          <w:szCs w:val="22"/>
          <w:rPrChange w:id="556" w:author="Goldschmidt, Michael" w:date="2016-05-19T16:06:00Z">
            <w:rPr>
              <w:spacing w:val="2"/>
              <w:sz w:val="22"/>
              <w:szCs w:val="22"/>
            </w:rPr>
          </w:rPrChange>
        </w:rPr>
        <w:t xml:space="preserve"> stov</w:t>
      </w:r>
      <w:r w:rsidRPr="006F3541">
        <w:rPr>
          <w:sz w:val="22"/>
          <w:szCs w:val="22"/>
        </w:rPr>
        <w:t>e</w:t>
      </w:r>
      <w:r w:rsidRPr="00497314">
        <w:rPr>
          <w:sz w:val="22"/>
          <w:szCs w:val="22"/>
          <w:rPrChange w:id="557" w:author="Goldschmidt, Michael" w:date="2016-05-19T16:06:00Z">
            <w:rPr>
              <w:spacing w:val="2"/>
              <w:sz w:val="22"/>
              <w:szCs w:val="22"/>
            </w:rPr>
          </w:rPrChange>
        </w:rPr>
        <w:t xml:space="preserve"> o</w:t>
      </w:r>
      <w:r w:rsidRPr="006F3541">
        <w:rPr>
          <w:sz w:val="22"/>
          <w:szCs w:val="22"/>
        </w:rPr>
        <w:t>r</w:t>
      </w:r>
      <w:r w:rsidRPr="00497314">
        <w:rPr>
          <w:sz w:val="22"/>
          <w:szCs w:val="22"/>
          <w:rPrChange w:id="558" w:author="Goldschmidt, Michael" w:date="2016-05-19T16:06:00Z">
            <w:rPr>
              <w:spacing w:val="3"/>
              <w:sz w:val="22"/>
              <w:szCs w:val="22"/>
            </w:rPr>
          </w:rPrChange>
        </w:rPr>
        <w:t xml:space="preserve"> ove</w:t>
      </w:r>
      <w:r w:rsidRPr="006F3541">
        <w:rPr>
          <w:sz w:val="22"/>
          <w:szCs w:val="22"/>
        </w:rPr>
        <w:t>n</w:t>
      </w:r>
      <w:r w:rsidRPr="00497314">
        <w:rPr>
          <w:sz w:val="22"/>
          <w:szCs w:val="22"/>
          <w:rPrChange w:id="559" w:author="Goldschmidt, Michael" w:date="2016-05-19T16:06:00Z">
            <w:rPr>
              <w:spacing w:val="2"/>
              <w:sz w:val="22"/>
              <w:szCs w:val="22"/>
            </w:rPr>
          </w:rPrChange>
        </w:rPr>
        <w:t xml:space="preserve"> t</w:t>
      </w:r>
      <w:r w:rsidRPr="006F3541">
        <w:rPr>
          <w:sz w:val="22"/>
          <w:szCs w:val="22"/>
        </w:rPr>
        <w:t>o</w:t>
      </w:r>
      <w:r w:rsidRPr="00497314">
        <w:rPr>
          <w:sz w:val="22"/>
          <w:szCs w:val="22"/>
          <w:rPrChange w:id="560" w:author="Goldschmidt, Michael" w:date="2016-05-19T16:06:00Z">
            <w:rPr>
              <w:spacing w:val="2"/>
              <w:sz w:val="22"/>
              <w:szCs w:val="22"/>
            </w:rPr>
          </w:rPrChange>
        </w:rPr>
        <w:t xml:space="preserve"> hea</w:t>
      </w:r>
      <w:r w:rsidRPr="006F3541">
        <w:rPr>
          <w:sz w:val="22"/>
          <w:szCs w:val="22"/>
        </w:rPr>
        <w:t>t</w:t>
      </w:r>
      <w:r w:rsidRPr="00497314">
        <w:rPr>
          <w:sz w:val="22"/>
          <w:szCs w:val="22"/>
          <w:rPrChange w:id="561" w:author="Goldschmidt, Michael" w:date="2016-05-19T16:06:00Z">
            <w:rPr>
              <w:w w:val="99"/>
              <w:sz w:val="22"/>
              <w:szCs w:val="22"/>
            </w:rPr>
          </w:rPrChange>
        </w:rPr>
        <w:t xml:space="preserve"> </w:t>
      </w:r>
      <w:ins w:id="562" w:author="Goldschmidt, Michael" w:date="2016-05-19T16:23:00Z">
        <w:r w:rsidR="00BC3230">
          <w:rPr>
            <w:sz w:val="22"/>
            <w:szCs w:val="22"/>
          </w:rPr>
          <w:t>their</w:t>
        </w:r>
      </w:ins>
      <w:del w:id="563" w:author="Goldschmidt, Michael" w:date="2016-05-19T16:23:00Z">
        <w:r w:rsidR="004867B2" w:rsidRPr="00497314" w:rsidDel="00BC3230">
          <w:rPr>
            <w:sz w:val="22"/>
            <w:szCs w:val="22"/>
            <w:rPrChange w:id="564" w:author="Goldschmidt, Michael" w:date="2016-05-19T16:06:00Z">
              <w:rPr>
                <w:w w:val="99"/>
                <w:sz w:val="22"/>
                <w:szCs w:val="22"/>
              </w:rPr>
            </w:rPrChange>
          </w:rPr>
          <w:delText>a</w:delText>
        </w:r>
      </w:del>
      <w:r w:rsidRPr="006F3541">
        <w:rPr>
          <w:sz w:val="22"/>
          <w:szCs w:val="22"/>
        </w:rPr>
        <w:t xml:space="preserve"> </w:t>
      </w:r>
      <w:r w:rsidRPr="00497314">
        <w:rPr>
          <w:sz w:val="22"/>
          <w:szCs w:val="22"/>
          <w:rPrChange w:id="565" w:author="Goldschmidt, Michael" w:date="2016-05-19T16:06:00Z">
            <w:rPr>
              <w:spacing w:val="-2"/>
              <w:sz w:val="22"/>
              <w:szCs w:val="22"/>
            </w:rPr>
          </w:rPrChange>
        </w:rPr>
        <w:t>home</w:t>
      </w:r>
      <w:r w:rsidRPr="006F3541">
        <w:rPr>
          <w:sz w:val="22"/>
          <w:szCs w:val="22"/>
        </w:rPr>
        <w:t>.</w:t>
      </w:r>
      <w:r w:rsidR="004867B2" w:rsidRPr="006F3541">
        <w:rPr>
          <w:sz w:val="22"/>
          <w:szCs w:val="22"/>
        </w:rPr>
        <w:t xml:space="preserve"> </w:t>
      </w:r>
      <w:moveToRangeStart w:id="566" w:author="Goldschmidt, Michael" w:date="2016-05-19T16:23:00Z" w:name="move451438361"/>
      <w:moveTo w:id="567" w:author="Goldschmidt, Michael" w:date="2016-05-19T16:23:00Z">
        <w:r w:rsidR="00BC3230" w:rsidRPr="006F3541">
          <w:rPr>
            <w:i/>
            <w:sz w:val="22"/>
            <w:szCs w:val="22"/>
          </w:rPr>
          <w:t xml:space="preserve">There may be programs to help </w:t>
        </w:r>
        <w:del w:id="568" w:author="Goldschmidt, Michael" w:date="2016-05-19T16:24:00Z">
          <w:r w:rsidR="00BC3230" w:rsidRPr="006F3541" w:rsidDel="00BC3230">
            <w:rPr>
              <w:i/>
              <w:sz w:val="22"/>
              <w:szCs w:val="22"/>
            </w:rPr>
            <w:delText>you</w:delText>
          </w:r>
        </w:del>
      </w:moveTo>
      <w:ins w:id="569" w:author="Goldschmidt, Michael" w:date="2016-05-19T16:24:00Z">
        <w:r w:rsidR="00BC3230">
          <w:rPr>
            <w:i/>
            <w:sz w:val="22"/>
            <w:szCs w:val="22"/>
          </w:rPr>
          <w:t>families</w:t>
        </w:r>
      </w:ins>
      <w:moveTo w:id="570" w:author="Goldschmidt, Michael" w:date="2016-05-19T16:23:00Z">
        <w:r w:rsidR="00BC3230" w:rsidRPr="006F3541">
          <w:rPr>
            <w:i/>
            <w:sz w:val="22"/>
            <w:szCs w:val="22"/>
          </w:rPr>
          <w:t xml:space="preserve"> get or keep heat on in </w:t>
        </w:r>
      </w:moveTo>
      <w:ins w:id="571" w:author="Goldschmidt, Michael" w:date="2016-05-19T16:24:00Z">
        <w:r w:rsidR="00BC3230">
          <w:rPr>
            <w:i/>
            <w:sz w:val="22"/>
            <w:szCs w:val="22"/>
          </w:rPr>
          <w:t>their</w:t>
        </w:r>
      </w:ins>
      <w:moveTo w:id="572" w:author="Goldschmidt, Michael" w:date="2016-05-19T16:23:00Z">
        <w:del w:id="573" w:author="Goldschmidt, Michael" w:date="2016-05-19T16:24:00Z">
          <w:r w:rsidR="00BC3230" w:rsidRPr="006F3541" w:rsidDel="00BC3230">
            <w:rPr>
              <w:i/>
              <w:sz w:val="22"/>
              <w:szCs w:val="22"/>
            </w:rPr>
            <w:delText>your</w:delText>
          </w:r>
        </w:del>
        <w:r w:rsidR="00BC3230" w:rsidRPr="006F3541">
          <w:rPr>
            <w:i/>
            <w:sz w:val="22"/>
            <w:szCs w:val="22"/>
          </w:rPr>
          <w:t xml:space="preserve"> home during cold weather days. </w:t>
        </w:r>
      </w:moveTo>
      <w:ins w:id="574" w:author="Goldschmidt, Michael" w:date="2016-05-19T16:24:00Z">
        <w:r w:rsidR="00BC3230">
          <w:rPr>
            <w:i/>
            <w:sz w:val="22"/>
            <w:szCs w:val="22"/>
          </w:rPr>
          <w:t>Have them c</w:t>
        </w:r>
      </w:ins>
      <w:moveTo w:id="575" w:author="Goldschmidt, Michael" w:date="2016-05-19T16:23:00Z">
        <w:del w:id="576" w:author="Goldschmidt, Michael" w:date="2016-05-19T16:24:00Z">
          <w:r w:rsidR="00BC3230" w:rsidRPr="006F3541" w:rsidDel="00BC3230">
            <w:rPr>
              <w:i/>
              <w:sz w:val="22"/>
              <w:szCs w:val="22"/>
            </w:rPr>
            <w:delText>C</w:delText>
          </w:r>
        </w:del>
        <w:r w:rsidR="00BC3230" w:rsidRPr="006F3541">
          <w:rPr>
            <w:i/>
            <w:sz w:val="22"/>
            <w:szCs w:val="22"/>
          </w:rPr>
          <w:t xml:space="preserve">ontact </w:t>
        </w:r>
      </w:moveTo>
      <w:ins w:id="577" w:author="Goldschmidt, Michael" w:date="2016-05-19T16:24:00Z">
        <w:r w:rsidR="00BC3230">
          <w:rPr>
            <w:i/>
            <w:sz w:val="22"/>
            <w:szCs w:val="22"/>
          </w:rPr>
          <w:t>their</w:t>
        </w:r>
      </w:ins>
      <w:moveTo w:id="578" w:author="Goldschmidt, Michael" w:date="2016-05-19T16:23:00Z">
        <w:del w:id="579" w:author="Goldschmidt, Michael" w:date="2016-05-19T16:24:00Z">
          <w:r w:rsidR="00BC3230" w:rsidRPr="006F3541" w:rsidDel="00BC3230">
            <w:rPr>
              <w:i/>
              <w:sz w:val="22"/>
              <w:szCs w:val="22"/>
            </w:rPr>
            <w:delText>your</w:delText>
          </w:r>
        </w:del>
        <w:r w:rsidR="00BC3230" w:rsidRPr="006F3541">
          <w:rPr>
            <w:i/>
            <w:sz w:val="22"/>
            <w:szCs w:val="22"/>
          </w:rPr>
          <w:t xml:space="preserve"> local health department</w:t>
        </w:r>
      </w:moveTo>
      <w:ins w:id="580" w:author="Goldschmidt, Michael" w:date="2016-05-19T16:24:00Z">
        <w:r w:rsidR="00BC3230">
          <w:rPr>
            <w:i/>
            <w:sz w:val="22"/>
            <w:szCs w:val="22"/>
          </w:rPr>
          <w:t>, community</w:t>
        </w:r>
      </w:ins>
      <w:moveTo w:id="581" w:author="Goldschmidt, Michael" w:date="2016-05-19T16:23:00Z">
        <w:r w:rsidR="00BC3230" w:rsidRPr="006F3541">
          <w:rPr>
            <w:i/>
            <w:sz w:val="22"/>
            <w:szCs w:val="22"/>
          </w:rPr>
          <w:t xml:space="preserve"> </w:t>
        </w:r>
      </w:moveTo>
      <w:ins w:id="582" w:author="Goldschmidt, Michael" w:date="2016-05-19T16:24:00Z">
        <w:r w:rsidR="00BC3230">
          <w:rPr>
            <w:i/>
            <w:sz w:val="22"/>
            <w:szCs w:val="22"/>
          </w:rPr>
          <w:t xml:space="preserve">action agency, </w:t>
        </w:r>
      </w:ins>
      <w:moveTo w:id="583" w:author="Goldschmidt, Michael" w:date="2016-05-19T16:23:00Z">
        <w:r w:rsidR="00BC3230" w:rsidRPr="006F3541">
          <w:rPr>
            <w:i/>
            <w:sz w:val="22"/>
            <w:szCs w:val="22"/>
          </w:rPr>
          <w:t xml:space="preserve">or city housing office to inquire what services may be available </w:t>
        </w:r>
        <w:del w:id="584" w:author="Goldschmidt, Michael" w:date="2016-05-19T16:24:00Z">
          <w:r w:rsidR="00BC3230" w:rsidRPr="006F3541" w:rsidDel="00BC3230">
            <w:rPr>
              <w:i/>
              <w:sz w:val="22"/>
              <w:szCs w:val="22"/>
            </w:rPr>
            <w:delText xml:space="preserve">to you </w:delText>
          </w:r>
        </w:del>
        <w:r w:rsidR="00BC3230" w:rsidRPr="006F3541">
          <w:rPr>
            <w:i/>
            <w:sz w:val="22"/>
            <w:szCs w:val="22"/>
          </w:rPr>
          <w:t>locally</w:t>
        </w:r>
      </w:moveTo>
      <w:ins w:id="585" w:author="Goldschmidt, Michael" w:date="2016-05-19T16:24:00Z">
        <w:r w:rsidR="00BC3230">
          <w:rPr>
            <w:i/>
            <w:sz w:val="22"/>
            <w:szCs w:val="22"/>
          </w:rPr>
          <w:t>.</w:t>
        </w:r>
      </w:ins>
      <w:moveTo w:id="586" w:author="Goldschmidt, Michael" w:date="2016-05-19T16:23:00Z">
        <w:del w:id="587" w:author="Goldschmidt, Michael" w:date="2016-05-19T16:24:00Z">
          <w:r w:rsidR="00BC3230" w:rsidRPr="006F3541" w:rsidDel="00BC3230">
            <w:rPr>
              <w:i/>
              <w:sz w:val="22"/>
              <w:szCs w:val="22"/>
            </w:rPr>
            <w:delText>!</w:delText>
          </w:r>
        </w:del>
      </w:moveTo>
      <w:moveToRangeEnd w:id="566"/>
    </w:p>
    <w:p w:rsidR="00412E6B" w:rsidRPr="00497314" w:rsidRDefault="00412E6B" w:rsidP="004867B2">
      <w:pPr>
        <w:pStyle w:val="BodyText"/>
        <w:numPr>
          <w:ilvl w:val="0"/>
          <w:numId w:val="13"/>
        </w:numPr>
        <w:tabs>
          <w:tab w:val="left" w:pos="460"/>
        </w:tabs>
        <w:spacing w:before="2"/>
        <w:ind w:right="169"/>
        <w:contextualSpacing/>
        <w:rPr>
          <w:i/>
          <w:sz w:val="22"/>
          <w:szCs w:val="22"/>
        </w:rPr>
      </w:pPr>
      <w:r w:rsidRPr="00497314">
        <w:rPr>
          <w:sz w:val="22"/>
          <w:szCs w:val="22"/>
          <w:rPrChange w:id="588" w:author="Goldschmidt, Michael" w:date="2016-05-19T16:06:00Z">
            <w:rPr>
              <w:spacing w:val="-16"/>
              <w:sz w:val="22"/>
              <w:szCs w:val="22"/>
            </w:rPr>
          </w:rPrChange>
        </w:rPr>
        <w:t>Tur</w:t>
      </w:r>
      <w:r w:rsidRPr="006F3541">
        <w:rPr>
          <w:sz w:val="22"/>
          <w:szCs w:val="22"/>
        </w:rPr>
        <w:t>n</w:t>
      </w:r>
      <w:r w:rsidRPr="00497314">
        <w:rPr>
          <w:sz w:val="22"/>
          <w:szCs w:val="22"/>
          <w:rPrChange w:id="589" w:author="Goldschmidt, Michael" w:date="2016-05-19T16:06:00Z">
            <w:rPr>
              <w:spacing w:val="3"/>
              <w:sz w:val="22"/>
              <w:szCs w:val="22"/>
            </w:rPr>
          </w:rPrChange>
        </w:rPr>
        <w:t xml:space="preserve"> o</w:t>
      </w:r>
      <w:r w:rsidRPr="006F3541">
        <w:rPr>
          <w:sz w:val="22"/>
          <w:szCs w:val="22"/>
        </w:rPr>
        <w:t>n</w:t>
      </w:r>
      <w:r w:rsidRPr="00497314">
        <w:rPr>
          <w:sz w:val="22"/>
          <w:szCs w:val="22"/>
          <w:rPrChange w:id="590" w:author="Goldschmidt, Michael" w:date="2016-05-19T16:06:00Z">
            <w:rPr>
              <w:spacing w:val="4"/>
              <w:sz w:val="22"/>
              <w:szCs w:val="22"/>
            </w:rPr>
          </w:rPrChange>
        </w:rPr>
        <w:t xml:space="preserve"> th</w:t>
      </w:r>
      <w:r w:rsidRPr="006F3541">
        <w:rPr>
          <w:sz w:val="22"/>
          <w:szCs w:val="22"/>
        </w:rPr>
        <w:t>e</w:t>
      </w:r>
      <w:r w:rsidRPr="00497314">
        <w:rPr>
          <w:sz w:val="22"/>
          <w:szCs w:val="22"/>
          <w:rPrChange w:id="591" w:author="Goldschmidt, Michael" w:date="2016-05-19T16:06:00Z">
            <w:rPr>
              <w:spacing w:val="3"/>
              <w:sz w:val="22"/>
              <w:szCs w:val="22"/>
            </w:rPr>
          </w:rPrChange>
        </w:rPr>
        <w:t xml:space="preserve"> kitche</w:t>
      </w:r>
      <w:r w:rsidRPr="006F3541">
        <w:rPr>
          <w:sz w:val="22"/>
          <w:szCs w:val="22"/>
        </w:rPr>
        <w:t>n</w:t>
      </w:r>
      <w:r w:rsidRPr="00497314">
        <w:rPr>
          <w:sz w:val="22"/>
          <w:szCs w:val="22"/>
          <w:rPrChange w:id="592" w:author="Goldschmidt, Michael" w:date="2016-05-19T16:06:00Z">
            <w:rPr>
              <w:spacing w:val="4"/>
              <w:sz w:val="22"/>
              <w:szCs w:val="22"/>
            </w:rPr>
          </w:rPrChange>
        </w:rPr>
        <w:t xml:space="preserve"> exhaus</w:t>
      </w:r>
      <w:r w:rsidRPr="006F3541">
        <w:rPr>
          <w:sz w:val="22"/>
          <w:szCs w:val="22"/>
        </w:rPr>
        <w:t>t</w:t>
      </w:r>
      <w:r w:rsidRPr="00497314">
        <w:rPr>
          <w:sz w:val="22"/>
          <w:szCs w:val="22"/>
          <w:rPrChange w:id="593" w:author="Goldschmidt, Michael" w:date="2016-05-19T16:06:00Z">
            <w:rPr>
              <w:spacing w:val="3"/>
              <w:sz w:val="22"/>
              <w:szCs w:val="22"/>
            </w:rPr>
          </w:rPrChange>
        </w:rPr>
        <w:t xml:space="preserve"> </w:t>
      </w:r>
      <w:r w:rsidRPr="006F3541">
        <w:rPr>
          <w:sz w:val="22"/>
          <w:szCs w:val="22"/>
        </w:rPr>
        <w:t>f</w:t>
      </w:r>
      <w:r w:rsidRPr="00497314">
        <w:rPr>
          <w:sz w:val="22"/>
          <w:szCs w:val="22"/>
          <w:rPrChange w:id="594" w:author="Goldschmidt, Michael" w:date="2016-05-19T16:06:00Z">
            <w:rPr>
              <w:spacing w:val="-3"/>
              <w:sz w:val="22"/>
              <w:szCs w:val="22"/>
            </w:rPr>
          </w:rPrChange>
        </w:rPr>
        <w:t>a</w:t>
      </w:r>
      <w:r w:rsidRPr="006F3541">
        <w:rPr>
          <w:sz w:val="22"/>
          <w:szCs w:val="22"/>
        </w:rPr>
        <w:t>n</w:t>
      </w:r>
      <w:r w:rsidRPr="00497314">
        <w:rPr>
          <w:sz w:val="22"/>
          <w:szCs w:val="22"/>
          <w:rPrChange w:id="595" w:author="Goldschmidt, Michael" w:date="2016-05-19T16:06:00Z">
            <w:rPr>
              <w:spacing w:val="4"/>
              <w:sz w:val="22"/>
              <w:szCs w:val="22"/>
            </w:rPr>
          </w:rPrChange>
        </w:rPr>
        <w:t xml:space="preserve"> whe</w:t>
      </w:r>
      <w:r w:rsidRPr="006F3541">
        <w:rPr>
          <w:sz w:val="22"/>
          <w:szCs w:val="22"/>
        </w:rPr>
        <w:t>n</w:t>
      </w:r>
      <w:r w:rsidRPr="00497314">
        <w:rPr>
          <w:sz w:val="22"/>
          <w:szCs w:val="22"/>
          <w:rPrChange w:id="596" w:author="Goldschmidt, Michael" w:date="2016-05-19T16:06:00Z">
            <w:rPr>
              <w:spacing w:val="3"/>
              <w:sz w:val="22"/>
              <w:szCs w:val="22"/>
            </w:rPr>
          </w:rPrChange>
        </w:rPr>
        <w:t xml:space="preserve"> usin</w:t>
      </w:r>
      <w:r w:rsidRPr="006F3541">
        <w:rPr>
          <w:sz w:val="22"/>
          <w:szCs w:val="22"/>
        </w:rPr>
        <w:t>g</w:t>
      </w:r>
      <w:r w:rsidRPr="00497314">
        <w:rPr>
          <w:sz w:val="22"/>
          <w:szCs w:val="22"/>
          <w:rPrChange w:id="597" w:author="Goldschmidt, Michael" w:date="2016-05-19T16:06:00Z">
            <w:rPr>
              <w:spacing w:val="4"/>
              <w:sz w:val="22"/>
              <w:szCs w:val="22"/>
            </w:rPr>
          </w:rPrChange>
        </w:rPr>
        <w:t xml:space="preserve"> </w:t>
      </w:r>
      <w:r w:rsidRPr="006F3541">
        <w:rPr>
          <w:sz w:val="22"/>
          <w:szCs w:val="22"/>
        </w:rPr>
        <w:t xml:space="preserve">a </w:t>
      </w:r>
      <w:r w:rsidRPr="00497314">
        <w:rPr>
          <w:rFonts w:cs="Calibri"/>
          <w:sz w:val="22"/>
          <w:szCs w:val="22"/>
          <w:rPrChange w:id="598" w:author="Goldschmidt, Michael" w:date="2016-05-19T16:06:00Z">
            <w:rPr>
              <w:rFonts w:cs="Calibri"/>
              <w:spacing w:val="-2"/>
              <w:sz w:val="22"/>
              <w:szCs w:val="22"/>
            </w:rPr>
          </w:rPrChange>
        </w:rPr>
        <w:t>ga</w:t>
      </w:r>
      <w:r w:rsidRPr="006F3541">
        <w:rPr>
          <w:rFonts w:cs="Calibri"/>
          <w:sz w:val="22"/>
          <w:szCs w:val="22"/>
        </w:rPr>
        <w:t>s</w:t>
      </w:r>
      <w:r w:rsidRPr="00497314">
        <w:rPr>
          <w:rFonts w:cs="Calibri"/>
          <w:sz w:val="22"/>
          <w:szCs w:val="22"/>
          <w:rPrChange w:id="599" w:author="Goldschmidt, Michael" w:date="2016-05-19T16:06:00Z">
            <w:rPr>
              <w:rFonts w:cs="Calibri"/>
              <w:spacing w:val="4"/>
              <w:sz w:val="22"/>
              <w:szCs w:val="22"/>
            </w:rPr>
          </w:rPrChange>
        </w:rPr>
        <w:t xml:space="preserve"> ove</w:t>
      </w:r>
      <w:r w:rsidRPr="006F3541">
        <w:rPr>
          <w:rFonts w:cs="Calibri"/>
          <w:sz w:val="22"/>
          <w:szCs w:val="22"/>
        </w:rPr>
        <w:t>n</w:t>
      </w:r>
      <w:r w:rsidRPr="00497314">
        <w:rPr>
          <w:rFonts w:cs="Calibri"/>
          <w:sz w:val="22"/>
          <w:szCs w:val="22"/>
          <w:rPrChange w:id="600" w:author="Goldschmidt, Michael" w:date="2016-05-19T16:06:00Z">
            <w:rPr>
              <w:rFonts w:cs="Calibri"/>
              <w:spacing w:val="4"/>
              <w:sz w:val="22"/>
              <w:szCs w:val="22"/>
            </w:rPr>
          </w:rPrChange>
        </w:rPr>
        <w:t xml:space="preserve"> o</w:t>
      </w:r>
      <w:r w:rsidRPr="006F3541">
        <w:rPr>
          <w:rFonts w:cs="Calibri"/>
          <w:sz w:val="22"/>
          <w:szCs w:val="22"/>
        </w:rPr>
        <w:t>r</w:t>
      </w:r>
      <w:r w:rsidRPr="00497314">
        <w:rPr>
          <w:rFonts w:cs="Calibri"/>
          <w:sz w:val="22"/>
          <w:szCs w:val="22"/>
          <w:rPrChange w:id="601" w:author="Goldschmidt, Michael" w:date="2016-05-19T16:06:00Z">
            <w:rPr>
              <w:rFonts w:cs="Calibri"/>
              <w:spacing w:val="5"/>
              <w:sz w:val="22"/>
              <w:szCs w:val="22"/>
            </w:rPr>
          </w:rPrChange>
        </w:rPr>
        <w:t xml:space="preserve"> stove</w:t>
      </w:r>
      <w:r w:rsidRPr="006F3541">
        <w:rPr>
          <w:rFonts w:cs="Calibri"/>
          <w:sz w:val="22"/>
          <w:szCs w:val="22"/>
        </w:rPr>
        <w:t>,</w:t>
      </w:r>
      <w:r w:rsidRPr="00497314">
        <w:rPr>
          <w:rFonts w:cs="Calibri"/>
          <w:sz w:val="22"/>
          <w:szCs w:val="22"/>
          <w:rPrChange w:id="602" w:author="Goldschmidt, Michael" w:date="2016-05-19T16:06:00Z">
            <w:rPr>
              <w:rFonts w:cs="Calibri"/>
              <w:spacing w:val="4"/>
              <w:sz w:val="22"/>
              <w:szCs w:val="22"/>
            </w:rPr>
          </w:rPrChange>
        </w:rPr>
        <w:t xml:space="preserve"> an</w:t>
      </w:r>
      <w:r w:rsidRPr="006F3541">
        <w:rPr>
          <w:rFonts w:cs="Calibri"/>
          <w:sz w:val="22"/>
          <w:szCs w:val="22"/>
        </w:rPr>
        <w:t>d</w:t>
      </w:r>
      <w:r w:rsidRPr="00497314">
        <w:rPr>
          <w:rFonts w:cs="Calibri"/>
          <w:sz w:val="22"/>
          <w:szCs w:val="22"/>
          <w:rPrChange w:id="603" w:author="Goldschmidt, Michael" w:date="2016-05-19T16:06:00Z">
            <w:rPr>
              <w:rFonts w:cs="Calibri"/>
              <w:spacing w:val="5"/>
              <w:sz w:val="22"/>
              <w:szCs w:val="22"/>
            </w:rPr>
          </w:rPrChange>
        </w:rPr>
        <w:t xml:space="preserve"> leav</w:t>
      </w:r>
      <w:r w:rsidRPr="006F3541">
        <w:rPr>
          <w:rFonts w:cs="Calibri"/>
          <w:sz w:val="22"/>
          <w:szCs w:val="22"/>
        </w:rPr>
        <w:t>e</w:t>
      </w:r>
      <w:r w:rsidRPr="00497314">
        <w:rPr>
          <w:rFonts w:cs="Calibri"/>
          <w:sz w:val="22"/>
          <w:szCs w:val="22"/>
          <w:rPrChange w:id="604" w:author="Goldschmidt, Michael" w:date="2016-05-19T16:06:00Z">
            <w:rPr>
              <w:rFonts w:cs="Calibri"/>
              <w:spacing w:val="4"/>
              <w:sz w:val="22"/>
              <w:szCs w:val="22"/>
            </w:rPr>
          </w:rPrChange>
        </w:rPr>
        <w:t xml:space="preserve"> i</w:t>
      </w:r>
      <w:r w:rsidRPr="006F3541">
        <w:rPr>
          <w:rFonts w:cs="Calibri"/>
          <w:sz w:val="22"/>
          <w:szCs w:val="22"/>
        </w:rPr>
        <w:t>t</w:t>
      </w:r>
      <w:r w:rsidRPr="00497314">
        <w:rPr>
          <w:rFonts w:cs="Calibri"/>
          <w:sz w:val="22"/>
          <w:szCs w:val="22"/>
          <w:rPrChange w:id="605" w:author="Goldschmidt, Michael" w:date="2016-05-19T16:06:00Z">
            <w:rPr>
              <w:rFonts w:cs="Calibri"/>
              <w:spacing w:val="5"/>
              <w:sz w:val="22"/>
              <w:szCs w:val="22"/>
            </w:rPr>
          </w:rPrChange>
        </w:rPr>
        <w:t xml:space="preserve"> o</w:t>
      </w:r>
      <w:r w:rsidRPr="006F3541">
        <w:rPr>
          <w:rFonts w:cs="Calibri"/>
          <w:sz w:val="22"/>
          <w:szCs w:val="22"/>
        </w:rPr>
        <w:t>n</w:t>
      </w:r>
      <w:r w:rsidRPr="00497314">
        <w:rPr>
          <w:rFonts w:cs="Calibri"/>
          <w:sz w:val="22"/>
          <w:szCs w:val="22"/>
          <w:rPrChange w:id="606" w:author="Goldschmidt, Michael" w:date="2016-05-19T16:06:00Z">
            <w:rPr>
              <w:rFonts w:cs="Calibri"/>
              <w:spacing w:val="4"/>
              <w:sz w:val="22"/>
              <w:szCs w:val="22"/>
            </w:rPr>
          </w:rPrChange>
        </w:rPr>
        <w:t xml:space="preserve"> a</w:t>
      </w:r>
      <w:r w:rsidRPr="006F3541">
        <w:rPr>
          <w:rFonts w:cs="Calibri"/>
          <w:sz w:val="22"/>
          <w:szCs w:val="22"/>
        </w:rPr>
        <w:t>f</w:t>
      </w:r>
      <w:r w:rsidRPr="00497314">
        <w:rPr>
          <w:rFonts w:cs="Calibri"/>
          <w:sz w:val="22"/>
          <w:szCs w:val="22"/>
          <w:rPrChange w:id="607" w:author="Goldschmidt, Michael" w:date="2016-05-19T16:06:00Z">
            <w:rPr>
              <w:rFonts w:cs="Calibri"/>
              <w:spacing w:val="-4"/>
              <w:sz w:val="22"/>
              <w:szCs w:val="22"/>
            </w:rPr>
          </w:rPrChange>
        </w:rPr>
        <w:t>te</w:t>
      </w:r>
      <w:r w:rsidRPr="006F3541">
        <w:rPr>
          <w:rFonts w:cs="Calibri"/>
          <w:sz w:val="22"/>
          <w:szCs w:val="22"/>
        </w:rPr>
        <w:t>r</w:t>
      </w:r>
      <w:r w:rsidRPr="00497314">
        <w:rPr>
          <w:rFonts w:cs="Calibri"/>
          <w:sz w:val="22"/>
          <w:szCs w:val="22"/>
          <w:rPrChange w:id="608" w:author="Goldschmidt, Michael" w:date="2016-05-19T16:06:00Z">
            <w:rPr>
              <w:rFonts w:cs="Calibri"/>
              <w:spacing w:val="5"/>
              <w:sz w:val="22"/>
              <w:szCs w:val="22"/>
            </w:rPr>
          </w:rPrChange>
        </w:rPr>
        <w:t xml:space="preserve"> </w:t>
      </w:r>
      <w:r w:rsidR="004867B2" w:rsidRPr="00497314">
        <w:rPr>
          <w:rFonts w:cs="Calibri"/>
          <w:sz w:val="22"/>
          <w:szCs w:val="22"/>
          <w:rPrChange w:id="609" w:author="Goldschmidt, Michael" w:date="2016-05-19T16:06:00Z">
            <w:rPr>
              <w:rFonts w:cs="Calibri"/>
              <w:spacing w:val="5"/>
              <w:sz w:val="22"/>
              <w:szCs w:val="22"/>
            </w:rPr>
          </w:rPrChange>
        </w:rPr>
        <w:t>it’s done</w:t>
      </w:r>
      <w:r w:rsidRPr="00497314">
        <w:rPr>
          <w:sz w:val="22"/>
          <w:szCs w:val="22"/>
          <w:rPrChange w:id="610" w:author="Goldschmidt, Michael" w:date="2016-05-19T16:06:00Z">
            <w:rPr>
              <w:spacing w:val="3"/>
              <w:sz w:val="22"/>
              <w:szCs w:val="22"/>
            </w:rPr>
          </w:rPrChange>
        </w:rPr>
        <w:t xml:space="preserve"> fo</w:t>
      </w:r>
      <w:r w:rsidRPr="006F3541">
        <w:rPr>
          <w:sz w:val="22"/>
          <w:szCs w:val="22"/>
        </w:rPr>
        <w:t>r</w:t>
      </w:r>
      <w:r w:rsidRPr="00497314">
        <w:rPr>
          <w:sz w:val="22"/>
          <w:szCs w:val="22"/>
          <w:rPrChange w:id="611" w:author="Goldschmidt, Michael" w:date="2016-05-19T16:06:00Z">
            <w:rPr>
              <w:spacing w:val="4"/>
              <w:sz w:val="22"/>
              <w:szCs w:val="22"/>
            </w:rPr>
          </w:rPrChange>
        </w:rPr>
        <w:t xml:space="preserve"> </w:t>
      </w:r>
      <w:r w:rsidRPr="006F3541">
        <w:rPr>
          <w:sz w:val="22"/>
          <w:szCs w:val="22"/>
        </w:rPr>
        <w:t>a</w:t>
      </w:r>
      <w:r w:rsidRPr="00497314">
        <w:rPr>
          <w:sz w:val="22"/>
          <w:szCs w:val="22"/>
          <w:rPrChange w:id="612" w:author="Goldschmidt, Michael" w:date="2016-05-19T16:06:00Z">
            <w:rPr>
              <w:spacing w:val="4"/>
              <w:sz w:val="22"/>
              <w:szCs w:val="22"/>
            </w:rPr>
          </w:rPrChange>
        </w:rPr>
        <w:t xml:space="preserve"> hal</w:t>
      </w:r>
      <w:r w:rsidRPr="006F3541">
        <w:rPr>
          <w:sz w:val="22"/>
          <w:szCs w:val="22"/>
        </w:rPr>
        <w:t>f</w:t>
      </w:r>
      <w:r w:rsidRPr="00497314">
        <w:rPr>
          <w:sz w:val="22"/>
          <w:szCs w:val="22"/>
          <w:rPrChange w:id="613" w:author="Goldschmidt, Michael" w:date="2016-05-19T16:06:00Z">
            <w:rPr>
              <w:spacing w:val="4"/>
              <w:sz w:val="22"/>
              <w:szCs w:val="22"/>
            </w:rPr>
          </w:rPrChange>
        </w:rPr>
        <w:t xml:space="preserve"> hou</w:t>
      </w:r>
      <w:r w:rsidRPr="006F3541">
        <w:rPr>
          <w:sz w:val="22"/>
          <w:szCs w:val="22"/>
        </w:rPr>
        <w:t>r</w:t>
      </w:r>
      <w:r w:rsidRPr="00497314">
        <w:rPr>
          <w:sz w:val="22"/>
          <w:szCs w:val="22"/>
          <w:rPrChange w:id="614" w:author="Goldschmidt, Michael" w:date="2016-05-19T16:06:00Z">
            <w:rPr>
              <w:spacing w:val="4"/>
              <w:sz w:val="22"/>
              <w:szCs w:val="22"/>
            </w:rPr>
          </w:rPrChange>
        </w:rPr>
        <w:t xml:space="preserve"> o</w:t>
      </w:r>
      <w:r w:rsidRPr="006F3541">
        <w:rPr>
          <w:sz w:val="22"/>
          <w:szCs w:val="22"/>
        </w:rPr>
        <w:t>r</w:t>
      </w:r>
      <w:r w:rsidRPr="00497314">
        <w:rPr>
          <w:sz w:val="22"/>
          <w:szCs w:val="22"/>
          <w:rPrChange w:id="615" w:author="Goldschmidt, Michael" w:date="2016-05-19T16:06:00Z">
            <w:rPr>
              <w:spacing w:val="4"/>
              <w:sz w:val="22"/>
              <w:szCs w:val="22"/>
            </w:rPr>
          </w:rPrChange>
        </w:rPr>
        <w:t xml:space="preserve"> more</w:t>
      </w:r>
      <w:r w:rsidRPr="006F3541">
        <w:rPr>
          <w:sz w:val="22"/>
          <w:szCs w:val="22"/>
        </w:rPr>
        <w:t>.</w:t>
      </w:r>
      <w:r w:rsidR="00E00270" w:rsidRPr="006F3541">
        <w:rPr>
          <w:sz w:val="22"/>
          <w:szCs w:val="22"/>
        </w:rPr>
        <w:t xml:space="preserve"> </w:t>
      </w:r>
      <w:moveFromRangeStart w:id="616" w:author="Goldschmidt, Michael" w:date="2016-05-19T16:23:00Z" w:name="move451438361"/>
      <w:moveFrom w:id="617" w:author="Goldschmidt, Michael" w:date="2016-05-19T16:23:00Z">
        <w:r w:rsidR="00E00270" w:rsidRPr="006F3541" w:rsidDel="00BC3230">
          <w:rPr>
            <w:i/>
            <w:sz w:val="22"/>
            <w:szCs w:val="22"/>
          </w:rPr>
          <w:t xml:space="preserve">There may be programs to help you get or keep heat on in your home during cold weather days. Contact your local health department or city housing office to inquire what services may be available to you locally! </w:t>
        </w:r>
      </w:moveFrom>
      <w:moveFromRangeEnd w:id="616"/>
    </w:p>
    <w:p w:rsidR="00412E6B" w:rsidRDefault="00412E6B" w:rsidP="005A70DA">
      <w:pPr>
        <w:contextualSpacing/>
        <w:rPr>
          <w:ins w:id="618" w:author="Goldschmidt, Michael" w:date="2016-05-19T16:25:00Z"/>
          <w:sz w:val="20"/>
          <w:szCs w:val="20"/>
        </w:rPr>
      </w:pPr>
    </w:p>
    <w:p w:rsidR="00BC3230" w:rsidRPr="00497314" w:rsidRDefault="00BC3230" w:rsidP="005A70DA">
      <w:pPr>
        <w:contextualSpacing/>
        <w:rPr>
          <w:sz w:val="20"/>
          <w:szCs w:val="20"/>
        </w:rPr>
      </w:pPr>
    </w:p>
    <w:p w:rsidR="00501A9F" w:rsidRDefault="00A43F63" w:rsidP="00501A9F">
      <w:pPr>
        <w:pStyle w:val="Heading5"/>
        <w:ind w:left="0"/>
        <w:contextualSpacing/>
        <w:rPr>
          <w:ins w:id="619" w:author="Goldschmidt, Michael" w:date="2016-05-19T16:25:00Z"/>
          <w:color w:val="0079C1"/>
        </w:rPr>
      </w:pPr>
      <w:r w:rsidRPr="00555469">
        <w:rPr>
          <w:rFonts w:asciiTheme="minorHAnsi" w:hAnsiTheme="minorHAnsi" w:cs="Calibri"/>
          <w:noProof/>
          <w:sz w:val="24"/>
          <w:szCs w:val="24"/>
        </w:rPr>
        <w:drawing>
          <wp:anchor distT="0" distB="0" distL="114300" distR="114300" simplePos="0" relativeHeight="251667456" behindDoc="0" locked="0" layoutInCell="1" allowOverlap="1" wp14:anchorId="2DC4963C" wp14:editId="69C4491F">
            <wp:simplePos x="0" y="0"/>
            <wp:positionH relativeFrom="column">
              <wp:posOffset>4211955</wp:posOffset>
            </wp:positionH>
            <wp:positionV relativeFrom="paragraph">
              <wp:posOffset>104140</wp:posOffset>
            </wp:positionV>
            <wp:extent cx="2743200" cy="187706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1877060"/>
                    </a:xfrm>
                    <a:prstGeom prst="rect">
                      <a:avLst/>
                    </a:prstGeom>
                    <a:noFill/>
                    <a:ln>
                      <a:noFill/>
                    </a:ln>
                  </pic:spPr>
                </pic:pic>
              </a:graphicData>
            </a:graphic>
            <wp14:sizeRelH relativeFrom="page">
              <wp14:pctWidth>0</wp14:pctWidth>
            </wp14:sizeRelH>
            <wp14:sizeRelV relativeFrom="page">
              <wp14:pctHeight>0</wp14:pctHeight>
            </wp14:sizeRelV>
          </wp:anchor>
        </w:drawing>
      </w:r>
      <w:moveToRangeStart w:id="620" w:author="Goldschmidt, Michael" w:date="2016-05-19T16:15:00Z" w:name="move451437879"/>
      <w:moveTo w:id="621" w:author="Goldschmidt, Michael" w:date="2016-05-19T16:15:00Z">
        <w:r w:rsidR="00501A9F" w:rsidRPr="00B43059">
          <w:rPr>
            <w:color w:val="0079C1"/>
          </w:rPr>
          <w:t>Carbon Monoxide Alarms</w:t>
        </w:r>
      </w:moveTo>
    </w:p>
    <w:p w:rsidR="00BC3230" w:rsidRPr="00BC3230" w:rsidRDefault="00BC3230" w:rsidP="00501A9F">
      <w:pPr>
        <w:pStyle w:val="Heading5"/>
        <w:ind w:left="0"/>
        <w:contextualSpacing/>
        <w:rPr>
          <w:moveTo w:id="622" w:author="Goldschmidt, Michael" w:date="2016-05-19T16:15:00Z"/>
          <w:rFonts w:asciiTheme="minorHAnsi" w:hAnsiTheme="minorHAnsi"/>
          <w:sz w:val="20"/>
          <w:szCs w:val="20"/>
          <w:rPrChange w:id="623" w:author="Goldschmidt, Michael" w:date="2016-05-19T16:25:00Z">
            <w:rPr>
              <w:moveTo w:id="624" w:author="Goldschmidt, Michael" w:date="2016-05-19T16:15:00Z"/>
            </w:rPr>
          </w:rPrChange>
        </w:rPr>
      </w:pPr>
    </w:p>
    <w:p w:rsidR="00501A9F" w:rsidRPr="00B43059" w:rsidRDefault="00501A9F" w:rsidP="00501A9F">
      <w:pPr>
        <w:pStyle w:val="BodyText"/>
        <w:spacing w:before="82"/>
        <w:ind w:left="180" w:right="15"/>
        <w:contextualSpacing/>
        <w:rPr>
          <w:moveTo w:id="625" w:author="Goldschmidt, Michael" w:date="2016-05-19T16:15:00Z"/>
          <w:sz w:val="22"/>
          <w:szCs w:val="22"/>
        </w:rPr>
      </w:pPr>
      <w:moveTo w:id="626" w:author="Goldschmidt, Michael" w:date="2016-05-19T16:15:00Z">
        <w:r w:rsidRPr="00B43059">
          <w:rPr>
            <w:rFonts w:cs="Calibri"/>
            <w:sz w:val="22"/>
            <w:szCs w:val="22"/>
          </w:rPr>
          <w:t xml:space="preserve">CO alarms are essential to protecting families from CO poisoning. An alarm will make a loud noise if CO is in the air. If a CO alarm </w:t>
        </w:r>
        <w:r w:rsidRPr="00B43059">
          <w:rPr>
            <w:sz w:val="22"/>
            <w:szCs w:val="22"/>
          </w:rPr>
          <w:t xml:space="preserve">sounds, everyone in the home </w:t>
        </w:r>
        <w:del w:id="627" w:author="Goldschmidt, Michael" w:date="2016-05-19T16:32:00Z">
          <w:r w:rsidRPr="00B43059" w:rsidDel="00A43F63">
            <w:rPr>
              <w:sz w:val="22"/>
              <w:szCs w:val="22"/>
            </w:rPr>
            <w:delText>should</w:delText>
          </w:r>
        </w:del>
      </w:moveTo>
      <w:ins w:id="628" w:author="Goldschmidt, Michael" w:date="2016-05-19T16:32:00Z">
        <w:r w:rsidR="00A43F63">
          <w:rPr>
            <w:sz w:val="22"/>
            <w:szCs w:val="22"/>
          </w:rPr>
          <w:t>must</w:t>
        </w:r>
      </w:ins>
      <w:moveTo w:id="629" w:author="Goldschmidt, Michael" w:date="2016-05-19T16:15:00Z">
        <w:r w:rsidRPr="00B43059">
          <w:rPr>
            <w:sz w:val="22"/>
            <w:szCs w:val="22"/>
          </w:rPr>
          <w:t xml:space="preserve"> go outside immediately. Alarms are </w:t>
        </w:r>
      </w:moveTo>
      <w:ins w:id="630" w:author="Goldschmidt, Michael" w:date="2016-05-19T16:32:00Z">
        <w:r w:rsidR="00A43F63">
          <w:rPr>
            <w:sz w:val="22"/>
            <w:szCs w:val="22"/>
          </w:rPr>
          <w:t xml:space="preserve">sold as </w:t>
        </w:r>
      </w:ins>
      <w:moveTo w:id="631" w:author="Goldschmidt, Michael" w:date="2016-05-19T16:15:00Z">
        <w:r w:rsidRPr="00B43059">
          <w:rPr>
            <w:sz w:val="22"/>
            <w:szCs w:val="22"/>
          </w:rPr>
          <w:t>plug</w:t>
        </w:r>
      </w:moveTo>
      <w:ins w:id="632" w:author="Goldschmidt, Michael" w:date="2016-05-19T16:32:00Z">
        <w:r w:rsidR="00A43F63">
          <w:rPr>
            <w:sz w:val="22"/>
            <w:szCs w:val="22"/>
          </w:rPr>
          <w:t>-</w:t>
        </w:r>
      </w:ins>
      <w:moveTo w:id="633" w:author="Goldschmidt, Michael" w:date="2016-05-19T16:15:00Z">
        <w:del w:id="634" w:author="Goldschmidt, Michael" w:date="2016-05-19T16:32:00Z">
          <w:r w:rsidRPr="00B43059" w:rsidDel="00A43F63">
            <w:rPr>
              <w:sz w:val="22"/>
              <w:szCs w:val="22"/>
            </w:rPr>
            <w:delText xml:space="preserve"> </w:delText>
          </w:r>
        </w:del>
        <w:r w:rsidRPr="00B43059">
          <w:rPr>
            <w:sz w:val="22"/>
            <w:szCs w:val="22"/>
          </w:rPr>
          <w:t xml:space="preserve">in </w:t>
        </w:r>
      </w:moveTo>
      <w:ins w:id="635" w:author="Goldschmidt, Michael" w:date="2016-05-19T16:32:00Z">
        <w:r w:rsidR="00A43F63">
          <w:rPr>
            <w:sz w:val="22"/>
            <w:szCs w:val="22"/>
          </w:rPr>
          <w:t>or</w:t>
        </w:r>
      </w:ins>
      <w:moveTo w:id="636" w:author="Goldschmidt, Michael" w:date="2016-05-19T16:15:00Z">
        <w:del w:id="637" w:author="Goldschmidt, Michael" w:date="2016-05-19T16:32:00Z">
          <w:r w:rsidRPr="00B43059" w:rsidDel="00A43F63">
            <w:rPr>
              <w:rFonts w:cs="Calibri"/>
              <w:sz w:val="22"/>
              <w:szCs w:val="22"/>
            </w:rPr>
            <w:delText>and</w:delText>
          </w:r>
        </w:del>
        <w:r w:rsidRPr="00B43059">
          <w:rPr>
            <w:rFonts w:cs="Calibri"/>
            <w:sz w:val="22"/>
            <w:szCs w:val="22"/>
          </w:rPr>
          <w:t xml:space="preserve"> battery operated and can be purchased </w:t>
        </w:r>
        <w:r w:rsidRPr="00B43059">
          <w:rPr>
            <w:sz w:val="22"/>
            <w:szCs w:val="22"/>
          </w:rPr>
          <w:t xml:space="preserve">online or at a home improvement or hardware store. </w:t>
        </w:r>
      </w:moveTo>
    </w:p>
    <w:moveToRangeEnd w:id="620"/>
    <w:p w:rsidR="00412E6B" w:rsidRDefault="00412E6B" w:rsidP="005A70DA">
      <w:pPr>
        <w:contextualSpacing/>
        <w:rPr>
          <w:ins w:id="638" w:author="Goldschmidt, Michael" w:date="2016-05-19T16:25:00Z"/>
          <w:sz w:val="20"/>
          <w:szCs w:val="20"/>
        </w:rPr>
      </w:pPr>
    </w:p>
    <w:p w:rsidR="00BC3230" w:rsidRPr="006F3541" w:rsidRDefault="00BC3230" w:rsidP="005A70DA">
      <w:pPr>
        <w:contextualSpacing/>
        <w:rPr>
          <w:sz w:val="20"/>
          <w:szCs w:val="20"/>
        </w:rPr>
      </w:pPr>
    </w:p>
    <w:p w:rsidR="00442B2C" w:rsidRDefault="00442B2C" w:rsidP="00442B2C">
      <w:pPr>
        <w:pStyle w:val="Heading5"/>
        <w:ind w:left="0"/>
        <w:contextualSpacing/>
        <w:rPr>
          <w:ins w:id="639" w:author="Goldschmidt, Michael" w:date="2016-05-19T16:25:00Z"/>
          <w:color w:val="0079C1"/>
        </w:rPr>
      </w:pPr>
      <w:r w:rsidRPr="00497314">
        <w:rPr>
          <w:color w:val="0079C1"/>
        </w:rPr>
        <w:t>CO Poisoning Prevention</w:t>
      </w:r>
    </w:p>
    <w:p w:rsidR="00BC3230" w:rsidRPr="00BC3230" w:rsidRDefault="00BC3230" w:rsidP="00442B2C">
      <w:pPr>
        <w:pStyle w:val="Heading5"/>
        <w:ind w:left="0"/>
        <w:contextualSpacing/>
        <w:rPr>
          <w:rFonts w:asciiTheme="minorHAnsi" w:hAnsiTheme="minorHAnsi"/>
          <w:color w:val="0079C1"/>
          <w:sz w:val="20"/>
          <w:szCs w:val="20"/>
          <w:rPrChange w:id="640" w:author="Goldschmidt, Michael" w:date="2016-05-19T16:25:00Z">
            <w:rPr>
              <w:color w:val="0079C1"/>
            </w:rPr>
          </w:rPrChange>
        </w:rPr>
      </w:pPr>
    </w:p>
    <w:p w:rsidR="00442B2C" w:rsidRDefault="00A43F63">
      <w:pPr>
        <w:pStyle w:val="Heading5"/>
        <w:contextualSpacing/>
        <w:rPr>
          <w:ins w:id="641" w:author="Goldschmidt, Michael" w:date="2016-05-19T16:33:00Z"/>
          <w:rFonts w:asciiTheme="minorHAnsi" w:hAnsiTheme="minorHAnsi" w:cs="Calibri"/>
          <w:sz w:val="22"/>
          <w:szCs w:val="22"/>
        </w:rPr>
      </w:pPr>
      <w:ins w:id="642" w:author="Goldschmidt, Michael" w:date="2016-05-19T16:33:00Z">
        <w:r>
          <w:rPr>
            <w:rFonts w:asciiTheme="minorHAnsi" w:hAnsiTheme="minorHAnsi" w:cs="Calibri"/>
            <w:sz w:val="22"/>
            <w:szCs w:val="22"/>
          </w:rPr>
          <w:t>Stakeholders need to p</w:t>
        </w:r>
      </w:ins>
      <w:del w:id="643" w:author="Goldschmidt, Michael" w:date="2016-05-19T16:33:00Z">
        <w:r w:rsidR="00442B2C" w:rsidRPr="00B25F70" w:rsidDel="00A43F63">
          <w:rPr>
            <w:rFonts w:asciiTheme="minorHAnsi" w:hAnsiTheme="minorHAnsi" w:cs="Calibri"/>
            <w:sz w:val="22"/>
            <w:szCs w:val="22"/>
            <w:rPrChange w:id="644" w:author="Goldschmidt, Michael" w:date="2016-05-19T16:27:00Z">
              <w:rPr>
                <w:rFonts w:asciiTheme="minorHAnsi" w:hAnsiTheme="minorHAnsi" w:cs="Calibri"/>
                <w:spacing w:val="-4"/>
                <w:sz w:val="24"/>
                <w:szCs w:val="24"/>
              </w:rPr>
            </w:rPrChange>
          </w:rPr>
          <w:delText>P</w:delText>
        </w:r>
      </w:del>
      <w:r w:rsidR="00442B2C" w:rsidRPr="00B25F70">
        <w:rPr>
          <w:rFonts w:asciiTheme="minorHAnsi" w:hAnsiTheme="minorHAnsi" w:cs="Calibri"/>
          <w:sz w:val="22"/>
          <w:szCs w:val="22"/>
          <w:rPrChange w:id="645" w:author="Goldschmidt, Michael" w:date="2016-05-19T16:27:00Z">
            <w:rPr>
              <w:rFonts w:asciiTheme="minorHAnsi" w:hAnsiTheme="minorHAnsi" w:cs="Calibri"/>
              <w:spacing w:val="-4"/>
              <w:sz w:val="24"/>
              <w:szCs w:val="24"/>
            </w:rPr>
          </w:rPrChange>
        </w:rPr>
        <w:t>rovide outreach to consumers about the importance of:</w:t>
      </w:r>
    </w:p>
    <w:p w:rsidR="00A43F63" w:rsidRPr="00A43F63" w:rsidRDefault="00A43F63">
      <w:pPr>
        <w:pStyle w:val="Heading5"/>
        <w:contextualSpacing/>
        <w:rPr>
          <w:rFonts w:asciiTheme="minorHAnsi" w:hAnsiTheme="minorHAnsi"/>
          <w:sz w:val="16"/>
          <w:szCs w:val="16"/>
          <w:rPrChange w:id="646" w:author="Goldschmidt, Michael" w:date="2016-05-19T16:33:00Z">
            <w:rPr>
              <w:rFonts w:asciiTheme="minorHAnsi" w:hAnsiTheme="minorHAnsi"/>
              <w:sz w:val="24"/>
              <w:szCs w:val="24"/>
            </w:rPr>
          </w:rPrChange>
        </w:rPr>
      </w:pPr>
    </w:p>
    <w:p w:rsidR="00442B2C" w:rsidRPr="00B25F70" w:rsidRDefault="00442B2C">
      <w:pPr>
        <w:pStyle w:val="BodyText"/>
        <w:numPr>
          <w:ilvl w:val="0"/>
          <w:numId w:val="13"/>
        </w:numPr>
        <w:tabs>
          <w:tab w:val="left" w:pos="460"/>
        </w:tabs>
        <w:spacing w:before="5"/>
        <w:contextualSpacing/>
        <w:rPr>
          <w:rFonts w:asciiTheme="minorHAnsi" w:hAnsiTheme="minorHAnsi" w:cs="Calibri"/>
          <w:sz w:val="22"/>
          <w:szCs w:val="22"/>
          <w:rPrChange w:id="647" w:author="Goldschmidt, Michael" w:date="2016-05-19T16:27:00Z">
            <w:rPr>
              <w:rFonts w:cs="Calibri"/>
            </w:rPr>
          </w:rPrChange>
        </w:rPr>
      </w:pPr>
      <w:r w:rsidRPr="00B25F70">
        <w:rPr>
          <w:rFonts w:asciiTheme="minorHAnsi" w:hAnsiTheme="minorHAnsi" w:cs="Calibri"/>
          <w:sz w:val="22"/>
          <w:szCs w:val="22"/>
          <w:rPrChange w:id="648" w:author="Goldschmidt, Michael" w:date="2016-05-19T16:27:00Z">
            <w:rPr>
              <w:rFonts w:cs="Calibri"/>
              <w:spacing w:val="-4"/>
            </w:rPr>
          </w:rPrChange>
        </w:rPr>
        <w:t xml:space="preserve">Putting </w:t>
      </w:r>
      <w:r w:rsidR="00412E6B" w:rsidRPr="00B25F70">
        <w:rPr>
          <w:rFonts w:asciiTheme="minorHAnsi" w:hAnsiTheme="minorHAnsi" w:cs="Calibri"/>
          <w:sz w:val="22"/>
          <w:szCs w:val="22"/>
          <w:rPrChange w:id="649" w:author="Goldschmidt, Michael" w:date="2016-05-19T16:27:00Z">
            <w:rPr>
              <w:rFonts w:cs="Calibri"/>
              <w:spacing w:val="-2"/>
            </w:rPr>
          </w:rPrChange>
        </w:rPr>
        <w:t xml:space="preserve">CO alarms on every level of </w:t>
      </w:r>
      <w:r w:rsidRPr="00B25F70">
        <w:rPr>
          <w:rFonts w:asciiTheme="minorHAnsi" w:hAnsiTheme="minorHAnsi" w:cs="Calibri"/>
          <w:sz w:val="22"/>
          <w:szCs w:val="22"/>
          <w:rPrChange w:id="650" w:author="Goldschmidt, Michael" w:date="2016-05-19T16:27:00Z">
            <w:rPr>
              <w:rFonts w:cs="Calibri"/>
              <w:spacing w:val="5"/>
            </w:rPr>
          </w:rPrChange>
        </w:rPr>
        <w:t>a</w:t>
      </w:r>
      <w:r w:rsidR="00412E6B" w:rsidRPr="00B25F70">
        <w:rPr>
          <w:rFonts w:asciiTheme="minorHAnsi" w:hAnsiTheme="minorHAnsi" w:cs="Calibri"/>
          <w:sz w:val="22"/>
          <w:szCs w:val="22"/>
          <w:rPrChange w:id="651" w:author="Goldschmidt, Michael" w:date="2016-05-19T16:27:00Z">
            <w:rPr>
              <w:rFonts w:cs="Calibri"/>
              <w:spacing w:val="5"/>
            </w:rPr>
          </w:rPrChange>
        </w:rPr>
        <w:t xml:space="preserve"> home</w:t>
      </w:r>
      <w:r w:rsidRPr="00B25F70">
        <w:rPr>
          <w:rFonts w:asciiTheme="minorHAnsi" w:hAnsiTheme="minorHAnsi" w:cs="Calibri"/>
          <w:sz w:val="22"/>
          <w:szCs w:val="22"/>
          <w:rPrChange w:id="652" w:author="Goldschmidt, Michael" w:date="2016-05-19T16:27:00Z">
            <w:rPr>
              <w:rFonts w:cs="Calibri"/>
              <w:spacing w:val="-5"/>
            </w:rPr>
          </w:rPrChange>
        </w:rPr>
        <w:t xml:space="preserve"> and in sleeping areas</w:t>
      </w:r>
      <w:r w:rsidR="00412E6B" w:rsidRPr="00B25F70">
        <w:rPr>
          <w:rFonts w:asciiTheme="minorHAnsi" w:hAnsiTheme="minorHAnsi"/>
          <w:sz w:val="22"/>
          <w:szCs w:val="22"/>
          <w:rPrChange w:id="653" w:author="Goldschmidt, Michael" w:date="2016-05-19T16:27:00Z">
            <w:rPr/>
          </w:rPrChange>
        </w:rPr>
        <w:t>.</w:t>
      </w:r>
    </w:p>
    <w:p w:rsidR="00412E6B" w:rsidRPr="00B25F70" w:rsidRDefault="00412E6B">
      <w:pPr>
        <w:pStyle w:val="BodyText"/>
        <w:numPr>
          <w:ilvl w:val="0"/>
          <w:numId w:val="13"/>
        </w:numPr>
        <w:tabs>
          <w:tab w:val="left" w:pos="460"/>
        </w:tabs>
        <w:spacing w:before="5"/>
        <w:contextualSpacing/>
        <w:rPr>
          <w:rFonts w:asciiTheme="minorHAnsi" w:hAnsiTheme="minorHAnsi" w:cs="Calibri"/>
          <w:sz w:val="22"/>
          <w:szCs w:val="22"/>
          <w:rPrChange w:id="654" w:author="Goldschmidt, Michael" w:date="2016-05-19T16:27:00Z">
            <w:rPr>
              <w:rFonts w:cs="Calibri"/>
            </w:rPr>
          </w:rPrChange>
        </w:rPr>
      </w:pPr>
      <w:r w:rsidRPr="00B25F70">
        <w:rPr>
          <w:rFonts w:asciiTheme="minorHAnsi" w:hAnsiTheme="minorHAnsi"/>
          <w:sz w:val="22"/>
          <w:szCs w:val="22"/>
          <w:rPrChange w:id="655" w:author="Goldschmidt, Michael" w:date="2016-05-19T16:27:00Z">
            <w:rPr>
              <w:spacing w:val="-1"/>
            </w:rPr>
          </w:rPrChange>
        </w:rPr>
        <w:t>Never leav</w:t>
      </w:r>
      <w:r w:rsidR="00442B2C" w:rsidRPr="00B25F70">
        <w:rPr>
          <w:rFonts w:asciiTheme="minorHAnsi" w:hAnsiTheme="minorHAnsi"/>
          <w:sz w:val="22"/>
          <w:szCs w:val="22"/>
          <w:rPrChange w:id="656" w:author="Goldschmidt, Michael" w:date="2016-05-19T16:27:00Z">
            <w:rPr>
              <w:spacing w:val="-3"/>
            </w:rPr>
          </w:rPrChange>
        </w:rPr>
        <w:t>ing</w:t>
      </w:r>
      <w:r w:rsidRPr="00B25F70">
        <w:rPr>
          <w:rFonts w:asciiTheme="minorHAnsi" w:hAnsiTheme="minorHAnsi"/>
          <w:sz w:val="22"/>
          <w:szCs w:val="22"/>
          <w:rPrChange w:id="657" w:author="Goldschmidt, Michael" w:date="2016-05-19T16:27:00Z">
            <w:rPr>
              <w:spacing w:val="2"/>
            </w:rPr>
          </w:rPrChange>
        </w:rPr>
        <w:t xml:space="preserve"> a vehicle running in the garage</w:t>
      </w:r>
      <w:ins w:id="658" w:author="Goldschmidt, Michael" w:date="2016-05-19T16:34:00Z">
        <w:r w:rsidR="00A43F63">
          <w:rPr>
            <w:rFonts w:asciiTheme="minorHAnsi" w:hAnsiTheme="minorHAnsi"/>
            <w:sz w:val="22"/>
            <w:szCs w:val="22"/>
          </w:rPr>
          <w:t xml:space="preserve"> with the garage door closed</w:t>
        </w:r>
      </w:ins>
      <w:r w:rsidRPr="00B25F70">
        <w:rPr>
          <w:rFonts w:asciiTheme="minorHAnsi" w:hAnsiTheme="minorHAnsi"/>
          <w:sz w:val="22"/>
          <w:szCs w:val="22"/>
          <w:rPrChange w:id="659" w:author="Goldschmidt, Michael" w:date="2016-05-19T16:27:00Z">
            <w:rPr/>
          </w:rPrChange>
        </w:rPr>
        <w:t>.</w:t>
      </w:r>
      <w:r w:rsidR="005A70DA" w:rsidRPr="00B25F70">
        <w:rPr>
          <w:rFonts w:asciiTheme="minorHAnsi" w:hAnsiTheme="minorHAnsi"/>
          <w:sz w:val="22"/>
          <w:szCs w:val="22"/>
          <w:rPrChange w:id="660" w:author="Goldschmidt, Michael" w:date="2016-05-19T16:27:00Z">
            <w:rPr/>
          </w:rPrChange>
        </w:rPr>
        <w:t xml:space="preserve"> </w:t>
      </w:r>
      <w:r w:rsidRPr="00B25F70">
        <w:rPr>
          <w:rFonts w:asciiTheme="minorHAnsi" w:hAnsiTheme="minorHAnsi" w:cs="Calibri"/>
          <w:sz w:val="22"/>
          <w:szCs w:val="22"/>
          <w:rPrChange w:id="661" w:author="Goldschmidt, Michael" w:date="2016-05-19T16:27:00Z">
            <w:rPr>
              <w:rFonts w:cs="Calibri"/>
            </w:rPr>
          </w:rPrChange>
        </w:rPr>
        <w:t>Doing so can cause CO poisoning</w:t>
      </w:r>
      <w:ins w:id="662" w:author="Goldschmidt, Michael" w:date="2016-05-19T16:34:00Z">
        <w:r w:rsidR="00A43F63">
          <w:rPr>
            <w:rFonts w:asciiTheme="minorHAnsi" w:hAnsiTheme="minorHAnsi" w:cs="Calibri"/>
            <w:sz w:val="22"/>
            <w:szCs w:val="22"/>
          </w:rPr>
          <w:t>, e</w:t>
        </w:r>
      </w:ins>
      <w:del w:id="663" w:author="Goldschmidt, Michael" w:date="2016-05-19T16:34:00Z">
        <w:r w:rsidRPr="00B25F70" w:rsidDel="00A43F63">
          <w:rPr>
            <w:rFonts w:asciiTheme="minorHAnsi" w:hAnsiTheme="minorHAnsi" w:cs="Calibri"/>
            <w:sz w:val="22"/>
            <w:szCs w:val="22"/>
            <w:rPrChange w:id="664" w:author="Goldschmidt, Michael" w:date="2016-05-19T16:27:00Z">
              <w:rPr>
                <w:rFonts w:cs="Calibri"/>
              </w:rPr>
            </w:rPrChange>
          </w:rPr>
          <w:delText>. E</w:delText>
        </w:r>
      </w:del>
      <w:r w:rsidRPr="00B25F70">
        <w:rPr>
          <w:rFonts w:asciiTheme="minorHAnsi" w:hAnsiTheme="minorHAnsi" w:cs="Calibri"/>
          <w:sz w:val="22"/>
          <w:szCs w:val="22"/>
          <w:rPrChange w:id="665" w:author="Goldschmidt, Michael" w:date="2016-05-19T16:27:00Z">
            <w:rPr>
              <w:rFonts w:cs="Calibri"/>
              <w:spacing w:val="-3"/>
            </w:rPr>
          </w:rPrChange>
        </w:rPr>
        <w:t xml:space="preserve">ven </w:t>
      </w:r>
      <w:ins w:id="666" w:author="Goldschmidt, Michael" w:date="2016-05-19T16:34:00Z">
        <w:r w:rsidR="00A43F63">
          <w:rPr>
            <w:rFonts w:asciiTheme="minorHAnsi" w:hAnsiTheme="minorHAnsi" w:cs="Calibri"/>
            <w:sz w:val="22"/>
            <w:szCs w:val="22"/>
          </w:rPr>
          <w:t xml:space="preserve">if it is for </w:t>
        </w:r>
      </w:ins>
      <w:r w:rsidRPr="00B25F70">
        <w:rPr>
          <w:rFonts w:asciiTheme="minorHAnsi" w:hAnsiTheme="minorHAnsi" w:cs="Calibri"/>
          <w:sz w:val="22"/>
          <w:szCs w:val="22"/>
          <w:rPrChange w:id="667" w:author="Goldschmidt, Michael" w:date="2016-05-19T16:27:00Z">
            <w:rPr>
              <w:rFonts w:cs="Calibri"/>
              <w:spacing w:val="-3"/>
            </w:rPr>
          </w:rPrChange>
        </w:rPr>
        <w:t xml:space="preserve">just </w:t>
      </w:r>
      <w:r w:rsidRPr="00B25F70">
        <w:rPr>
          <w:rFonts w:asciiTheme="minorHAnsi" w:hAnsiTheme="minorHAnsi"/>
          <w:sz w:val="22"/>
          <w:szCs w:val="22"/>
          <w:rPrChange w:id="668" w:author="Goldschmidt, Michael" w:date="2016-05-19T16:27:00Z">
            <w:rPr/>
          </w:rPrChange>
        </w:rPr>
        <w:t xml:space="preserve">a couple of </w:t>
      </w:r>
      <w:del w:id="669" w:author="Goldschmidt, Michael" w:date="2016-05-19T16:35:00Z">
        <w:r w:rsidRPr="00B25F70" w:rsidDel="00A43F63">
          <w:rPr>
            <w:rFonts w:asciiTheme="minorHAnsi" w:hAnsiTheme="minorHAnsi"/>
            <w:sz w:val="22"/>
            <w:szCs w:val="22"/>
            <w:rPrChange w:id="670" w:author="Goldschmidt, Michael" w:date="2016-05-19T16:27:00Z">
              <w:rPr>
                <w:spacing w:val="-3"/>
              </w:rPr>
            </w:rPrChange>
          </w:rPr>
          <w:delText xml:space="preserve">minutes with the garage door open </w:delText>
        </w:r>
        <w:r w:rsidR="005A70DA" w:rsidRPr="00B25F70" w:rsidDel="00A43F63">
          <w:rPr>
            <w:rFonts w:asciiTheme="minorHAnsi" w:hAnsiTheme="minorHAnsi"/>
            <w:sz w:val="22"/>
            <w:szCs w:val="22"/>
            <w:rPrChange w:id="671" w:author="Goldschmidt, Michael" w:date="2016-05-19T16:27:00Z">
              <w:rPr>
                <w:spacing w:val="3"/>
              </w:rPr>
            </w:rPrChange>
          </w:rPr>
          <w:delText>can be dangerous</w:delText>
        </w:r>
      </w:del>
      <w:ins w:id="672" w:author="Goldschmidt, Michael" w:date="2016-05-19T16:35:00Z">
        <w:r w:rsidR="00A43F63">
          <w:rPr>
            <w:rFonts w:asciiTheme="minorHAnsi" w:hAnsiTheme="minorHAnsi"/>
            <w:sz w:val="22"/>
            <w:szCs w:val="22"/>
          </w:rPr>
          <w:t>minutes.</w:t>
        </w:r>
      </w:ins>
      <w:del w:id="673" w:author="Goldschmidt, Michael" w:date="2016-05-19T16:35:00Z">
        <w:r w:rsidRPr="00B25F70" w:rsidDel="00A43F63">
          <w:rPr>
            <w:rFonts w:asciiTheme="minorHAnsi" w:hAnsiTheme="minorHAnsi"/>
            <w:sz w:val="22"/>
            <w:szCs w:val="22"/>
            <w:rPrChange w:id="674" w:author="Goldschmidt, Michael" w:date="2016-05-19T16:27:00Z">
              <w:rPr/>
            </w:rPrChange>
          </w:rPr>
          <w:delText>.</w:delText>
        </w:r>
      </w:del>
    </w:p>
    <w:p w:rsidR="00412E6B" w:rsidRPr="00BC3230" w:rsidRDefault="00412E6B">
      <w:pPr>
        <w:spacing w:before="1"/>
        <w:contextualSpacing/>
        <w:rPr>
          <w:sz w:val="20"/>
          <w:szCs w:val="20"/>
          <w:rPrChange w:id="675" w:author="Goldschmidt, Michael" w:date="2016-05-19T16:25:00Z">
            <w:rPr>
              <w:sz w:val="11"/>
              <w:szCs w:val="11"/>
            </w:rPr>
          </w:rPrChange>
        </w:rPr>
      </w:pPr>
    </w:p>
    <w:p w:rsidR="00BC3230" w:rsidRPr="00A43F63" w:rsidDel="00A43F63" w:rsidRDefault="00412E6B">
      <w:pPr>
        <w:pStyle w:val="Heading5"/>
        <w:contextualSpacing/>
        <w:rPr>
          <w:del w:id="676" w:author="Goldschmidt, Michael" w:date="2016-05-19T16:33:00Z"/>
          <w:rFonts w:asciiTheme="minorHAnsi" w:hAnsiTheme="minorHAnsi"/>
          <w:sz w:val="22"/>
          <w:szCs w:val="22"/>
          <w:rPrChange w:id="677" w:author="Goldschmidt, Michael" w:date="2016-05-19T16:33:00Z">
            <w:rPr>
              <w:del w:id="678" w:author="Goldschmidt, Michael" w:date="2016-05-19T16:33:00Z"/>
            </w:rPr>
          </w:rPrChange>
        </w:rPr>
      </w:pPr>
      <w:del w:id="679" w:author="Goldschmidt, Michael" w:date="2016-05-19T16:33:00Z">
        <w:r w:rsidRPr="00A43F63" w:rsidDel="00A43F63">
          <w:rPr>
            <w:rFonts w:asciiTheme="minorHAnsi" w:hAnsiTheme="minorHAnsi"/>
            <w:color w:val="0079C1"/>
            <w:sz w:val="22"/>
            <w:szCs w:val="22"/>
            <w:rPrChange w:id="680" w:author="Goldschmidt, Michael" w:date="2016-05-19T16:33:00Z">
              <w:rPr>
                <w:color w:val="0079C1"/>
              </w:rPr>
            </w:rPrChange>
          </w:rPr>
          <w:delText>Loss of Electrical Power</w:delText>
        </w:r>
      </w:del>
    </w:p>
    <w:p w:rsidR="00412E6B" w:rsidRPr="00A43F63" w:rsidRDefault="00412E6B">
      <w:pPr>
        <w:pStyle w:val="Heading5"/>
        <w:contextualSpacing/>
        <w:rPr>
          <w:rFonts w:asciiTheme="minorHAnsi" w:hAnsiTheme="minorHAnsi"/>
          <w:sz w:val="22"/>
          <w:szCs w:val="22"/>
          <w:rPrChange w:id="681" w:author="Goldschmidt, Michael" w:date="2016-05-19T16:33:00Z">
            <w:rPr/>
          </w:rPrChange>
        </w:rPr>
        <w:pPrChange w:id="682" w:author="Goldschmidt, Michael" w:date="2016-05-19T16:35:00Z">
          <w:pPr>
            <w:pStyle w:val="BodyText"/>
            <w:spacing w:before="82"/>
            <w:ind w:left="100"/>
            <w:contextualSpacing/>
          </w:pPr>
        </w:pPrChange>
      </w:pPr>
      <w:r w:rsidRPr="00A43F63">
        <w:rPr>
          <w:rFonts w:asciiTheme="minorHAnsi" w:hAnsiTheme="minorHAnsi"/>
          <w:sz w:val="22"/>
          <w:szCs w:val="22"/>
          <w:rPrChange w:id="683" w:author="Goldschmidt, Michael" w:date="2016-05-19T16:33:00Z">
            <w:rPr/>
          </w:rPrChange>
        </w:rPr>
        <w:t>Bad weather or disasters can cause the power go out. Some people use portable generators</w:t>
      </w:r>
      <w:r w:rsidR="00E00270" w:rsidRPr="00A43F63">
        <w:rPr>
          <w:rFonts w:asciiTheme="minorHAnsi" w:hAnsiTheme="minorHAnsi"/>
          <w:sz w:val="22"/>
          <w:szCs w:val="22"/>
          <w:rPrChange w:id="684" w:author="Goldschmidt, Michael" w:date="2016-05-19T16:33:00Z">
            <w:rPr/>
          </w:rPrChange>
        </w:rPr>
        <w:t xml:space="preserve"> during these emergencies which are a high risk </w:t>
      </w:r>
      <w:r w:rsidR="008C77B9" w:rsidRPr="00A43F63">
        <w:rPr>
          <w:rFonts w:asciiTheme="minorHAnsi" w:hAnsiTheme="minorHAnsi"/>
          <w:sz w:val="22"/>
          <w:szCs w:val="22"/>
          <w:rPrChange w:id="685" w:author="Goldschmidt, Michael" w:date="2016-05-19T16:33:00Z">
            <w:rPr/>
          </w:rPrChange>
        </w:rPr>
        <w:t>activity</w:t>
      </w:r>
      <w:r w:rsidR="00E00270" w:rsidRPr="00A43F63">
        <w:rPr>
          <w:rFonts w:asciiTheme="minorHAnsi" w:hAnsiTheme="minorHAnsi"/>
          <w:sz w:val="22"/>
          <w:szCs w:val="22"/>
          <w:rPrChange w:id="686" w:author="Goldschmidt, Michael" w:date="2016-05-19T16:33:00Z">
            <w:rPr/>
          </w:rPrChange>
        </w:rPr>
        <w:t xml:space="preserve"> fo</w:t>
      </w:r>
      <w:bookmarkStart w:id="687" w:name="_GoBack"/>
      <w:bookmarkEnd w:id="687"/>
      <w:r w:rsidR="00E00270" w:rsidRPr="00A43F63">
        <w:rPr>
          <w:rFonts w:asciiTheme="minorHAnsi" w:hAnsiTheme="minorHAnsi"/>
          <w:sz w:val="22"/>
          <w:szCs w:val="22"/>
          <w:rPrChange w:id="688" w:author="Goldschmidt, Michael" w:date="2016-05-19T16:33:00Z">
            <w:rPr/>
          </w:rPrChange>
        </w:rPr>
        <w:t xml:space="preserve">r CO poisoning for families unfamiliar on how to operate </w:t>
      </w:r>
      <w:ins w:id="689" w:author="Goldschmidt, Michael" w:date="2016-05-19T16:35:00Z">
        <w:r w:rsidR="00A43F63">
          <w:rPr>
            <w:rFonts w:asciiTheme="minorHAnsi" w:hAnsiTheme="minorHAnsi"/>
            <w:sz w:val="22"/>
            <w:szCs w:val="22"/>
          </w:rPr>
          <w:t xml:space="preserve">them </w:t>
        </w:r>
      </w:ins>
      <w:r w:rsidR="00E00270" w:rsidRPr="00A43F63">
        <w:rPr>
          <w:rFonts w:asciiTheme="minorHAnsi" w:hAnsiTheme="minorHAnsi"/>
          <w:sz w:val="22"/>
          <w:szCs w:val="22"/>
          <w:rPrChange w:id="690" w:author="Goldschmidt, Michael" w:date="2016-05-19T16:33:00Z">
            <w:rPr/>
          </w:rPrChange>
        </w:rPr>
        <w:t>safely</w:t>
      </w:r>
      <w:r w:rsidRPr="00A43F63">
        <w:rPr>
          <w:rFonts w:asciiTheme="minorHAnsi" w:hAnsiTheme="minorHAnsi"/>
          <w:sz w:val="22"/>
          <w:szCs w:val="22"/>
          <w:rPrChange w:id="691" w:author="Goldschmidt, Michael" w:date="2016-05-19T16:33:00Z">
            <w:rPr/>
          </w:rPrChange>
        </w:rPr>
        <w:t xml:space="preserve">. </w:t>
      </w:r>
      <w:del w:id="692" w:author="Goldschmidt, Michael" w:date="2016-05-19T16:36:00Z">
        <w:r w:rsidRPr="00A43F63" w:rsidDel="00A43F63">
          <w:rPr>
            <w:rFonts w:asciiTheme="minorHAnsi" w:hAnsiTheme="minorHAnsi"/>
            <w:sz w:val="22"/>
            <w:szCs w:val="22"/>
            <w:rPrChange w:id="693" w:author="Goldschmidt, Michael" w:date="2016-05-19T16:33:00Z">
              <w:rPr/>
            </w:rPrChange>
          </w:rPr>
          <w:delText>P</w:delText>
        </w:r>
      </w:del>
      <w:del w:id="694" w:author="Goldschmidt, Michael" w:date="2016-05-19T16:38:00Z">
        <w:r w:rsidRPr="00A43F63" w:rsidDel="00A43F63">
          <w:rPr>
            <w:rFonts w:asciiTheme="minorHAnsi" w:hAnsiTheme="minorHAnsi"/>
            <w:sz w:val="22"/>
            <w:szCs w:val="22"/>
            <w:rPrChange w:id="695" w:author="Goldschmidt, Michael" w:date="2016-05-19T16:33:00Z">
              <w:rPr>
                <w:spacing w:val="-5"/>
              </w:rPr>
            </w:rPrChange>
          </w:rPr>
          <w:delText>repare</w:delText>
        </w:r>
      </w:del>
      <w:del w:id="696" w:author="Goldschmidt, Michael" w:date="2016-05-19T16:37:00Z">
        <w:r w:rsidRPr="00A43F63" w:rsidDel="00A43F63">
          <w:rPr>
            <w:rFonts w:asciiTheme="minorHAnsi" w:hAnsiTheme="minorHAnsi"/>
            <w:sz w:val="22"/>
            <w:szCs w:val="22"/>
            <w:rPrChange w:id="697" w:author="Goldschmidt, Michael" w:date="2016-05-19T16:33:00Z">
              <w:rPr>
                <w:w w:val="99"/>
              </w:rPr>
            </w:rPrChange>
          </w:rPr>
          <w:delText xml:space="preserve"> </w:delText>
        </w:r>
      </w:del>
      <w:del w:id="698" w:author="Goldschmidt, Michael" w:date="2016-05-19T16:38:00Z">
        <w:r w:rsidRPr="00A43F63" w:rsidDel="00A43F63">
          <w:rPr>
            <w:rFonts w:asciiTheme="minorHAnsi" w:hAnsiTheme="minorHAnsi" w:cs="Calibri"/>
            <w:sz w:val="22"/>
            <w:szCs w:val="22"/>
            <w:rPrChange w:id="699" w:author="Goldschmidt, Michael" w:date="2016-05-19T16:33:00Z">
              <w:rPr>
                <w:rFonts w:cs="Calibri"/>
                <w:spacing w:val="-5"/>
              </w:rPr>
            </w:rPrChange>
          </w:rPr>
          <w:delText>for storms in advance</w:delText>
        </w:r>
      </w:del>
      <w:del w:id="700" w:author="Goldschmidt, Michael" w:date="2016-05-19T16:36:00Z">
        <w:r w:rsidRPr="00A43F63" w:rsidDel="00A43F63">
          <w:rPr>
            <w:rFonts w:asciiTheme="minorHAnsi" w:hAnsiTheme="minorHAnsi" w:cs="Calibri"/>
            <w:sz w:val="22"/>
            <w:szCs w:val="22"/>
            <w:rPrChange w:id="701" w:author="Goldschmidt, Michael" w:date="2016-05-19T16:33:00Z">
              <w:rPr>
                <w:rFonts w:cs="Calibri"/>
              </w:rPr>
            </w:rPrChange>
          </w:rPr>
          <w:delText xml:space="preserve">. </w:delText>
        </w:r>
        <w:r w:rsidR="00E00270" w:rsidRPr="00A43F63" w:rsidDel="00A43F63">
          <w:rPr>
            <w:rFonts w:asciiTheme="minorHAnsi" w:hAnsiTheme="minorHAnsi"/>
            <w:sz w:val="22"/>
            <w:szCs w:val="22"/>
            <w:rPrChange w:id="702" w:author="Goldschmidt, Michael" w:date="2016-05-19T16:33:00Z">
              <w:rPr/>
            </w:rPrChange>
          </w:rPr>
          <w:delText>D</w:delText>
        </w:r>
      </w:del>
      <w:del w:id="703" w:author="Goldschmidt, Michael" w:date="2016-05-19T16:38:00Z">
        <w:r w:rsidR="00E00270" w:rsidRPr="00A43F63" w:rsidDel="00A43F63">
          <w:rPr>
            <w:rFonts w:asciiTheme="minorHAnsi" w:hAnsiTheme="minorHAnsi"/>
            <w:sz w:val="22"/>
            <w:szCs w:val="22"/>
            <w:rPrChange w:id="704" w:author="Goldschmidt, Michael" w:date="2016-05-19T16:33:00Z">
              <w:rPr/>
            </w:rPrChange>
          </w:rPr>
          <w:delText xml:space="preserve">ownload the </w:delText>
        </w:r>
        <w:r w:rsidR="00E00270" w:rsidRPr="00A43F63" w:rsidDel="00A43F63">
          <w:rPr>
            <w:rFonts w:asciiTheme="minorHAnsi" w:hAnsiTheme="minorHAnsi"/>
            <w:b/>
            <w:sz w:val="22"/>
            <w:szCs w:val="22"/>
            <w:rPrChange w:id="705" w:author="Goldschmidt, Michael" w:date="2016-05-19T16:33:00Z">
              <w:rPr>
                <w:b/>
              </w:rPr>
            </w:rPrChange>
          </w:rPr>
          <w:delText>REBUILD App</w:delText>
        </w:r>
        <w:r w:rsidR="00E00270" w:rsidRPr="00A43F63" w:rsidDel="00A43F63">
          <w:rPr>
            <w:rFonts w:asciiTheme="minorHAnsi" w:hAnsiTheme="minorHAnsi"/>
            <w:sz w:val="22"/>
            <w:szCs w:val="22"/>
            <w:rPrChange w:id="706" w:author="Goldschmidt, Michael" w:date="2016-05-19T16:33:00Z">
              <w:rPr/>
            </w:rPrChange>
          </w:rPr>
          <w:delText xml:space="preserve"> at </w:delText>
        </w:r>
        <w:r w:rsidR="005F3B59" w:rsidRPr="00A43F63" w:rsidDel="00A43F63">
          <w:rPr>
            <w:rFonts w:asciiTheme="minorHAnsi" w:hAnsiTheme="minorHAnsi"/>
            <w:sz w:val="22"/>
            <w:szCs w:val="22"/>
            <w:rPrChange w:id="707" w:author="Goldschmidt, Michael" w:date="2016-05-19T16:33:00Z">
              <w:rPr/>
            </w:rPrChange>
          </w:rPr>
          <w:fldChar w:fldCharType="begin"/>
        </w:r>
        <w:r w:rsidR="005F3B59" w:rsidRPr="00A43F63" w:rsidDel="00A43F63">
          <w:rPr>
            <w:rFonts w:asciiTheme="minorHAnsi" w:hAnsiTheme="minorHAnsi"/>
            <w:sz w:val="22"/>
            <w:szCs w:val="22"/>
            <w:rPrChange w:id="708" w:author="Goldschmidt, Michael" w:date="2016-05-19T16:33:00Z">
              <w:rPr/>
            </w:rPrChange>
          </w:rPr>
          <w:delInstrText xml:space="preserve"> HYPERLINK "http://www.hud.gov/healhtyhomes" </w:delInstrText>
        </w:r>
        <w:r w:rsidR="005F3B59" w:rsidRPr="00A43F63" w:rsidDel="00A43F63">
          <w:rPr>
            <w:rFonts w:asciiTheme="minorHAnsi" w:hAnsiTheme="minorHAnsi"/>
            <w:sz w:val="22"/>
            <w:szCs w:val="22"/>
            <w:rPrChange w:id="709" w:author="Goldschmidt, Michael" w:date="2016-05-19T16:33:00Z">
              <w:rPr>
                <w:rStyle w:val="Hyperlink"/>
              </w:rPr>
            </w:rPrChange>
          </w:rPr>
          <w:fldChar w:fldCharType="separate"/>
        </w:r>
        <w:r w:rsidR="00E00270" w:rsidRPr="00A43F63" w:rsidDel="00A43F63">
          <w:rPr>
            <w:rStyle w:val="Hyperlink"/>
            <w:rFonts w:asciiTheme="minorHAnsi" w:hAnsiTheme="minorHAnsi"/>
            <w:sz w:val="22"/>
            <w:szCs w:val="22"/>
            <w:rPrChange w:id="710" w:author="Goldschmidt, Michael" w:date="2016-05-19T16:33:00Z">
              <w:rPr>
                <w:rStyle w:val="Hyperlink"/>
              </w:rPr>
            </w:rPrChange>
          </w:rPr>
          <w:delText>www.hud.gov/healhtyhomes</w:delText>
        </w:r>
        <w:r w:rsidR="005F3B59" w:rsidRPr="00A43F63" w:rsidDel="00A43F63">
          <w:rPr>
            <w:rStyle w:val="Hyperlink"/>
            <w:rFonts w:asciiTheme="minorHAnsi" w:hAnsiTheme="minorHAnsi"/>
            <w:sz w:val="22"/>
            <w:szCs w:val="22"/>
            <w:rPrChange w:id="711" w:author="Goldschmidt, Michael" w:date="2016-05-19T16:33:00Z">
              <w:rPr>
                <w:rStyle w:val="Hyperlink"/>
              </w:rPr>
            </w:rPrChange>
          </w:rPr>
          <w:fldChar w:fldCharType="end"/>
        </w:r>
        <w:r w:rsidR="00E00270" w:rsidRPr="00A43F63" w:rsidDel="00A43F63">
          <w:rPr>
            <w:rFonts w:asciiTheme="minorHAnsi" w:hAnsiTheme="minorHAnsi"/>
            <w:sz w:val="22"/>
            <w:szCs w:val="22"/>
            <w:rPrChange w:id="712" w:author="Goldschmidt, Michael" w:date="2016-05-19T16:33:00Z">
              <w:rPr/>
            </w:rPrChange>
          </w:rPr>
          <w:delText xml:space="preserve"> for more information on disaster preparedness and response tips. </w:delText>
        </w:r>
      </w:del>
    </w:p>
    <w:sectPr w:rsidR="00412E6B" w:rsidRPr="00A43F63" w:rsidSect="003F77AC">
      <w:type w:val="continuous"/>
      <w:pgSz w:w="12240" w:h="15840"/>
      <w:pgMar w:top="640" w:right="600" w:bottom="0" w:left="60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95" w:author="MOMMA CITA" w:date="2016-02-02T23:43:00Z" w:initials="MC">
    <w:p w:rsidR="005A2CF5" w:rsidRDefault="005A2CF5">
      <w:pPr>
        <w:pStyle w:val="CommentText"/>
      </w:pPr>
      <w:r>
        <w:rPr>
          <w:rStyle w:val="CommentReference"/>
        </w:rPr>
        <w:annotationRef/>
      </w:r>
      <w:r>
        <w:t xml:space="preserve">All of </w:t>
      </w:r>
      <w:proofErr w:type="spellStart"/>
      <w:r>
        <w:t>ths</w:t>
      </w:r>
      <w:proofErr w:type="spellEnd"/>
      <w:r>
        <w:t xml:space="preserve"> is repeated in the actions to 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632E" w:rsidRDefault="0005632E" w:rsidP="00C96284">
      <w:r>
        <w:separator/>
      </w:r>
    </w:p>
  </w:endnote>
  <w:endnote w:type="continuationSeparator" w:id="0">
    <w:p w:rsidR="0005632E" w:rsidRDefault="0005632E" w:rsidP="00C96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CF5" w:rsidRPr="003F77AC" w:rsidRDefault="005A2CF5" w:rsidP="003F77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67B2" w:rsidRPr="003F77AC" w:rsidRDefault="004867B2" w:rsidP="003F77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67B2" w:rsidRPr="003F77AC" w:rsidRDefault="004867B2" w:rsidP="003F77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632E" w:rsidRDefault="0005632E" w:rsidP="00C96284">
      <w:r>
        <w:separator/>
      </w:r>
    </w:p>
  </w:footnote>
  <w:footnote w:type="continuationSeparator" w:id="0">
    <w:p w:rsidR="0005632E" w:rsidRDefault="0005632E" w:rsidP="00C962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64465"/>
    <w:multiLevelType w:val="hybridMultilevel"/>
    <w:tmpl w:val="1B84113A"/>
    <w:lvl w:ilvl="0" w:tplc="5A084B6E">
      <w:start w:val="1"/>
      <w:numFmt w:val="bullet"/>
      <w:lvlText w:val="•"/>
      <w:lvlJc w:val="left"/>
      <w:pPr>
        <w:ind w:hanging="240"/>
      </w:pPr>
      <w:rPr>
        <w:rFonts w:ascii="Calibri" w:eastAsia="Calibri" w:hAnsi="Calibri" w:hint="default"/>
        <w:sz w:val="24"/>
        <w:szCs w:val="24"/>
      </w:rPr>
    </w:lvl>
    <w:lvl w:ilvl="1" w:tplc="118C873C">
      <w:start w:val="1"/>
      <w:numFmt w:val="bullet"/>
      <w:lvlText w:val="•"/>
      <w:lvlJc w:val="left"/>
      <w:rPr>
        <w:rFonts w:hint="default"/>
      </w:rPr>
    </w:lvl>
    <w:lvl w:ilvl="2" w:tplc="B1A69AE2">
      <w:start w:val="1"/>
      <w:numFmt w:val="bullet"/>
      <w:lvlText w:val="•"/>
      <w:lvlJc w:val="left"/>
      <w:rPr>
        <w:rFonts w:hint="default"/>
      </w:rPr>
    </w:lvl>
    <w:lvl w:ilvl="3" w:tplc="61EC27AA">
      <w:start w:val="1"/>
      <w:numFmt w:val="bullet"/>
      <w:lvlText w:val="•"/>
      <w:lvlJc w:val="left"/>
      <w:rPr>
        <w:rFonts w:hint="default"/>
      </w:rPr>
    </w:lvl>
    <w:lvl w:ilvl="4" w:tplc="FF424008">
      <w:start w:val="1"/>
      <w:numFmt w:val="bullet"/>
      <w:lvlText w:val="•"/>
      <w:lvlJc w:val="left"/>
      <w:rPr>
        <w:rFonts w:hint="default"/>
      </w:rPr>
    </w:lvl>
    <w:lvl w:ilvl="5" w:tplc="F616360C">
      <w:start w:val="1"/>
      <w:numFmt w:val="bullet"/>
      <w:lvlText w:val="•"/>
      <w:lvlJc w:val="left"/>
      <w:rPr>
        <w:rFonts w:hint="default"/>
      </w:rPr>
    </w:lvl>
    <w:lvl w:ilvl="6" w:tplc="C78A9F26">
      <w:start w:val="1"/>
      <w:numFmt w:val="bullet"/>
      <w:lvlText w:val="•"/>
      <w:lvlJc w:val="left"/>
      <w:rPr>
        <w:rFonts w:hint="default"/>
      </w:rPr>
    </w:lvl>
    <w:lvl w:ilvl="7" w:tplc="DE0C04DC">
      <w:start w:val="1"/>
      <w:numFmt w:val="bullet"/>
      <w:lvlText w:val="•"/>
      <w:lvlJc w:val="left"/>
      <w:rPr>
        <w:rFonts w:hint="default"/>
      </w:rPr>
    </w:lvl>
    <w:lvl w:ilvl="8" w:tplc="E8849706">
      <w:start w:val="1"/>
      <w:numFmt w:val="bullet"/>
      <w:lvlText w:val="•"/>
      <w:lvlJc w:val="left"/>
      <w:rPr>
        <w:rFonts w:hint="default"/>
      </w:rPr>
    </w:lvl>
  </w:abstractNum>
  <w:abstractNum w:abstractNumId="1">
    <w:nsid w:val="05387340"/>
    <w:multiLevelType w:val="hybridMultilevel"/>
    <w:tmpl w:val="73CE342C"/>
    <w:lvl w:ilvl="0" w:tplc="C4BA873A">
      <w:start w:val="1"/>
      <w:numFmt w:val="bullet"/>
      <w:lvlText w:val="•"/>
      <w:lvlJc w:val="left"/>
      <w:pPr>
        <w:ind w:hanging="240"/>
      </w:pPr>
      <w:rPr>
        <w:rFonts w:ascii="Calibri" w:eastAsia="Calibri" w:hAnsi="Calibri" w:hint="default"/>
        <w:sz w:val="24"/>
        <w:szCs w:val="24"/>
      </w:rPr>
    </w:lvl>
    <w:lvl w:ilvl="1" w:tplc="2260FF5A">
      <w:start w:val="1"/>
      <w:numFmt w:val="bullet"/>
      <w:lvlText w:val="•"/>
      <w:lvlJc w:val="left"/>
      <w:rPr>
        <w:rFonts w:hint="default"/>
      </w:rPr>
    </w:lvl>
    <w:lvl w:ilvl="2" w:tplc="BAEEB4A0">
      <w:start w:val="1"/>
      <w:numFmt w:val="bullet"/>
      <w:lvlText w:val="•"/>
      <w:lvlJc w:val="left"/>
      <w:rPr>
        <w:rFonts w:hint="default"/>
      </w:rPr>
    </w:lvl>
    <w:lvl w:ilvl="3" w:tplc="F392CD7E">
      <w:start w:val="1"/>
      <w:numFmt w:val="bullet"/>
      <w:lvlText w:val="•"/>
      <w:lvlJc w:val="left"/>
      <w:rPr>
        <w:rFonts w:hint="default"/>
      </w:rPr>
    </w:lvl>
    <w:lvl w:ilvl="4" w:tplc="1238650E">
      <w:start w:val="1"/>
      <w:numFmt w:val="bullet"/>
      <w:lvlText w:val="•"/>
      <w:lvlJc w:val="left"/>
      <w:rPr>
        <w:rFonts w:hint="default"/>
      </w:rPr>
    </w:lvl>
    <w:lvl w:ilvl="5" w:tplc="3FEE15DA">
      <w:start w:val="1"/>
      <w:numFmt w:val="bullet"/>
      <w:lvlText w:val="•"/>
      <w:lvlJc w:val="left"/>
      <w:rPr>
        <w:rFonts w:hint="default"/>
      </w:rPr>
    </w:lvl>
    <w:lvl w:ilvl="6" w:tplc="9E5EE7C4">
      <w:start w:val="1"/>
      <w:numFmt w:val="bullet"/>
      <w:lvlText w:val="•"/>
      <w:lvlJc w:val="left"/>
      <w:rPr>
        <w:rFonts w:hint="default"/>
      </w:rPr>
    </w:lvl>
    <w:lvl w:ilvl="7" w:tplc="FF7A72AC">
      <w:start w:val="1"/>
      <w:numFmt w:val="bullet"/>
      <w:lvlText w:val="•"/>
      <w:lvlJc w:val="left"/>
      <w:rPr>
        <w:rFonts w:hint="default"/>
      </w:rPr>
    </w:lvl>
    <w:lvl w:ilvl="8" w:tplc="8F8457EE">
      <w:start w:val="1"/>
      <w:numFmt w:val="bullet"/>
      <w:lvlText w:val="•"/>
      <w:lvlJc w:val="left"/>
      <w:rPr>
        <w:rFonts w:hint="default"/>
      </w:rPr>
    </w:lvl>
  </w:abstractNum>
  <w:abstractNum w:abstractNumId="2">
    <w:nsid w:val="059D7A55"/>
    <w:multiLevelType w:val="multilevel"/>
    <w:tmpl w:val="A9F83358"/>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
    <w:nsid w:val="082A59B5"/>
    <w:multiLevelType w:val="hybridMultilevel"/>
    <w:tmpl w:val="822413DA"/>
    <w:lvl w:ilvl="0" w:tplc="112E7ABC">
      <w:start w:val="18"/>
      <w:numFmt w:val="upperLetter"/>
      <w:lvlText w:val="%1-"/>
      <w:lvlJc w:val="left"/>
      <w:pPr>
        <w:ind w:hanging="202"/>
      </w:pPr>
      <w:rPr>
        <w:rFonts w:ascii="Calibri" w:eastAsia="Calibri" w:hAnsi="Calibri" w:hint="default"/>
        <w:sz w:val="24"/>
        <w:szCs w:val="24"/>
      </w:rPr>
    </w:lvl>
    <w:lvl w:ilvl="1" w:tplc="2056E166">
      <w:start w:val="1"/>
      <w:numFmt w:val="bullet"/>
      <w:lvlText w:val="•"/>
      <w:lvlJc w:val="left"/>
      <w:pPr>
        <w:ind w:hanging="240"/>
      </w:pPr>
      <w:rPr>
        <w:rFonts w:ascii="Calibri" w:eastAsia="Calibri" w:hAnsi="Calibri" w:hint="default"/>
        <w:sz w:val="24"/>
        <w:szCs w:val="24"/>
      </w:rPr>
    </w:lvl>
    <w:lvl w:ilvl="2" w:tplc="CAE090FC">
      <w:start w:val="1"/>
      <w:numFmt w:val="bullet"/>
      <w:lvlText w:val="•"/>
      <w:lvlJc w:val="left"/>
      <w:rPr>
        <w:rFonts w:hint="default"/>
      </w:rPr>
    </w:lvl>
    <w:lvl w:ilvl="3" w:tplc="9A5E7E50">
      <w:start w:val="1"/>
      <w:numFmt w:val="bullet"/>
      <w:lvlText w:val="•"/>
      <w:lvlJc w:val="left"/>
      <w:rPr>
        <w:rFonts w:hint="default"/>
      </w:rPr>
    </w:lvl>
    <w:lvl w:ilvl="4" w:tplc="245C5EAA">
      <w:start w:val="1"/>
      <w:numFmt w:val="bullet"/>
      <w:lvlText w:val="•"/>
      <w:lvlJc w:val="left"/>
      <w:rPr>
        <w:rFonts w:hint="default"/>
      </w:rPr>
    </w:lvl>
    <w:lvl w:ilvl="5" w:tplc="2410D4C8">
      <w:start w:val="1"/>
      <w:numFmt w:val="bullet"/>
      <w:lvlText w:val="•"/>
      <w:lvlJc w:val="left"/>
      <w:rPr>
        <w:rFonts w:hint="default"/>
      </w:rPr>
    </w:lvl>
    <w:lvl w:ilvl="6" w:tplc="A1A251EC">
      <w:start w:val="1"/>
      <w:numFmt w:val="bullet"/>
      <w:lvlText w:val="•"/>
      <w:lvlJc w:val="left"/>
      <w:rPr>
        <w:rFonts w:hint="default"/>
      </w:rPr>
    </w:lvl>
    <w:lvl w:ilvl="7" w:tplc="487076F0">
      <w:start w:val="1"/>
      <w:numFmt w:val="bullet"/>
      <w:lvlText w:val="•"/>
      <w:lvlJc w:val="left"/>
      <w:rPr>
        <w:rFonts w:hint="default"/>
      </w:rPr>
    </w:lvl>
    <w:lvl w:ilvl="8" w:tplc="7996D720">
      <w:start w:val="1"/>
      <w:numFmt w:val="bullet"/>
      <w:lvlText w:val="•"/>
      <w:lvlJc w:val="left"/>
      <w:rPr>
        <w:rFonts w:hint="default"/>
      </w:rPr>
    </w:lvl>
  </w:abstractNum>
  <w:abstractNum w:abstractNumId="4">
    <w:nsid w:val="08EA38D8"/>
    <w:multiLevelType w:val="multilevel"/>
    <w:tmpl w:val="0458DC78"/>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
    <w:nsid w:val="095E1366"/>
    <w:multiLevelType w:val="multilevel"/>
    <w:tmpl w:val="79460274"/>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
    <w:nsid w:val="09E9726E"/>
    <w:multiLevelType w:val="multilevel"/>
    <w:tmpl w:val="86FAB88A"/>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0B46298F"/>
    <w:multiLevelType w:val="hybridMultilevel"/>
    <w:tmpl w:val="054CAFF2"/>
    <w:lvl w:ilvl="0" w:tplc="424488A6">
      <w:start w:val="1"/>
      <w:numFmt w:val="bullet"/>
      <w:lvlText w:val="•"/>
      <w:lvlJc w:val="left"/>
      <w:pPr>
        <w:ind w:hanging="240"/>
      </w:pPr>
      <w:rPr>
        <w:rFonts w:ascii="Calibri" w:eastAsia="Calibri" w:hAnsi="Calibri" w:hint="default"/>
        <w:sz w:val="24"/>
        <w:szCs w:val="24"/>
      </w:rPr>
    </w:lvl>
    <w:lvl w:ilvl="1" w:tplc="EB829CE6">
      <w:start w:val="1"/>
      <w:numFmt w:val="bullet"/>
      <w:lvlText w:val="•"/>
      <w:lvlJc w:val="left"/>
      <w:rPr>
        <w:rFonts w:hint="default"/>
      </w:rPr>
    </w:lvl>
    <w:lvl w:ilvl="2" w:tplc="971A61BA">
      <w:start w:val="1"/>
      <w:numFmt w:val="bullet"/>
      <w:lvlText w:val="•"/>
      <w:lvlJc w:val="left"/>
      <w:rPr>
        <w:rFonts w:hint="default"/>
      </w:rPr>
    </w:lvl>
    <w:lvl w:ilvl="3" w:tplc="8C181F26">
      <w:start w:val="1"/>
      <w:numFmt w:val="bullet"/>
      <w:lvlText w:val="•"/>
      <w:lvlJc w:val="left"/>
      <w:rPr>
        <w:rFonts w:hint="default"/>
      </w:rPr>
    </w:lvl>
    <w:lvl w:ilvl="4" w:tplc="38BE5BFE">
      <w:start w:val="1"/>
      <w:numFmt w:val="bullet"/>
      <w:lvlText w:val="•"/>
      <w:lvlJc w:val="left"/>
      <w:rPr>
        <w:rFonts w:hint="default"/>
      </w:rPr>
    </w:lvl>
    <w:lvl w:ilvl="5" w:tplc="9F7A948E">
      <w:start w:val="1"/>
      <w:numFmt w:val="bullet"/>
      <w:lvlText w:val="•"/>
      <w:lvlJc w:val="left"/>
      <w:rPr>
        <w:rFonts w:hint="default"/>
      </w:rPr>
    </w:lvl>
    <w:lvl w:ilvl="6" w:tplc="AF2A711A">
      <w:start w:val="1"/>
      <w:numFmt w:val="bullet"/>
      <w:lvlText w:val="•"/>
      <w:lvlJc w:val="left"/>
      <w:rPr>
        <w:rFonts w:hint="default"/>
      </w:rPr>
    </w:lvl>
    <w:lvl w:ilvl="7" w:tplc="5ABA2CD4">
      <w:start w:val="1"/>
      <w:numFmt w:val="bullet"/>
      <w:lvlText w:val="•"/>
      <w:lvlJc w:val="left"/>
      <w:rPr>
        <w:rFonts w:hint="default"/>
      </w:rPr>
    </w:lvl>
    <w:lvl w:ilvl="8" w:tplc="1EF6187A">
      <w:start w:val="1"/>
      <w:numFmt w:val="bullet"/>
      <w:lvlText w:val="•"/>
      <w:lvlJc w:val="left"/>
      <w:rPr>
        <w:rFonts w:hint="default"/>
      </w:rPr>
    </w:lvl>
  </w:abstractNum>
  <w:abstractNum w:abstractNumId="8">
    <w:nsid w:val="0FDE72F2"/>
    <w:multiLevelType w:val="multilevel"/>
    <w:tmpl w:val="3BD84B4E"/>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nsid w:val="14065901"/>
    <w:multiLevelType w:val="multilevel"/>
    <w:tmpl w:val="66008CB4"/>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15E52DDF"/>
    <w:multiLevelType w:val="hybridMultilevel"/>
    <w:tmpl w:val="0674F5F2"/>
    <w:lvl w:ilvl="0" w:tplc="DCD43C46">
      <w:start w:val="1"/>
      <w:numFmt w:val="bullet"/>
      <w:lvlText w:val="•"/>
      <w:lvlJc w:val="left"/>
      <w:pPr>
        <w:ind w:hanging="240"/>
      </w:pPr>
      <w:rPr>
        <w:rFonts w:ascii="Calibri" w:eastAsia="Calibri" w:hAnsi="Calibri" w:hint="default"/>
        <w:sz w:val="24"/>
        <w:szCs w:val="24"/>
      </w:rPr>
    </w:lvl>
    <w:lvl w:ilvl="1" w:tplc="D20CB876">
      <w:start w:val="1"/>
      <w:numFmt w:val="bullet"/>
      <w:lvlText w:val="•"/>
      <w:lvlJc w:val="left"/>
      <w:rPr>
        <w:rFonts w:hint="default"/>
      </w:rPr>
    </w:lvl>
    <w:lvl w:ilvl="2" w:tplc="40FA1BA4">
      <w:start w:val="1"/>
      <w:numFmt w:val="bullet"/>
      <w:lvlText w:val="•"/>
      <w:lvlJc w:val="left"/>
      <w:rPr>
        <w:rFonts w:hint="default"/>
      </w:rPr>
    </w:lvl>
    <w:lvl w:ilvl="3" w:tplc="CC0095B6">
      <w:start w:val="1"/>
      <w:numFmt w:val="bullet"/>
      <w:lvlText w:val="•"/>
      <w:lvlJc w:val="left"/>
      <w:rPr>
        <w:rFonts w:hint="default"/>
      </w:rPr>
    </w:lvl>
    <w:lvl w:ilvl="4" w:tplc="EC204016">
      <w:start w:val="1"/>
      <w:numFmt w:val="bullet"/>
      <w:lvlText w:val="•"/>
      <w:lvlJc w:val="left"/>
      <w:rPr>
        <w:rFonts w:hint="default"/>
      </w:rPr>
    </w:lvl>
    <w:lvl w:ilvl="5" w:tplc="056C5DE0">
      <w:start w:val="1"/>
      <w:numFmt w:val="bullet"/>
      <w:lvlText w:val="•"/>
      <w:lvlJc w:val="left"/>
      <w:rPr>
        <w:rFonts w:hint="default"/>
      </w:rPr>
    </w:lvl>
    <w:lvl w:ilvl="6" w:tplc="BE2C4322">
      <w:start w:val="1"/>
      <w:numFmt w:val="bullet"/>
      <w:lvlText w:val="•"/>
      <w:lvlJc w:val="left"/>
      <w:rPr>
        <w:rFonts w:hint="default"/>
      </w:rPr>
    </w:lvl>
    <w:lvl w:ilvl="7" w:tplc="FA72AF88">
      <w:start w:val="1"/>
      <w:numFmt w:val="bullet"/>
      <w:lvlText w:val="•"/>
      <w:lvlJc w:val="left"/>
      <w:rPr>
        <w:rFonts w:hint="default"/>
      </w:rPr>
    </w:lvl>
    <w:lvl w:ilvl="8" w:tplc="92147398">
      <w:start w:val="1"/>
      <w:numFmt w:val="bullet"/>
      <w:lvlText w:val="•"/>
      <w:lvlJc w:val="left"/>
      <w:rPr>
        <w:rFonts w:hint="default"/>
      </w:rPr>
    </w:lvl>
  </w:abstractNum>
  <w:abstractNum w:abstractNumId="11">
    <w:nsid w:val="16044339"/>
    <w:multiLevelType w:val="hybridMultilevel"/>
    <w:tmpl w:val="62BAD4F6"/>
    <w:lvl w:ilvl="0" w:tplc="5E0C7CCE">
      <w:start w:val="1"/>
      <w:numFmt w:val="bullet"/>
      <w:lvlText w:val="•"/>
      <w:lvlJc w:val="left"/>
      <w:pPr>
        <w:ind w:hanging="240"/>
      </w:pPr>
      <w:rPr>
        <w:rFonts w:ascii="Calibri" w:eastAsia="Calibri" w:hAnsi="Calibri" w:hint="default"/>
        <w:sz w:val="24"/>
        <w:szCs w:val="24"/>
      </w:rPr>
    </w:lvl>
    <w:lvl w:ilvl="1" w:tplc="69B844A4">
      <w:start w:val="1"/>
      <w:numFmt w:val="bullet"/>
      <w:lvlText w:val="•"/>
      <w:lvlJc w:val="left"/>
      <w:rPr>
        <w:rFonts w:hint="default"/>
      </w:rPr>
    </w:lvl>
    <w:lvl w:ilvl="2" w:tplc="C3E257A4">
      <w:start w:val="1"/>
      <w:numFmt w:val="bullet"/>
      <w:lvlText w:val="•"/>
      <w:lvlJc w:val="left"/>
      <w:rPr>
        <w:rFonts w:hint="default"/>
      </w:rPr>
    </w:lvl>
    <w:lvl w:ilvl="3" w:tplc="9E907CCC">
      <w:start w:val="1"/>
      <w:numFmt w:val="bullet"/>
      <w:lvlText w:val="•"/>
      <w:lvlJc w:val="left"/>
      <w:rPr>
        <w:rFonts w:hint="default"/>
      </w:rPr>
    </w:lvl>
    <w:lvl w:ilvl="4" w:tplc="2A266CE8">
      <w:start w:val="1"/>
      <w:numFmt w:val="bullet"/>
      <w:lvlText w:val="•"/>
      <w:lvlJc w:val="left"/>
      <w:rPr>
        <w:rFonts w:hint="default"/>
      </w:rPr>
    </w:lvl>
    <w:lvl w:ilvl="5" w:tplc="859050CA">
      <w:start w:val="1"/>
      <w:numFmt w:val="bullet"/>
      <w:lvlText w:val="•"/>
      <w:lvlJc w:val="left"/>
      <w:rPr>
        <w:rFonts w:hint="default"/>
      </w:rPr>
    </w:lvl>
    <w:lvl w:ilvl="6" w:tplc="DDEA03D6">
      <w:start w:val="1"/>
      <w:numFmt w:val="bullet"/>
      <w:lvlText w:val="•"/>
      <w:lvlJc w:val="left"/>
      <w:rPr>
        <w:rFonts w:hint="default"/>
      </w:rPr>
    </w:lvl>
    <w:lvl w:ilvl="7" w:tplc="7E2273A0">
      <w:start w:val="1"/>
      <w:numFmt w:val="bullet"/>
      <w:lvlText w:val="•"/>
      <w:lvlJc w:val="left"/>
      <w:rPr>
        <w:rFonts w:hint="default"/>
      </w:rPr>
    </w:lvl>
    <w:lvl w:ilvl="8" w:tplc="3940BD3A">
      <w:start w:val="1"/>
      <w:numFmt w:val="bullet"/>
      <w:lvlText w:val="•"/>
      <w:lvlJc w:val="left"/>
      <w:rPr>
        <w:rFonts w:hint="default"/>
      </w:rPr>
    </w:lvl>
  </w:abstractNum>
  <w:abstractNum w:abstractNumId="12">
    <w:nsid w:val="1A241B92"/>
    <w:multiLevelType w:val="multilevel"/>
    <w:tmpl w:val="73620AC6"/>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1AB71740"/>
    <w:multiLevelType w:val="hybridMultilevel"/>
    <w:tmpl w:val="B358AA74"/>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14">
    <w:nsid w:val="1C650862"/>
    <w:multiLevelType w:val="multilevel"/>
    <w:tmpl w:val="CDBEA466"/>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5">
    <w:nsid w:val="1DE6335D"/>
    <w:multiLevelType w:val="multilevel"/>
    <w:tmpl w:val="8A2C222E"/>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6">
    <w:nsid w:val="1E3F171E"/>
    <w:multiLevelType w:val="hybridMultilevel"/>
    <w:tmpl w:val="3F8EA6B0"/>
    <w:lvl w:ilvl="0" w:tplc="38767A02">
      <w:start w:val="1"/>
      <w:numFmt w:val="bullet"/>
      <w:lvlText w:val="•"/>
      <w:lvlJc w:val="left"/>
      <w:pPr>
        <w:ind w:hanging="240"/>
      </w:pPr>
      <w:rPr>
        <w:rFonts w:ascii="Calibri" w:eastAsia="Calibri" w:hAnsi="Calibri" w:hint="default"/>
        <w:color w:val="FFFFFF"/>
        <w:sz w:val="24"/>
        <w:szCs w:val="24"/>
      </w:rPr>
    </w:lvl>
    <w:lvl w:ilvl="1" w:tplc="0F14E9A6">
      <w:start w:val="1"/>
      <w:numFmt w:val="bullet"/>
      <w:lvlText w:val="•"/>
      <w:lvlJc w:val="left"/>
      <w:rPr>
        <w:rFonts w:hint="default"/>
      </w:rPr>
    </w:lvl>
    <w:lvl w:ilvl="2" w:tplc="2E56248A">
      <w:start w:val="1"/>
      <w:numFmt w:val="bullet"/>
      <w:lvlText w:val="•"/>
      <w:lvlJc w:val="left"/>
      <w:rPr>
        <w:rFonts w:hint="default"/>
      </w:rPr>
    </w:lvl>
    <w:lvl w:ilvl="3" w:tplc="2E4EBC78">
      <w:start w:val="1"/>
      <w:numFmt w:val="bullet"/>
      <w:lvlText w:val="•"/>
      <w:lvlJc w:val="left"/>
      <w:rPr>
        <w:rFonts w:hint="default"/>
      </w:rPr>
    </w:lvl>
    <w:lvl w:ilvl="4" w:tplc="C304045A">
      <w:start w:val="1"/>
      <w:numFmt w:val="bullet"/>
      <w:lvlText w:val="•"/>
      <w:lvlJc w:val="left"/>
      <w:rPr>
        <w:rFonts w:hint="default"/>
      </w:rPr>
    </w:lvl>
    <w:lvl w:ilvl="5" w:tplc="301C0694">
      <w:start w:val="1"/>
      <w:numFmt w:val="bullet"/>
      <w:lvlText w:val="•"/>
      <w:lvlJc w:val="left"/>
      <w:rPr>
        <w:rFonts w:hint="default"/>
      </w:rPr>
    </w:lvl>
    <w:lvl w:ilvl="6" w:tplc="A9A00400">
      <w:start w:val="1"/>
      <w:numFmt w:val="bullet"/>
      <w:lvlText w:val="•"/>
      <w:lvlJc w:val="left"/>
      <w:rPr>
        <w:rFonts w:hint="default"/>
      </w:rPr>
    </w:lvl>
    <w:lvl w:ilvl="7" w:tplc="ECC60C86">
      <w:start w:val="1"/>
      <w:numFmt w:val="bullet"/>
      <w:lvlText w:val="•"/>
      <w:lvlJc w:val="left"/>
      <w:rPr>
        <w:rFonts w:hint="default"/>
      </w:rPr>
    </w:lvl>
    <w:lvl w:ilvl="8" w:tplc="C242FA52">
      <w:start w:val="1"/>
      <w:numFmt w:val="bullet"/>
      <w:lvlText w:val="•"/>
      <w:lvlJc w:val="left"/>
      <w:rPr>
        <w:rFonts w:hint="default"/>
      </w:rPr>
    </w:lvl>
  </w:abstractNum>
  <w:abstractNum w:abstractNumId="17">
    <w:nsid w:val="1FDC6F4C"/>
    <w:multiLevelType w:val="hybridMultilevel"/>
    <w:tmpl w:val="185AA980"/>
    <w:lvl w:ilvl="0" w:tplc="10084796">
      <w:start w:val="1"/>
      <w:numFmt w:val="bullet"/>
      <w:lvlText w:val="•"/>
      <w:lvlJc w:val="left"/>
      <w:pPr>
        <w:ind w:hanging="240"/>
      </w:pPr>
      <w:rPr>
        <w:rFonts w:ascii="Calibri" w:eastAsia="Calibri" w:hAnsi="Calibri" w:hint="default"/>
        <w:sz w:val="24"/>
        <w:szCs w:val="24"/>
      </w:rPr>
    </w:lvl>
    <w:lvl w:ilvl="1" w:tplc="CD12A0C0">
      <w:start w:val="1"/>
      <w:numFmt w:val="bullet"/>
      <w:lvlText w:val="▪"/>
      <w:lvlJc w:val="left"/>
      <w:pPr>
        <w:ind w:hanging="240"/>
      </w:pPr>
      <w:rPr>
        <w:rFonts w:ascii="Franklin Gothic Book" w:eastAsia="Franklin Gothic Book" w:hAnsi="Franklin Gothic Book" w:hint="default"/>
        <w:sz w:val="24"/>
        <w:szCs w:val="24"/>
      </w:rPr>
    </w:lvl>
    <w:lvl w:ilvl="2" w:tplc="75129132">
      <w:start w:val="1"/>
      <w:numFmt w:val="bullet"/>
      <w:lvlText w:val="•"/>
      <w:lvlJc w:val="left"/>
      <w:rPr>
        <w:rFonts w:hint="default"/>
      </w:rPr>
    </w:lvl>
    <w:lvl w:ilvl="3" w:tplc="AC8E694C">
      <w:start w:val="1"/>
      <w:numFmt w:val="bullet"/>
      <w:lvlText w:val="•"/>
      <w:lvlJc w:val="left"/>
      <w:rPr>
        <w:rFonts w:hint="default"/>
      </w:rPr>
    </w:lvl>
    <w:lvl w:ilvl="4" w:tplc="E9B08DA8">
      <w:start w:val="1"/>
      <w:numFmt w:val="bullet"/>
      <w:lvlText w:val="•"/>
      <w:lvlJc w:val="left"/>
      <w:rPr>
        <w:rFonts w:hint="default"/>
      </w:rPr>
    </w:lvl>
    <w:lvl w:ilvl="5" w:tplc="D038B3D4">
      <w:start w:val="1"/>
      <w:numFmt w:val="bullet"/>
      <w:lvlText w:val="•"/>
      <w:lvlJc w:val="left"/>
      <w:rPr>
        <w:rFonts w:hint="default"/>
      </w:rPr>
    </w:lvl>
    <w:lvl w:ilvl="6" w:tplc="79E848CA">
      <w:start w:val="1"/>
      <w:numFmt w:val="bullet"/>
      <w:lvlText w:val="•"/>
      <w:lvlJc w:val="left"/>
      <w:rPr>
        <w:rFonts w:hint="default"/>
      </w:rPr>
    </w:lvl>
    <w:lvl w:ilvl="7" w:tplc="E9B43D6C">
      <w:start w:val="1"/>
      <w:numFmt w:val="bullet"/>
      <w:lvlText w:val="•"/>
      <w:lvlJc w:val="left"/>
      <w:rPr>
        <w:rFonts w:hint="default"/>
      </w:rPr>
    </w:lvl>
    <w:lvl w:ilvl="8" w:tplc="C85E34A2">
      <w:start w:val="1"/>
      <w:numFmt w:val="bullet"/>
      <w:lvlText w:val="•"/>
      <w:lvlJc w:val="left"/>
      <w:rPr>
        <w:rFonts w:hint="default"/>
      </w:rPr>
    </w:lvl>
  </w:abstractNum>
  <w:abstractNum w:abstractNumId="18">
    <w:nsid w:val="20186047"/>
    <w:multiLevelType w:val="hybridMultilevel"/>
    <w:tmpl w:val="C1767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2E5083"/>
    <w:multiLevelType w:val="hybridMultilevel"/>
    <w:tmpl w:val="C9D8F996"/>
    <w:lvl w:ilvl="0" w:tplc="75745936">
      <w:start w:val="1"/>
      <w:numFmt w:val="bullet"/>
      <w:lvlText w:val="•"/>
      <w:lvlJc w:val="left"/>
      <w:pPr>
        <w:ind w:hanging="240"/>
      </w:pPr>
      <w:rPr>
        <w:rFonts w:ascii="Calibri" w:eastAsia="Calibri" w:hAnsi="Calibri" w:hint="default"/>
        <w:color w:val="FFFFFF"/>
        <w:sz w:val="24"/>
        <w:szCs w:val="24"/>
      </w:rPr>
    </w:lvl>
    <w:lvl w:ilvl="1" w:tplc="FCE0AA8C">
      <w:start w:val="1"/>
      <w:numFmt w:val="bullet"/>
      <w:lvlText w:val="▪"/>
      <w:lvlJc w:val="left"/>
      <w:pPr>
        <w:ind w:hanging="240"/>
      </w:pPr>
      <w:rPr>
        <w:rFonts w:ascii="Franklin Gothic Book" w:eastAsia="Franklin Gothic Book" w:hAnsi="Franklin Gothic Book" w:hint="default"/>
        <w:sz w:val="24"/>
        <w:szCs w:val="24"/>
      </w:rPr>
    </w:lvl>
    <w:lvl w:ilvl="2" w:tplc="562A0574">
      <w:start w:val="1"/>
      <w:numFmt w:val="bullet"/>
      <w:lvlText w:val="•"/>
      <w:lvlJc w:val="left"/>
      <w:rPr>
        <w:rFonts w:hint="default"/>
      </w:rPr>
    </w:lvl>
    <w:lvl w:ilvl="3" w:tplc="97144FCA">
      <w:start w:val="1"/>
      <w:numFmt w:val="bullet"/>
      <w:lvlText w:val="•"/>
      <w:lvlJc w:val="left"/>
      <w:rPr>
        <w:rFonts w:hint="default"/>
      </w:rPr>
    </w:lvl>
    <w:lvl w:ilvl="4" w:tplc="69AC8A64">
      <w:start w:val="1"/>
      <w:numFmt w:val="bullet"/>
      <w:lvlText w:val="•"/>
      <w:lvlJc w:val="left"/>
      <w:rPr>
        <w:rFonts w:hint="default"/>
      </w:rPr>
    </w:lvl>
    <w:lvl w:ilvl="5" w:tplc="C6B4825E">
      <w:start w:val="1"/>
      <w:numFmt w:val="bullet"/>
      <w:lvlText w:val="•"/>
      <w:lvlJc w:val="left"/>
      <w:rPr>
        <w:rFonts w:hint="default"/>
      </w:rPr>
    </w:lvl>
    <w:lvl w:ilvl="6" w:tplc="ECAADF7E">
      <w:start w:val="1"/>
      <w:numFmt w:val="bullet"/>
      <w:lvlText w:val="•"/>
      <w:lvlJc w:val="left"/>
      <w:rPr>
        <w:rFonts w:hint="default"/>
      </w:rPr>
    </w:lvl>
    <w:lvl w:ilvl="7" w:tplc="A60805B8">
      <w:start w:val="1"/>
      <w:numFmt w:val="bullet"/>
      <w:lvlText w:val="•"/>
      <w:lvlJc w:val="left"/>
      <w:rPr>
        <w:rFonts w:hint="default"/>
      </w:rPr>
    </w:lvl>
    <w:lvl w:ilvl="8" w:tplc="E00CDFBC">
      <w:start w:val="1"/>
      <w:numFmt w:val="bullet"/>
      <w:lvlText w:val="•"/>
      <w:lvlJc w:val="left"/>
      <w:rPr>
        <w:rFonts w:hint="default"/>
      </w:rPr>
    </w:lvl>
  </w:abstractNum>
  <w:abstractNum w:abstractNumId="20">
    <w:nsid w:val="27BB6A7F"/>
    <w:multiLevelType w:val="multilevel"/>
    <w:tmpl w:val="BBA4F70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2838348C"/>
    <w:multiLevelType w:val="hybridMultilevel"/>
    <w:tmpl w:val="2EA85CFA"/>
    <w:lvl w:ilvl="0" w:tplc="6E86A21E">
      <w:start w:val="1"/>
      <w:numFmt w:val="bullet"/>
      <w:lvlText w:val="•"/>
      <w:lvlJc w:val="left"/>
      <w:pPr>
        <w:ind w:hanging="240"/>
      </w:pPr>
      <w:rPr>
        <w:rFonts w:ascii="Calibri" w:eastAsia="Calibri" w:hAnsi="Calibri" w:hint="default"/>
        <w:sz w:val="24"/>
        <w:szCs w:val="24"/>
      </w:rPr>
    </w:lvl>
    <w:lvl w:ilvl="1" w:tplc="D74C360A">
      <w:start w:val="1"/>
      <w:numFmt w:val="bullet"/>
      <w:lvlText w:val="•"/>
      <w:lvlJc w:val="left"/>
      <w:rPr>
        <w:rFonts w:hint="default"/>
      </w:rPr>
    </w:lvl>
    <w:lvl w:ilvl="2" w:tplc="6E0AD3A2">
      <w:start w:val="1"/>
      <w:numFmt w:val="bullet"/>
      <w:lvlText w:val="•"/>
      <w:lvlJc w:val="left"/>
      <w:rPr>
        <w:rFonts w:hint="default"/>
      </w:rPr>
    </w:lvl>
    <w:lvl w:ilvl="3" w:tplc="AD32D964">
      <w:start w:val="1"/>
      <w:numFmt w:val="bullet"/>
      <w:lvlText w:val="•"/>
      <w:lvlJc w:val="left"/>
      <w:rPr>
        <w:rFonts w:hint="default"/>
      </w:rPr>
    </w:lvl>
    <w:lvl w:ilvl="4" w:tplc="8174A6AE">
      <w:start w:val="1"/>
      <w:numFmt w:val="bullet"/>
      <w:lvlText w:val="•"/>
      <w:lvlJc w:val="left"/>
      <w:rPr>
        <w:rFonts w:hint="default"/>
      </w:rPr>
    </w:lvl>
    <w:lvl w:ilvl="5" w:tplc="F1D86C96">
      <w:start w:val="1"/>
      <w:numFmt w:val="bullet"/>
      <w:lvlText w:val="•"/>
      <w:lvlJc w:val="left"/>
      <w:rPr>
        <w:rFonts w:hint="default"/>
      </w:rPr>
    </w:lvl>
    <w:lvl w:ilvl="6" w:tplc="49EC52E0">
      <w:start w:val="1"/>
      <w:numFmt w:val="bullet"/>
      <w:lvlText w:val="•"/>
      <w:lvlJc w:val="left"/>
      <w:rPr>
        <w:rFonts w:hint="default"/>
      </w:rPr>
    </w:lvl>
    <w:lvl w:ilvl="7" w:tplc="F684BF72">
      <w:start w:val="1"/>
      <w:numFmt w:val="bullet"/>
      <w:lvlText w:val="•"/>
      <w:lvlJc w:val="left"/>
      <w:rPr>
        <w:rFonts w:hint="default"/>
      </w:rPr>
    </w:lvl>
    <w:lvl w:ilvl="8" w:tplc="27B00618">
      <w:start w:val="1"/>
      <w:numFmt w:val="bullet"/>
      <w:lvlText w:val="•"/>
      <w:lvlJc w:val="left"/>
      <w:rPr>
        <w:rFonts w:hint="default"/>
      </w:rPr>
    </w:lvl>
  </w:abstractNum>
  <w:abstractNum w:abstractNumId="22">
    <w:nsid w:val="28CA7E21"/>
    <w:multiLevelType w:val="multilevel"/>
    <w:tmpl w:val="A468A7F6"/>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2B5B7F19"/>
    <w:multiLevelType w:val="multilevel"/>
    <w:tmpl w:val="2BA6D218"/>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2C021141"/>
    <w:multiLevelType w:val="multilevel"/>
    <w:tmpl w:val="69FA197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5">
    <w:nsid w:val="2C0B4C4D"/>
    <w:multiLevelType w:val="hybridMultilevel"/>
    <w:tmpl w:val="D40EC6BC"/>
    <w:lvl w:ilvl="0" w:tplc="CC58C392">
      <w:start w:val="1"/>
      <w:numFmt w:val="bullet"/>
      <w:lvlText w:val="•"/>
      <w:lvlJc w:val="left"/>
      <w:pPr>
        <w:ind w:hanging="240"/>
      </w:pPr>
      <w:rPr>
        <w:rFonts w:ascii="Calibri" w:eastAsia="Calibri" w:hAnsi="Calibri" w:hint="default"/>
        <w:sz w:val="24"/>
        <w:szCs w:val="24"/>
      </w:rPr>
    </w:lvl>
    <w:lvl w:ilvl="1" w:tplc="559A67B4">
      <w:start w:val="1"/>
      <w:numFmt w:val="bullet"/>
      <w:lvlText w:val="•"/>
      <w:lvlJc w:val="left"/>
      <w:rPr>
        <w:rFonts w:hint="default"/>
      </w:rPr>
    </w:lvl>
    <w:lvl w:ilvl="2" w:tplc="D55A933A">
      <w:start w:val="1"/>
      <w:numFmt w:val="bullet"/>
      <w:lvlText w:val="•"/>
      <w:lvlJc w:val="left"/>
      <w:rPr>
        <w:rFonts w:hint="default"/>
      </w:rPr>
    </w:lvl>
    <w:lvl w:ilvl="3" w:tplc="8598BA36">
      <w:start w:val="1"/>
      <w:numFmt w:val="bullet"/>
      <w:lvlText w:val="•"/>
      <w:lvlJc w:val="left"/>
      <w:rPr>
        <w:rFonts w:hint="default"/>
      </w:rPr>
    </w:lvl>
    <w:lvl w:ilvl="4" w:tplc="474807B2">
      <w:start w:val="1"/>
      <w:numFmt w:val="bullet"/>
      <w:lvlText w:val="•"/>
      <w:lvlJc w:val="left"/>
      <w:rPr>
        <w:rFonts w:hint="default"/>
      </w:rPr>
    </w:lvl>
    <w:lvl w:ilvl="5" w:tplc="9A9619DE">
      <w:start w:val="1"/>
      <w:numFmt w:val="bullet"/>
      <w:lvlText w:val="•"/>
      <w:lvlJc w:val="left"/>
      <w:rPr>
        <w:rFonts w:hint="default"/>
      </w:rPr>
    </w:lvl>
    <w:lvl w:ilvl="6" w:tplc="CAC804EE">
      <w:start w:val="1"/>
      <w:numFmt w:val="bullet"/>
      <w:lvlText w:val="•"/>
      <w:lvlJc w:val="left"/>
      <w:rPr>
        <w:rFonts w:hint="default"/>
      </w:rPr>
    </w:lvl>
    <w:lvl w:ilvl="7" w:tplc="A192E700">
      <w:start w:val="1"/>
      <w:numFmt w:val="bullet"/>
      <w:lvlText w:val="•"/>
      <w:lvlJc w:val="left"/>
      <w:rPr>
        <w:rFonts w:hint="default"/>
      </w:rPr>
    </w:lvl>
    <w:lvl w:ilvl="8" w:tplc="6CE61704">
      <w:start w:val="1"/>
      <w:numFmt w:val="bullet"/>
      <w:lvlText w:val="•"/>
      <w:lvlJc w:val="left"/>
      <w:rPr>
        <w:rFonts w:hint="default"/>
      </w:rPr>
    </w:lvl>
  </w:abstractNum>
  <w:abstractNum w:abstractNumId="26">
    <w:nsid w:val="2C1B4828"/>
    <w:multiLevelType w:val="multilevel"/>
    <w:tmpl w:val="AC6C3AF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7">
    <w:nsid w:val="2D0B45C6"/>
    <w:multiLevelType w:val="hybridMultilevel"/>
    <w:tmpl w:val="08EA779E"/>
    <w:lvl w:ilvl="0" w:tplc="6EFAD9C4">
      <w:start w:val="1"/>
      <w:numFmt w:val="bullet"/>
      <w:lvlText w:val="•"/>
      <w:lvlJc w:val="left"/>
      <w:pPr>
        <w:ind w:hanging="240"/>
      </w:pPr>
      <w:rPr>
        <w:rFonts w:ascii="Calibri" w:eastAsia="Calibri" w:hAnsi="Calibri" w:hint="default"/>
        <w:sz w:val="24"/>
        <w:szCs w:val="24"/>
      </w:rPr>
    </w:lvl>
    <w:lvl w:ilvl="1" w:tplc="AF723A38">
      <w:start w:val="1"/>
      <w:numFmt w:val="bullet"/>
      <w:lvlText w:val="•"/>
      <w:lvlJc w:val="left"/>
      <w:pPr>
        <w:ind w:hanging="240"/>
      </w:pPr>
      <w:rPr>
        <w:rFonts w:ascii="Calibri" w:eastAsia="Calibri" w:hAnsi="Calibri" w:hint="default"/>
        <w:sz w:val="24"/>
        <w:szCs w:val="24"/>
      </w:rPr>
    </w:lvl>
    <w:lvl w:ilvl="2" w:tplc="BEFA3654">
      <w:start w:val="1"/>
      <w:numFmt w:val="bullet"/>
      <w:lvlText w:val="•"/>
      <w:lvlJc w:val="left"/>
      <w:pPr>
        <w:ind w:hanging="240"/>
      </w:pPr>
      <w:rPr>
        <w:rFonts w:ascii="Calibri" w:eastAsia="Calibri" w:hAnsi="Calibri" w:hint="default"/>
        <w:sz w:val="24"/>
        <w:szCs w:val="24"/>
      </w:rPr>
    </w:lvl>
    <w:lvl w:ilvl="3" w:tplc="8EBE7000">
      <w:start w:val="1"/>
      <w:numFmt w:val="bullet"/>
      <w:lvlText w:val="•"/>
      <w:lvlJc w:val="left"/>
      <w:rPr>
        <w:rFonts w:hint="default"/>
      </w:rPr>
    </w:lvl>
    <w:lvl w:ilvl="4" w:tplc="479A5AA4">
      <w:start w:val="1"/>
      <w:numFmt w:val="bullet"/>
      <w:lvlText w:val="•"/>
      <w:lvlJc w:val="left"/>
      <w:rPr>
        <w:rFonts w:hint="default"/>
      </w:rPr>
    </w:lvl>
    <w:lvl w:ilvl="5" w:tplc="C8725114">
      <w:start w:val="1"/>
      <w:numFmt w:val="bullet"/>
      <w:lvlText w:val="•"/>
      <w:lvlJc w:val="left"/>
      <w:rPr>
        <w:rFonts w:hint="default"/>
      </w:rPr>
    </w:lvl>
    <w:lvl w:ilvl="6" w:tplc="EF5081D2">
      <w:start w:val="1"/>
      <w:numFmt w:val="bullet"/>
      <w:lvlText w:val="•"/>
      <w:lvlJc w:val="left"/>
      <w:rPr>
        <w:rFonts w:hint="default"/>
      </w:rPr>
    </w:lvl>
    <w:lvl w:ilvl="7" w:tplc="F51E1098">
      <w:start w:val="1"/>
      <w:numFmt w:val="bullet"/>
      <w:lvlText w:val="•"/>
      <w:lvlJc w:val="left"/>
      <w:rPr>
        <w:rFonts w:hint="default"/>
      </w:rPr>
    </w:lvl>
    <w:lvl w:ilvl="8" w:tplc="DB24B32C">
      <w:start w:val="1"/>
      <w:numFmt w:val="bullet"/>
      <w:lvlText w:val="•"/>
      <w:lvlJc w:val="left"/>
      <w:rPr>
        <w:rFonts w:hint="default"/>
      </w:rPr>
    </w:lvl>
  </w:abstractNum>
  <w:abstractNum w:abstractNumId="28">
    <w:nsid w:val="306135CB"/>
    <w:multiLevelType w:val="hybridMultilevel"/>
    <w:tmpl w:val="B1024C70"/>
    <w:lvl w:ilvl="0" w:tplc="BF6E8B10">
      <w:start w:val="1"/>
      <w:numFmt w:val="bullet"/>
      <w:lvlText w:val="•"/>
      <w:lvlJc w:val="left"/>
      <w:pPr>
        <w:ind w:hanging="240"/>
      </w:pPr>
      <w:rPr>
        <w:rFonts w:ascii="Calibri" w:eastAsia="Calibri" w:hAnsi="Calibri" w:hint="default"/>
        <w:sz w:val="24"/>
        <w:szCs w:val="24"/>
      </w:rPr>
    </w:lvl>
    <w:lvl w:ilvl="1" w:tplc="911413F4">
      <w:start w:val="1"/>
      <w:numFmt w:val="bullet"/>
      <w:lvlText w:val="•"/>
      <w:lvlJc w:val="left"/>
      <w:rPr>
        <w:rFonts w:hint="default"/>
      </w:rPr>
    </w:lvl>
    <w:lvl w:ilvl="2" w:tplc="FFAE72BC">
      <w:start w:val="1"/>
      <w:numFmt w:val="bullet"/>
      <w:lvlText w:val="•"/>
      <w:lvlJc w:val="left"/>
      <w:rPr>
        <w:rFonts w:hint="default"/>
      </w:rPr>
    </w:lvl>
    <w:lvl w:ilvl="3" w:tplc="33F8086C">
      <w:start w:val="1"/>
      <w:numFmt w:val="bullet"/>
      <w:lvlText w:val="•"/>
      <w:lvlJc w:val="left"/>
      <w:rPr>
        <w:rFonts w:hint="default"/>
      </w:rPr>
    </w:lvl>
    <w:lvl w:ilvl="4" w:tplc="8E3279E2">
      <w:start w:val="1"/>
      <w:numFmt w:val="bullet"/>
      <w:lvlText w:val="•"/>
      <w:lvlJc w:val="left"/>
      <w:rPr>
        <w:rFonts w:hint="default"/>
      </w:rPr>
    </w:lvl>
    <w:lvl w:ilvl="5" w:tplc="35961BA2">
      <w:start w:val="1"/>
      <w:numFmt w:val="bullet"/>
      <w:lvlText w:val="•"/>
      <w:lvlJc w:val="left"/>
      <w:rPr>
        <w:rFonts w:hint="default"/>
      </w:rPr>
    </w:lvl>
    <w:lvl w:ilvl="6" w:tplc="62060F50">
      <w:start w:val="1"/>
      <w:numFmt w:val="bullet"/>
      <w:lvlText w:val="•"/>
      <w:lvlJc w:val="left"/>
      <w:rPr>
        <w:rFonts w:hint="default"/>
      </w:rPr>
    </w:lvl>
    <w:lvl w:ilvl="7" w:tplc="C6A2A974">
      <w:start w:val="1"/>
      <w:numFmt w:val="bullet"/>
      <w:lvlText w:val="•"/>
      <w:lvlJc w:val="left"/>
      <w:rPr>
        <w:rFonts w:hint="default"/>
      </w:rPr>
    </w:lvl>
    <w:lvl w:ilvl="8" w:tplc="6E08BDFA">
      <w:start w:val="1"/>
      <w:numFmt w:val="bullet"/>
      <w:lvlText w:val="•"/>
      <w:lvlJc w:val="left"/>
      <w:rPr>
        <w:rFonts w:hint="default"/>
      </w:rPr>
    </w:lvl>
  </w:abstractNum>
  <w:abstractNum w:abstractNumId="29">
    <w:nsid w:val="318441C8"/>
    <w:multiLevelType w:val="hybridMultilevel"/>
    <w:tmpl w:val="D2046C08"/>
    <w:lvl w:ilvl="0" w:tplc="D3F4B87A">
      <w:start w:val="1"/>
      <w:numFmt w:val="bullet"/>
      <w:lvlText w:val="•"/>
      <w:lvlJc w:val="left"/>
      <w:pPr>
        <w:ind w:hanging="240"/>
      </w:pPr>
      <w:rPr>
        <w:rFonts w:ascii="Calibri" w:eastAsia="Calibri" w:hAnsi="Calibri" w:hint="default"/>
        <w:sz w:val="24"/>
        <w:szCs w:val="24"/>
      </w:rPr>
    </w:lvl>
    <w:lvl w:ilvl="1" w:tplc="93DA8A40">
      <w:start w:val="1"/>
      <w:numFmt w:val="bullet"/>
      <w:lvlText w:val="•"/>
      <w:lvlJc w:val="left"/>
      <w:rPr>
        <w:rFonts w:hint="default"/>
      </w:rPr>
    </w:lvl>
    <w:lvl w:ilvl="2" w:tplc="291ED088">
      <w:start w:val="1"/>
      <w:numFmt w:val="bullet"/>
      <w:lvlText w:val="•"/>
      <w:lvlJc w:val="left"/>
      <w:rPr>
        <w:rFonts w:hint="default"/>
      </w:rPr>
    </w:lvl>
    <w:lvl w:ilvl="3" w:tplc="8788EFA2">
      <w:start w:val="1"/>
      <w:numFmt w:val="bullet"/>
      <w:lvlText w:val="•"/>
      <w:lvlJc w:val="left"/>
      <w:rPr>
        <w:rFonts w:hint="default"/>
      </w:rPr>
    </w:lvl>
    <w:lvl w:ilvl="4" w:tplc="B34028FE">
      <w:start w:val="1"/>
      <w:numFmt w:val="bullet"/>
      <w:lvlText w:val="•"/>
      <w:lvlJc w:val="left"/>
      <w:rPr>
        <w:rFonts w:hint="default"/>
      </w:rPr>
    </w:lvl>
    <w:lvl w:ilvl="5" w:tplc="02CCA896">
      <w:start w:val="1"/>
      <w:numFmt w:val="bullet"/>
      <w:lvlText w:val="•"/>
      <w:lvlJc w:val="left"/>
      <w:rPr>
        <w:rFonts w:hint="default"/>
      </w:rPr>
    </w:lvl>
    <w:lvl w:ilvl="6" w:tplc="27868B24">
      <w:start w:val="1"/>
      <w:numFmt w:val="bullet"/>
      <w:lvlText w:val="•"/>
      <w:lvlJc w:val="left"/>
      <w:rPr>
        <w:rFonts w:hint="default"/>
      </w:rPr>
    </w:lvl>
    <w:lvl w:ilvl="7" w:tplc="4BA2E2A0">
      <w:start w:val="1"/>
      <w:numFmt w:val="bullet"/>
      <w:lvlText w:val="•"/>
      <w:lvlJc w:val="left"/>
      <w:rPr>
        <w:rFonts w:hint="default"/>
      </w:rPr>
    </w:lvl>
    <w:lvl w:ilvl="8" w:tplc="A5B493CE">
      <w:start w:val="1"/>
      <w:numFmt w:val="bullet"/>
      <w:lvlText w:val="•"/>
      <w:lvlJc w:val="left"/>
      <w:rPr>
        <w:rFonts w:hint="default"/>
      </w:rPr>
    </w:lvl>
  </w:abstractNum>
  <w:abstractNum w:abstractNumId="30">
    <w:nsid w:val="3226177B"/>
    <w:multiLevelType w:val="multilevel"/>
    <w:tmpl w:val="E82EF28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1">
    <w:nsid w:val="32411276"/>
    <w:multiLevelType w:val="multilevel"/>
    <w:tmpl w:val="300C886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2">
    <w:nsid w:val="33306E6A"/>
    <w:multiLevelType w:val="multilevel"/>
    <w:tmpl w:val="8CD8D442"/>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3">
    <w:nsid w:val="358D2EBB"/>
    <w:multiLevelType w:val="hybridMultilevel"/>
    <w:tmpl w:val="00A410C0"/>
    <w:lvl w:ilvl="0" w:tplc="D7DCCC74">
      <w:start w:val="1"/>
      <w:numFmt w:val="bullet"/>
      <w:lvlText w:val="•"/>
      <w:lvlJc w:val="left"/>
      <w:pPr>
        <w:ind w:hanging="240"/>
      </w:pPr>
      <w:rPr>
        <w:rFonts w:ascii="Calibri" w:eastAsia="Calibri" w:hAnsi="Calibri" w:hint="default"/>
        <w:sz w:val="24"/>
        <w:szCs w:val="24"/>
      </w:rPr>
    </w:lvl>
    <w:lvl w:ilvl="1" w:tplc="12CEAED4">
      <w:start w:val="1"/>
      <w:numFmt w:val="bullet"/>
      <w:lvlText w:val="•"/>
      <w:lvlJc w:val="left"/>
      <w:rPr>
        <w:rFonts w:hint="default"/>
      </w:rPr>
    </w:lvl>
    <w:lvl w:ilvl="2" w:tplc="957643CE">
      <w:start w:val="1"/>
      <w:numFmt w:val="bullet"/>
      <w:lvlText w:val="•"/>
      <w:lvlJc w:val="left"/>
      <w:rPr>
        <w:rFonts w:hint="default"/>
      </w:rPr>
    </w:lvl>
    <w:lvl w:ilvl="3" w:tplc="A86230D6">
      <w:start w:val="1"/>
      <w:numFmt w:val="bullet"/>
      <w:lvlText w:val="•"/>
      <w:lvlJc w:val="left"/>
      <w:rPr>
        <w:rFonts w:hint="default"/>
      </w:rPr>
    </w:lvl>
    <w:lvl w:ilvl="4" w:tplc="0A747F6A">
      <w:start w:val="1"/>
      <w:numFmt w:val="bullet"/>
      <w:lvlText w:val="•"/>
      <w:lvlJc w:val="left"/>
      <w:rPr>
        <w:rFonts w:hint="default"/>
      </w:rPr>
    </w:lvl>
    <w:lvl w:ilvl="5" w:tplc="92788DE2">
      <w:start w:val="1"/>
      <w:numFmt w:val="bullet"/>
      <w:lvlText w:val="•"/>
      <w:lvlJc w:val="left"/>
      <w:rPr>
        <w:rFonts w:hint="default"/>
      </w:rPr>
    </w:lvl>
    <w:lvl w:ilvl="6" w:tplc="7EEA653C">
      <w:start w:val="1"/>
      <w:numFmt w:val="bullet"/>
      <w:lvlText w:val="•"/>
      <w:lvlJc w:val="left"/>
      <w:rPr>
        <w:rFonts w:hint="default"/>
      </w:rPr>
    </w:lvl>
    <w:lvl w:ilvl="7" w:tplc="4E2A1BD6">
      <w:start w:val="1"/>
      <w:numFmt w:val="bullet"/>
      <w:lvlText w:val="•"/>
      <w:lvlJc w:val="left"/>
      <w:rPr>
        <w:rFonts w:hint="default"/>
      </w:rPr>
    </w:lvl>
    <w:lvl w:ilvl="8" w:tplc="6470AA80">
      <w:start w:val="1"/>
      <w:numFmt w:val="bullet"/>
      <w:lvlText w:val="•"/>
      <w:lvlJc w:val="left"/>
      <w:rPr>
        <w:rFonts w:hint="default"/>
      </w:rPr>
    </w:lvl>
  </w:abstractNum>
  <w:abstractNum w:abstractNumId="34">
    <w:nsid w:val="36AD596C"/>
    <w:multiLevelType w:val="hybridMultilevel"/>
    <w:tmpl w:val="7BF61722"/>
    <w:lvl w:ilvl="0" w:tplc="B9B85510">
      <w:start w:val="1"/>
      <w:numFmt w:val="bullet"/>
      <w:lvlText w:val="•"/>
      <w:lvlJc w:val="left"/>
      <w:pPr>
        <w:ind w:hanging="240"/>
      </w:pPr>
      <w:rPr>
        <w:rFonts w:ascii="Calibri" w:eastAsia="Calibri" w:hAnsi="Calibri" w:hint="default"/>
        <w:sz w:val="24"/>
        <w:szCs w:val="24"/>
      </w:rPr>
    </w:lvl>
    <w:lvl w:ilvl="1" w:tplc="DD406C6A">
      <w:start w:val="1"/>
      <w:numFmt w:val="bullet"/>
      <w:lvlText w:val="•"/>
      <w:lvlJc w:val="left"/>
      <w:pPr>
        <w:ind w:hanging="240"/>
      </w:pPr>
      <w:rPr>
        <w:rFonts w:ascii="Calibri" w:eastAsia="Calibri" w:hAnsi="Calibri" w:hint="default"/>
        <w:sz w:val="24"/>
        <w:szCs w:val="24"/>
      </w:rPr>
    </w:lvl>
    <w:lvl w:ilvl="2" w:tplc="B89CAC14">
      <w:start w:val="1"/>
      <w:numFmt w:val="bullet"/>
      <w:lvlText w:val="•"/>
      <w:lvlJc w:val="left"/>
      <w:rPr>
        <w:rFonts w:hint="default"/>
      </w:rPr>
    </w:lvl>
    <w:lvl w:ilvl="3" w:tplc="FD983D9C">
      <w:start w:val="1"/>
      <w:numFmt w:val="bullet"/>
      <w:lvlText w:val="•"/>
      <w:lvlJc w:val="left"/>
      <w:rPr>
        <w:rFonts w:hint="default"/>
      </w:rPr>
    </w:lvl>
    <w:lvl w:ilvl="4" w:tplc="DB9C8ABA">
      <w:start w:val="1"/>
      <w:numFmt w:val="bullet"/>
      <w:lvlText w:val="•"/>
      <w:lvlJc w:val="left"/>
      <w:rPr>
        <w:rFonts w:hint="default"/>
      </w:rPr>
    </w:lvl>
    <w:lvl w:ilvl="5" w:tplc="67466034">
      <w:start w:val="1"/>
      <w:numFmt w:val="bullet"/>
      <w:lvlText w:val="•"/>
      <w:lvlJc w:val="left"/>
      <w:rPr>
        <w:rFonts w:hint="default"/>
      </w:rPr>
    </w:lvl>
    <w:lvl w:ilvl="6" w:tplc="38E8A26E">
      <w:start w:val="1"/>
      <w:numFmt w:val="bullet"/>
      <w:lvlText w:val="•"/>
      <w:lvlJc w:val="left"/>
      <w:rPr>
        <w:rFonts w:hint="default"/>
      </w:rPr>
    </w:lvl>
    <w:lvl w:ilvl="7" w:tplc="FA48424A">
      <w:start w:val="1"/>
      <w:numFmt w:val="bullet"/>
      <w:lvlText w:val="•"/>
      <w:lvlJc w:val="left"/>
      <w:rPr>
        <w:rFonts w:hint="default"/>
      </w:rPr>
    </w:lvl>
    <w:lvl w:ilvl="8" w:tplc="8092F0E6">
      <w:start w:val="1"/>
      <w:numFmt w:val="bullet"/>
      <w:lvlText w:val="•"/>
      <w:lvlJc w:val="left"/>
      <w:rPr>
        <w:rFonts w:hint="default"/>
      </w:rPr>
    </w:lvl>
  </w:abstractNum>
  <w:abstractNum w:abstractNumId="35">
    <w:nsid w:val="38071415"/>
    <w:multiLevelType w:val="hybridMultilevel"/>
    <w:tmpl w:val="1DE08E4C"/>
    <w:lvl w:ilvl="0" w:tplc="737CBB5C">
      <w:start w:val="1"/>
      <w:numFmt w:val="bullet"/>
      <w:lvlText w:val="•"/>
      <w:lvlJc w:val="left"/>
      <w:pPr>
        <w:ind w:hanging="240"/>
      </w:pPr>
      <w:rPr>
        <w:rFonts w:ascii="Calibri" w:eastAsia="Calibri" w:hAnsi="Calibri" w:hint="default"/>
        <w:sz w:val="24"/>
        <w:szCs w:val="24"/>
      </w:rPr>
    </w:lvl>
    <w:lvl w:ilvl="1" w:tplc="6588AD08">
      <w:start w:val="1"/>
      <w:numFmt w:val="bullet"/>
      <w:lvlText w:val="•"/>
      <w:lvlJc w:val="left"/>
      <w:rPr>
        <w:rFonts w:hint="default"/>
      </w:rPr>
    </w:lvl>
    <w:lvl w:ilvl="2" w:tplc="864483B2">
      <w:start w:val="1"/>
      <w:numFmt w:val="bullet"/>
      <w:lvlText w:val="•"/>
      <w:lvlJc w:val="left"/>
      <w:rPr>
        <w:rFonts w:hint="default"/>
      </w:rPr>
    </w:lvl>
    <w:lvl w:ilvl="3" w:tplc="EAB26E74">
      <w:start w:val="1"/>
      <w:numFmt w:val="bullet"/>
      <w:lvlText w:val="•"/>
      <w:lvlJc w:val="left"/>
      <w:rPr>
        <w:rFonts w:hint="default"/>
      </w:rPr>
    </w:lvl>
    <w:lvl w:ilvl="4" w:tplc="F7F644E0">
      <w:start w:val="1"/>
      <w:numFmt w:val="bullet"/>
      <w:lvlText w:val="•"/>
      <w:lvlJc w:val="left"/>
      <w:rPr>
        <w:rFonts w:hint="default"/>
      </w:rPr>
    </w:lvl>
    <w:lvl w:ilvl="5" w:tplc="A42EF2DE">
      <w:start w:val="1"/>
      <w:numFmt w:val="bullet"/>
      <w:lvlText w:val="•"/>
      <w:lvlJc w:val="left"/>
      <w:rPr>
        <w:rFonts w:hint="default"/>
      </w:rPr>
    </w:lvl>
    <w:lvl w:ilvl="6" w:tplc="BCAE112C">
      <w:start w:val="1"/>
      <w:numFmt w:val="bullet"/>
      <w:lvlText w:val="•"/>
      <w:lvlJc w:val="left"/>
      <w:rPr>
        <w:rFonts w:hint="default"/>
      </w:rPr>
    </w:lvl>
    <w:lvl w:ilvl="7" w:tplc="47C496A0">
      <w:start w:val="1"/>
      <w:numFmt w:val="bullet"/>
      <w:lvlText w:val="•"/>
      <w:lvlJc w:val="left"/>
      <w:rPr>
        <w:rFonts w:hint="default"/>
      </w:rPr>
    </w:lvl>
    <w:lvl w:ilvl="8" w:tplc="044ADA66">
      <w:start w:val="1"/>
      <w:numFmt w:val="bullet"/>
      <w:lvlText w:val="•"/>
      <w:lvlJc w:val="left"/>
      <w:rPr>
        <w:rFonts w:hint="default"/>
      </w:rPr>
    </w:lvl>
  </w:abstractNum>
  <w:abstractNum w:abstractNumId="36">
    <w:nsid w:val="396344A7"/>
    <w:multiLevelType w:val="multilevel"/>
    <w:tmpl w:val="A46AF0EE"/>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7">
    <w:nsid w:val="39FF2444"/>
    <w:multiLevelType w:val="multilevel"/>
    <w:tmpl w:val="6D801F98"/>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8">
    <w:nsid w:val="3AAD3117"/>
    <w:multiLevelType w:val="hybridMultilevel"/>
    <w:tmpl w:val="02D60B50"/>
    <w:lvl w:ilvl="0" w:tplc="7F9C16EE">
      <w:start w:val="1"/>
      <w:numFmt w:val="bullet"/>
      <w:lvlText w:val="•"/>
      <w:lvlJc w:val="left"/>
      <w:pPr>
        <w:ind w:hanging="240"/>
      </w:pPr>
      <w:rPr>
        <w:rFonts w:ascii="Calibri" w:eastAsia="Calibri" w:hAnsi="Calibri" w:hint="default"/>
        <w:sz w:val="24"/>
        <w:szCs w:val="24"/>
      </w:rPr>
    </w:lvl>
    <w:lvl w:ilvl="1" w:tplc="10169456">
      <w:start w:val="1"/>
      <w:numFmt w:val="bullet"/>
      <w:lvlText w:val="•"/>
      <w:lvlJc w:val="left"/>
      <w:rPr>
        <w:rFonts w:hint="default"/>
      </w:rPr>
    </w:lvl>
    <w:lvl w:ilvl="2" w:tplc="236AE854">
      <w:start w:val="1"/>
      <w:numFmt w:val="bullet"/>
      <w:lvlText w:val="•"/>
      <w:lvlJc w:val="left"/>
      <w:rPr>
        <w:rFonts w:hint="default"/>
      </w:rPr>
    </w:lvl>
    <w:lvl w:ilvl="3" w:tplc="72F48C24">
      <w:start w:val="1"/>
      <w:numFmt w:val="bullet"/>
      <w:lvlText w:val="•"/>
      <w:lvlJc w:val="left"/>
      <w:rPr>
        <w:rFonts w:hint="default"/>
      </w:rPr>
    </w:lvl>
    <w:lvl w:ilvl="4" w:tplc="ED30D03C">
      <w:start w:val="1"/>
      <w:numFmt w:val="bullet"/>
      <w:lvlText w:val="•"/>
      <w:lvlJc w:val="left"/>
      <w:rPr>
        <w:rFonts w:hint="default"/>
      </w:rPr>
    </w:lvl>
    <w:lvl w:ilvl="5" w:tplc="4CE44238">
      <w:start w:val="1"/>
      <w:numFmt w:val="bullet"/>
      <w:lvlText w:val="•"/>
      <w:lvlJc w:val="left"/>
      <w:rPr>
        <w:rFonts w:hint="default"/>
      </w:rPr>
    </w:lvl>
    <w:lvl w:ilvl="6" w:tplc="B8FAE9B0">
      <w:start w:val="1"/>
      <w:numFmt w:val="bullet"/>
      <w:lvlText w:val="•"/>
      <w:lvlJc w:val="left"/>
      <w:rPr>
        <w:rFonts w:hint="default"/>
      </w:rPr>
    </w:lvl>
    <w:lvl w:ilvl="7" w:tplc="8ECEF508">
      <w:start w:val="1"/>
      <w:numFmt w:val="bullet"/>
      <w:lvlText w:val="•"/>
      <w:lvlJc w:val="left"/>
      <w:rPr>
        <w:rFonts w:hint="default"/>
      </w:rPr>
    </w:lvl>
    <w:lvl w:ilvl="8" w:tplc="BC70A476">
      <w:start w:val="1"/>
      <w:numFmt w:val="bullet"/>
      <w:lvlText w:val="•"/>
      <w:lvlJc w:val="left"/>
      <w:rPr>
        <w:rFonts w:hint="default"/>
      </w:rPr>
    </w:lvl>
  </w:abstractNum>
  <w:abstractNum w:abstractNumId="39">
    <w:nsid w:val="3E8953DE"/>
    <w:multiLevelType w:val="multilevel"/>
    <w:tmpl w:val="7C60EE54"/>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0">
    <w:nsid w:val="421A1A8D"/>
    <w:multiLevelType w:val="multilevel"/>
    <w:tmpl w:val="AB14AC0A"/>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1">
    <w:nsid w:val="4480218B"/>
    <w:multiLevelType w:val="multilevel"/>
    <w:tmpl w:val="9042D2F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2">
    <w:nsid w:val="49AD3EEE"/>
    <w:multiLevelType w:val="multilevel"/>
    <w:tmpl w:val="15721290"/>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3">
    <w:nsid w:val="4C8141FA"/>
    <w:multiLevelType w:val="multilevel"/>
    <w:tmpl w:val="5AC463E6"/>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4">
    <w:nsid w:val="4F441CE4"/>
    <w:multiLevelType w:val="multilevel"/>
    <w:tmpl w:val="E6A84FE4"/>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5">
    <w:nsid w:val="51376D3C"/>
    <w:multiLevelType w:val="hybridMultilevel"/>
    <w:tmpl w:val="B48CD4A2"/>
    <w:lvl w:ilvl="0" w:tplc="D5BC3DAA">
      <w:start w:val="1"/>
      <w:numFmt w:val="bullet"/>
      <w:lvlText w:val="•"/>
      <w:lvlJc w:val="left"/>
      <w:pPr>
        <w:ind w:hanging="240"/>
      </w:pPr>
      <w:rPr>
        <w:rFonts w:ascii="Calibri" w:eastAsia="Calibri" w:hAnsi="Calibri" w:hint="default"/>
        <w:sz w:val="24"/>
        <w:szCs w:val="24"/>
      </w:rPr>
    </w:lvl>
    <w:lvl w:ilvl="1" w:tplc="11569448">
      <w:start w:val="1"/>
      <w:numFmt w:val="bullet"/>
      <w:lvlText w:val="•"/>
      <w:lvlJc w:val="left"/>
      <w:rPr>
        <w:rFonts w:hint="default"/>
      </w:rPr>
    </w:lvl>
    <w:lvl w:ilvl="2" w:tplc="F54E6294">
      <w:start w:val="1"/>
      <w:numFmt w:val="bullet"/>
      <w:lvlText w:val="•"/>
      <w:lvlJc w:val="left"/>
      <w:rPr>
        <w:rFonts w:hint="default"/>
      </w:rPr>
    </w:lvl>
    <w:lvl w:ilvl="3" w:tplc="3ACAB23E">
      <w:start w:val="1"/>
      <w:numFmt w:val="bullet"/>
      <w:lvlText w:val="•"/>
      <w:lvlJc w:val="left"/>
      <w:rPr>
        <w:rFonts w:hint="default"/>
      </w:rPr>
    </w:lvl>
    <w:lvl w:ilvl="4" w:tplc="756079BC">
      <w:start w:val="1"/>
      <w:numFmt w:val="bullet"/>
      <w:lvlText w:val="•"/>
      <w:lvlJc w:val="left"/>
      <w:rPr>
        <w:rFonts w:hint="default"/>
      </w:rPr>
    </w:lvl>
    <w:lvl w:ilvl="5" w:tplc="C1AEDEEE">
      <w:start w:val="1"/>
      <w:numFmt w:val="bullet"/>
      <w:lvlText w:val="•"/>
      <w:lvlJc w:val="left"/>
      <w:rPr>
        <w:rFonts w:hint="default"/>
      </w:rPr>
    </w:lvl>
    <w:lvl w:ilvl="6" w:tplc="F680154E">
      <w:start w:val="1"/>
      <w:numFmt w:val="bullet"/>
      <w:lvlText w:val="•"/>
      <w:lvlJc w:val="left"/>
      <w:rPr>
        <w:rFonts w:hint="default"/>
      </w:rPr>
    </w:lvl>
    <w:lvl w:ilvl="7" w:tplc="A954686A">
      <w:start w:val="1"/>
      <w:numFmt w:val="bullet"/>
      <w:lvlText w:val="•"/>
      <w:lvlJc w:val="left"/>
      <w:rPr>
        <w:rFonts w:hint="default"/>
      </w:rPr>
    </w:lvl>
    <w:lvl w:ilvl="8" w:tplc="1B1A140A">
      <w:start w:val="1"/>
      <w:numFmt w:val="bullet"/>
      <w:lvlText w:val="•"/>
      <w:lvlJc w:val="left"/>
      <w:rPr>
        <w:rFonts w:hint="default"/>
      </w:rPr>
    </w:lvl>
  </w:abstractNum>
  <w:abstractNum w:abstractNumId="46">
    <w:nsid w:val="525666A9"/>
    <w:multiLevelType w:val="multilevel"/>
    <w:tmpl w:val="6BFADB56"/>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7">
    <w:nsid w:val="529C0487"/>
    <w:multiLevelType w:val="hybridMultilevel"/>
    <w:tmpl w:val="C6C86D14"/>
    <w:lvl w:ilvl="0" w:tplc="F58230DE">
      <w:start w:val="1"/>
      <w:numFmt w:val="bullet"/>
      <w:lvlText w:val="•"/>
      <w:lvlJc w:val="left"/>
      <w:pPr>
        <w:ind w:hanging="240"/>
      </w:pPr>
      <w:rPr>
        <w:rFonts w:ascii="Calibri" w:eastAsia="Calibri" w:hAnsi="Calibri" w:hint="default"/>
        <w:b/>
        <w:bCs/>
        <w:sz w:val="24"/>
        <w:szCs w:val="24"/>
      </w:rPr>
    </w:lvl>
    <w:lvl w:ilvl="1" w:tplc="1364366E">
      <w:start w:val="1"/>
      <w:numFmt w:val="bullet"/>
      <w:lvlText w:val="•"/>
      <w:lvlJc w:val="left"/>
      <w:rPr>
        <w:rFonts w:hint="default"/>
      </w:rPr>
    </w:lvl>
    <w:lvl w:ilvl="2" w:tplc="8FF2D8E2">
      <w:start w:val="1"/>
      <w:numFmt w:val="bullet"/>
      <w:lvlText w:val="•"/>
      <w:lvlJc w:val="left"/>
      <w:rPr>
        <w:rFonts w:hint="default"/>
      </w:rPr>
    </w:lvl>
    <w:lvl w:ilvl="3" w:tplc="D6D06BC6">
      <w:start w:val="1"/>
      <w:numFmt w:val="bullet"/>
      <w:lvlText w:val="•"/>
      <w:lvlJc w:val="left"/>
      <w:rPr>
        <w:rFonts w:hint="default"/>
      </w:rPr>
    </w:lvl>
    <w:lvl w:ilvl="4" w:tplc="F2901C2C">
      <w:start w:val="1"/>
      <w:numFmt w:val="bullet"/>
      <w:lvlText w:val="•"/>
      <w:lvlJc w:val="left"/>
      <w:rPr>
        <w:rFonts w:hint="default"/>
      </w:rPr>
    </w:lvl>
    <w:lvl w:ilvl="5" w:tplc="1E062794">
      <w:start w:val="1"/>
      <w:numFmt w:val="bullet"/>
      <w:lvlText w:val="•"/>
      <w:lvlJc w:val="left"/>
      <w:rPr>
        <w:rFonts w:hint="default"/>
      </w:rPr>
    </w:lvl>
    <w:lvl w:ilvl="6" w:tplc="C434B284">
      <w:start w:val="1"/>
      <w:numFmt w:val="bullet"/>
      <w:lvlText w:val="•"/>
      <w:lvlJc w:val="left"/>
      <w:rPr>
        <w:rFonts w:hint="default"/>
      </w:rPr>
    </w:lvl>
    <w:lvl w:ilvl="7" w:tplc="2818A6A8">
      <w:start w:val="1"/>
      <w:numFmt w:val="bullet"/>
      <w:lvlText w:val="•"/>
      <w:lvlJc w:val="left"/>
      <w:rPr>
        <w:rFonts w:hint="default"/>
      </w:rPr>
    </w:lvl>
    <w:lvl w:ilvl="8" w:tplc="22A45C50">
      <w:start w:val="1"/>
      <w:numFmt w:val="bullet"/>
      <w:lvlText w:val="•"/>
      <w:lvlJc w:val="left"/>
      <w:rPr>
        <w:rFonts w:hint="default"/>
      </w:rPr>
    </w:lvl>
  </w:abstractNum>
  <w:abstractNum w:abstractNumId="48">
    <w:nsid w:val="55BB2D7E"/>
    <w:multiLevelType w:val="hybridMultilevel"/>
    <w:tmpl w:val="FF1C7C62"/>
    <w:lvl w:ilvl="0" w:tplc="5264510E">
      <w:start w:val="1"/>
      <w:numFmt w:val="bullet"/>
      <w:lvlText w:val="•"/>
      <w:lvlJc w:val="left"/>
      <w:pPr>
        <w:ind w:hanging="240"/>
      </w:pPr>
      <w:rPr>
        <w:rFonts w:ascii="Calibri" w:eastAsia="Calibri" w:hAnsi="Calibri" w:hint="default"/>
        <w:sz w:val="24"/>
        <w:szCs w:val="24"/>
      </w:rPr>
    </w:lvl>
    <w:lvl w:ilvl="1" w:tplc="1F3C9F70">
      <w:start w:val="1"/>
      <w:numFmt w:val="bullet"/>
      <w:lvlText w:val="•"/>
      <w:lvlJc w:val="left"/>
      <w:rPr>
        <w:rFonts w:hint="default"/>
      </w:rPr>
    </w:lvl>
    <w:lvl w:ilvl="2" w:tplc="FDCAF9F2">
      <w:start w:val="1"/>
      <w:numFmt w:val="bullet"/>
      <w:lvlText w:val="•"/>
      <w:lvlJc w:val="left"/>
      <w:rPr>
        <w:rFonts w:hint="default"/>
      </w:rPr>
    </w:lvl>
    <w:lvl w:ilvl="3" w:tplc="6A440B48">
      <w:start w:val="1"/>
      <w:numFmt w:val="bullet"/>
      <w:lvlText w:val="•"/>
      <w:lvlJc w:val="left"/>
      <w:rPr>
        <w:rFonts w:hint="default"/>
      </w:rPr>
    </w:lvl>
    <w:lvl w:ilvl="4" w:tplc="4EB0396C">
      <w:start w:val="1"/>
      <w:numFmt w:val="bullet"/>
      <w:lvlText w:val="•"/>
      <w:lvlJc w:val="left"/>
      <w:rPr>
        <w:rFonts w:hint="default"/>
      </w:rPr>
    </w:lvl>
    <w:lvl w:ilvl="5" w:tplc="318E8C6C">
      <w:start w:val="1"/>
      <w:numFmt w:val="bullet"/>
      <w:lvlText w:val="•"/>
      <w:lvlJc w:val="left"/>
      <w:rPr>
        <w:rFonts w:hint="default"/>
      </w:rPr>
    </w:lvl>
    <w:lvl w:ilvl="6" w:tplc="829E7364">
      <w:start w:val="1"/>
      <w:numFmt w:val="bullet"/>
      <w:lvlText w:val="•"/>
      <w:lvlJc w:val="left"/>
      <w:rPr>
        <w:rFonts w:hint="default"/>
      </w:rPr>
    </w:lvl>
    <w:lvl w:ilvl="7" w:tplc="63F89A36">
      <w:start w:val="1"/>
      <w:numFmt w:val="bullet"/>
      <w:lvlText w:val="•"/>
      <w:lvlJc w:val="left"/>
      <w:rPr>
        <w:rFonts w:hint="default"/>
      </w:rPr>
    </w:lvl>
    <w:lvl w:ilvl="8" w:tplc="B9161A6C">
      <w:start w:val="1"/>
      <w:numFmt w:val="bullet"/>
      <w:lvlText w:val="•"/>
      <w:lvlJc w:val="left"/>
      <w:rPr>
        <w:rFonts w:hint="default"/>
      </w:rPr>
    </w:lvl>
  </w:abstractNum>
  <w:abstractNum w:abstractNumId="49">
    <w:nsid w:val="5867327D"/>
    <w:multiLevelType w:val="hybridMultilevel"/>
    <w:tmpl w:val="67605C04"/>
    <w:lvl w:ilvl="0" w:tplc="8C784B2C">
      <w:start w:val="1"/>
      <w:numFmt w:val="bullet"/>
      <w:lvlText w:val="•"/>
      <w:lvlJc w:val="left"/>
      <w:pPr>
        <w:ind w:hanging="240"/>
      </w:pPr>
      <w:rPr>
        <w:rFonts w:ascii="Calibri" w:eastAsia="Calibri" w:hAnsi="Calibri" w:hint="default"/>
        <w:color w:val="FFFFFF"/>
        <w:sz w:val="24"/>
        <w:szCs w:val="24"/>
      </w:rPr>
    </w:lvl>
    <w:lvl w:ilvl="1" w:tplc="579A37DA">
      <w:start w:val="1"/>
      <w:numFmt w:val="bullet"/>
      <w:lvlText w:val="•"/>
      <w:lvlJc w:val="left"/>
      <w:rPr>
        <w:rFonts w:hint="default"/>
      </w:rPr>
    </w:lvl>
    <w:lvl w:ilvl="2" w:tplc="1C1A9C2C">
      <w:start w:val="1"/>
      <w:numFmt w:val="bullet"/>
      <w:lvlText w:val="•"/>
      <w:lvlJc w:val="left"/>
      <w:rPr>
        <w:rFonts w:hint="default"/>
      </w:rPr>
    </w:lvl>
    <w:lvl w:ilvl="3" w:tplc="BD9E0832">
      <w:start w:val="1"/>
      <w:numFmt w:val="bullet"/>
      <w:lvlText w:val="•"/>
      <w:lvlJc w:val="left"/>
      <w:rPr>
        <w:rFonts w:hint="default"/>
      </w:rPr>
    </w:lvl>
    <w:lvl w:ilvl="4" w:tplc="BEEAB878">
      <w:start w:val="1"/>
      <w:numFmt w:val="bullet"/>
      <w:lvlText w:val="•"/>
      <w:lvlJc w:val="left"/>
      <w:rPr>
        <w:rFonts w:hint="default"/>
      </w:rPr>
    </w:lvl>
    <w:lvl w:ilvl="5" w:tplc="6C28ABB8">
      <w:start w:val="1"/>
      <w:numFmt w:val="bullet"/>
      <w:lvlText w:val="•"/>
      <w:lvlJc w:val="left"/>
      <w:rPr>
        <w:rFonts w:hint="default"/>
      </w:rPr>
    </w:lvl>
    <w:lvl w:ilvl="6" w:tplc="4336D34C">
      <w:start w:val="1"/>
      <w:numFmt w:val="bullet"/>
      <w:lvlText w:val="•"/>
      <w:lvlJc w:val="left"/>
      <w:rPr>
        <w:rFonts w:hint="default"/>
      </w:rPr>
    </w:lvl>
    <w:lvl w:ilvl="7" w:tplc="82E4FA0C">
      <w:start w:val="1"/>
      <w:numFmt w:val="bullet"/>
      <w:lvlText w:val="•"/>
      <w:lvlJc w:val="left"/>
      <w:rPr>
        <w:rFonts w:hint="default"/>
      </w:rPr>
    </w:lvl>
    <w:lvl w:ilvl="8" w:tplc="563E0788">
      <w:start w:val="1"/>
      <w:numFmt w:val="bullet"/>
      <w:lvlText w:val="•"/>
      <w:lvlJc w:val="left"/>
      <w:rPr>
        <w:rFonts w:hint="default"/>
      </w:rPr>
    </w:lvl>
  </w:abstractNum>
  <w:abstractNum w:abstractNumId="50">
    <w:nsid w:val="592652DA"/>
    <w:multiLevelType w:val="hybridMultilevel"/>
    <w:tmpl w:val="779C0140"/>
    <w:lvl w:ilvl="0" w:tplc="3B50B404">
      <w:start w:val="1"/>
      <w:numFmt w:val="bullet"/>
      <w:lvlText w:val="•"/>
      <w:lvlJc w:val="left"/>
      <w:pPr>
        <w:ind w:hanging="240"/>
      </w:pPr>
      <w:rPr>
        <w:rFonts w:ascii="Calibri" w:eastAsia="Calibri" w:hAnsi="Calibri" w:hint="default"/>
        <w:sz w:val="24"/>
        <w:szCs w:val="24"/>
      </w:rPr>
    </w:lvl>
    <w:lvl w:ilvl="1" w:tplc="860E25AA">
      <w:start w:val="1"/>
      <w:numFmt w:val="bullet"/>
      <w:lvlText w:val="•"/>
      <w:lvlJc w:val="left"/>
      <w:rPr>
        <w:rFonts w:hint="default"/>
      </w:rPr>
    </w:lvl>
    <w:lvl w:ilvl="2" w:tplc="3460B026">
      <w:start w:val="1"/>
      <w:numFmt w:val="bullet"/>
      <w:lvlText w:val="•"/>
      <w:lvlJc w:val="left"/>
      <w:rPr>
        <w:rFonts w:hint="default"/>
      </w:rPr>
    </w:lvl>
    <w:lvl w:ilvl="3" w:tplc="1EE6B026">
      <w:start w:val="1"/>
      <w:numFmt w:val="bullet"/>
      <w:lvlText w:val="•"/>
      <w:lvlJc w:val="left"/>
      <w:rPr>
        <w:rFonts w:hint="default"/>
      </w:rPr>
    </w:lvl>
    <w:lvl w:ilvl="4" w:tplc="52D6398C">
      <w:start w:val="1"/>
      <w:numFmt w:val="bullet"/>
      <w:lvlText w:val="•"/>
      <w:lvlJc w:val="left"/>
      <w:rPr>
        <w:rFonts w:hint="default"/>
      </w:rPr>
    </w:lvl>
    <w:lvl w:ilvl="5" w:tplc="1A62A846">
      <w:start w:val="1"/>
      <w:numFmt w:val="bullet"/>
      <w:lvlText w:val="•"/>
      <w:lvlJc w:val="left"/>
      <w:rPr>
        <w:rFonts w:hint="default"/>
      </w:rPr>
    </w:lvl>
    <w:lvl w:ilvl="6" w:tplc="37F29B52">
      <w:start w:val="1"/>
      <w:numFmt w:val="bullet"/>
      <w:lvlText w:val="•"/>
      <w:lvlJc w:val="left"/>
      <w:rPr>
        <w:rFonts w:hint="default"/>
      </w:rPr>
    </w:lvl>
    <w:lvl w:ilvl="7" w:tplc="30C2DD7E">
      <w:start w:val="1"/>
      <w:numFmt w:val="bullet"/>
      <w:lvlText w:val="•"/>
      <w:lvlJc w:val="left"/>
      <w:rPr>
        <w:rFonts w:hint="default"/>
      </w:rPr>
    </w:lvl>
    <w:lvl w:ilvl="8" w:tplc="ACC0C0F6">
      <w:start w:val="1"/>
      <w:numFmt w:val="bullet"/>
      <w:lvlText w:val="•"/>
      <w:lvlJc w:val="left"/>
      <w:rPr>
        <w:rFonts w:hint="default"/>
      </w:rPr>
    </w:lvl>
  </w:abstractNum>
  <w:abstractNum w:abstractNumId="51">
    <w:nsid w:val="5B8009BB"/>
    <w:multiLevelType w:val="hybridMultilevel"/>
    <w:tmpl w:val="E912E7F0"/>
    <w:lvl w:ilvl="0" w:tplc="81B0E15E">
      <w:start w:val="1"/>
      <w:numFmt w:val="bullet"/>
      <w:lvlText w:val="•"/>
      <w:lvlJc w:val="left"/>
      <w:pPr>
        <w:ind w:hanging="240"/>
      </w:pPr>
      <w:rPr>
        <w:rFonts w:ascii="Calibri" w:eastAsia="Calibri" w:hAnsi="Calibri" w:hint="default"/>
        <w:sz w:val="24"/>
        <w:szCs w:val="24"/>
      </w:rPr>
    </w:lvl>
    <w:lvl w:ilvl="1" w:tplc="7AAA3FAA">
      <w:start w:val="1"/>
      <w:numFmt w:val="bullet"/>
      <w:lvlText w:val="•"/>
      <w:lvlJc w:val="left"/>
      <w:rPr>
        <w:rFonts w:hint="default"/>
      </w:rPr>
    </w:lvl>
    <w:lvl w:ilvl="2" w:tplc="D208F3A8">
      <w:start w:val="1"/>
      <w:numFmt w:val="bullet"/>
      <w:lvlText w:val="•"/>
      <w:lvlJc w:val="left"/>
      <w:rPr>
        <w:rFonts w:hint="default"/>
      </w:rPr>
    </w:lvl>
    <w:lvl w:ilvl="3" w:tplc="146A7848">
      <w:start w:val="1"/>
      <w:numFmt w:val="bullet"/>
      <w:lvlText w:val="•"/>
      <w:lvlJc w:val="left"/>
      <w:rPr>
        <w:rFonts w:hint="default"/>
      </w:rPr>
    </w:lvl>
    <w:lvl w:ilvl="4" w:tplc="DF38ED4E">
      <w:start w:val="1"/>
      <w:numFmt w:val="bullet"/>
      <w:lvlText w:val="•"/>
      <w:lvlJc w:val="left"/>
      <w:rPr>
        <w:rFonts w:hint="default"/>
      </w:rPr>
    </w:lvl>
    <w:lvl w:ilvl="5" w:tplc="83D61932">
      <w:start w:val="1"/>
      <w:numFmt w:val="bullet"/>
      <w:lvlText w:val="•"/>
      <w:lvlJc w:val="left"/>
      <w:rPr>
        <w:rFonts w:hint="default"/>
      </w:rPr>
    </w:lvl>
    <w:lvl w:ilvl="6" w:tplc="F7E483DE">
      <w:start w:val="1"/>
      <w:numFmt w:val="bullet"/>
      <w:lvlText w:val="•"/>
      <w:lvlJc w:val="left"/>
      <w:rPr>
        <w:rFonts w:hint="default"/>
      </w:rPr>
    </w:lvl>
    <w:lvl w:ilvl="7" w:tplc="7DE4F342">
      <w:start w:val="1"/>
      <w:numFmt w:val="bullet"/>
      <w:lvlText w:val="•"/>
      <w:lvlJc w:val="left"/>
      <w:rPr>
        <w:rFonts w:hint="default"/>
      </w:rPr>
    </w:lvl>
    <w:lvl w:ilvl="8" w:tplc="AA68068E">
      <w:start w:val="1"/>
      <w:numFmt w:val="bullet"/>
      <w:lvlText w:val="•"/>
      <w:lvlJc w:val="left"/>
      <w:rPr>
        <w:rFonts w:hint="default"/>
      </w:rPr>
    </w:lvl>
  </w:abstractNum>
  <w:abstractNum w:abstractNumId="52">
    <w:nsid w:val="5FDD734D"/>
    <w:multiLevelType w:val="multilevel"/>
    <w:tmpl w:val="109C98A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3">
    <w:nsid w:val="629C4C50"/>
    <w:multiLevelType w:val="multilevel"/>
    <w:tmpl w:val="E398C1EA"/>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4">
    <w:nsid w:val="634818FE"/>
    <w:multiLevelType w:val="hybridMultilevel"/>
    <w:tmpl w:val="05CA547C"/>
    <w:lvl w:ilvl="0" w:tplc="AA562962">
      <w:start w:val="1"/>
      <w:numFmt w:val="bullet"/>
      <w:lvlText w:val="•"/>
      <w:lvlJc w:val="left"/>
      <w:pPr>
        <w:ind w:hanging="240"/>
      </w:pPr>
      <w:rPr>
        <w:rFonts w:ascii="Calibri" w:eastAsia="Calibri" w:hAnsi="Calibri" w:hint="default"/>
        <w:sz w:val="24"/>
        <w:szCs w:val="24"/>
      </w:rPr>
    </w:lvl>
    <w:lvl w:ilvl="1" w:tplc="2160DE88">
      <w:start w:val="1"/>
      <w:numFmt w:val="bullet"/>
      <w:lvlText w:val="•"/>
      <w:lvlJc w:val="left"/>
      <w:rPr>
        <w:rFonts w:hint="default"/>
      </w:rPr>
    </w:lvl>
    <w:lvl w:ilvl="2" w:tplc="BD2017EE">
      <w:start w:val="1"/>
      <w:numFmt w:val="bullet"/>
      <w:lvlText w:val="•"/>
      <w:lvlJc w:val="left"/>
      <w:rPr>
        <w:rFonts w:hint="default"/>
      </w:rPr>
    </w:lvl>
    <w:lvl w:ilvl="3" w:tplc="6D4C81D6">
      <w:start w:val="1"/>
      <w:numFmt w:val="bullet"/>
      <w:lvlText w:val="•"/>
      <w:lvlJc w:val="left"/>
      <w:rPr>
        <w:rFonts w:hint="default"/>
      </w:rPr>
    </w:lvl>
    <w:lvl w:ilvl="4" w:tplc="86666996">
      <w:start w:val="1"/>
      <w:numFmt w:val="bullet"/>
      <w:lvlText w:val="•"/>
      <w:lvlJc w:val="left"/>
      <w:rPr>
        <w:rFonts w:hint="default"/>
      </w:rPr>
    </w:lvl>
    <w:lvl w:ilvl="5" w:tplc="0588B234">
      <w:start w:val="1"/>
      <w:numFmt w:val="bullet"/>
      <w:lvlText w:val="•"/>
      <w:lvlJc w:val="left"/>
      <w:rPr>
        <w:rFonts w:hint="default"/>
      </w:rPr>
    </w:lvl>
    <w:lvl w:ilvl="6" w:tplc="EDF0BCA8">
      <w:start w:val="1"/>
      <w:numFmt w:val="bullet"/>
      <w:lvlText w:val="•"/>
      <w:lvlJc w:val="left"/>
      <w:rPr>
        <w:rFonts w:hint="default"/>
      </w:rPr>
    </w:lvl>
    <w:lvl w:ilvl="7" w:tplc="178CCBFA">
      <w:start w:val="1"/>
      <w:numFmt w:val="bullet"/>
      <w:lvlText w:val="•"/>
      <w:lvlJc w:val="left"/>
      <w:rPr>
        <w:rFonts w:hint="default"/>
      </w:rPr>
    </w:lvl>
    <w:lvl w:ilvl="8" w:tplc="CB74B9AC">
      <w:start w:val="1"/>
      <w:numFmt w:val="bullet"/>
      <w:lvlText w:val="•"/>
      <w:lvlJc w:val="left"/>
      <w:rPr>
        <w:rFonts w:hint="default"/>
      </w:rPr>
    </w:lvl>
  </w:abstractNum>
  <w:abstractNum w:abstractNumId="55">
    <w:nsid w:val="65B9445B"/>
    <w:multiLevelType w:val="multilevel"/>
    <w:tmpl w:val="B4AEE42C"/>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6">
    <w:nsid w:val="67113E6E"/>
    <w:multiLevelType w:val="multilevel"/>
    <w:tmpl w:val="FD4CE25C"/>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7">
    <w:nsid w:val="67C66380"/>
    <w:multiLevelType w:val="hybridMultilevel"/>
    <w:tmpl w:val="004CB168"/>
    <w:lvl w:ilvl="0" w:tplc="5456F050">
      <w:start w:val="1"/>
      <w:numFmt w:val="bullet"/>
      <w:lvlText w:val="•"/>
      <w:lvlJc w:val="left"/>
      <w:pPr>
        <w:ind w:hanging="240"/>
      </w:pPr>
      <w:rPr>
        <w:rFonts w:ascii="Calibri" w:eastAsia="Calibri" w:hAnsi="Calibri" w:hint="default"/>
        <w:sz w:val="24"/>
        <w:szCs w:val="24"/>
      </w:rPr>
    </w:lvl>
    <w:lvl w:ilvl="1" w:tplc="CAF8452E">
      <w:start w:val="1"/>
      <w:numFmt w:val="bullet"/>
      <w:lvlText w:val="•"/>
      <w:lvlJc w:val="left"/>
      <w:rPr>
        <w:rFonts w:hint="default"/>
      </w:rPr>
    </w:lvl>
    <w:lvl w:ilvl="2" w:tplc="51906F1E">
      <w:start w:val="1"/>
      <w:numFmt w:val="bullet"/>
      <w:lvlText w:val="•"/>
      <w:lvlJc w:val="left"/>
      <w:rPr>
        <w:rFonts w:hint="default"/>
      </w:rPr>
    </w:lvl>
    <w:lvl w:ilvl="3" w:tplc="52D4DEA6">
      <w:start w:val="1"/>
      <w:numFmt w:val="bullet"/>
      <w:lvlText w:val="•"/>
      <w:lvlJc w:val="left"/>
      <w:rPr>
        <w:rFonts w:hint="default"/>
      </w:rPr>
    </w:lvl>
    <w:lvl w:ilvl="4" w:tplc="48D2F52E">
      <w:start w:val="1"/>
      <w:numFmt w:val="bullet"/>
      <w:lvlText w:val="•"/>
      <w:lvlJc w:val="left"/>
      <w:rPr>
        <w:rFonts w:hint="default"/>
      </w:rPr>
    </w:lvl>
    <w:lvl w:ilvl="5" w:tplc="A0AC8DDA">
      <w:start w:val="1"/>
      <w:numFmt w:val="bullet"/>
      <w:lvlText w:val="•"/>
      <w:lvlJc w:val="left"/>
      <w:rPr>
        <w:rFonts w:hint="default"/>
      </w:rPr>
    </w:lvl>
    <w:lvl w:ilvl="6" w:tplc="86C6EB82">
      <w:start w:val="1"/>
      <w:numFmt w:val="bullet"/>
      <w:lvlText w:val="•"/>
      <w:lvlJc w:val="left"/>
      <w:rPr>
        <w:rFonts w:hint="default"/>
      </w:rPr>
    </w:lvl>
    <w:lvl w:ilvl="7" w:tplc="6F128C5E">
      <w:start w:val="1"/>
      <w:numFmt w:val="bullet"/>
      <w:lvlText w:val="•"/>
      <w:lvlJc w:val="left"/>
      <w:rPr>
        <w:rFonts w:hint="default"/>
      </w:rPr>
    </w:lvl>
    <w:lvl w:ilvl="8" w:tplc="9D5C69DA">
      <w:start w:val="1"/>
      <w:numFmt w:val="bullet"/>
      <w:lvlText w:val="•"/>
      <w:lvlJc w:val="left"/>
      <w:rPr>
        <w:rFonts w:hint="default"/>
      </w:rPr>
    </w:lvl>
  </w:abstractNum>
  <w:abstractNum w:abstractNumId="58">
    <w:nsid w:val="69442822"/>
    <w:multiLevelType w:val="multilevel"/>
    <w:tmpl w:val="76D0AB5C"/>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9">
    <w:nsid w:val="6CBE1458"/>
    <w:multiLevelType w:val="hybridMultilevel"/>
    <w:tmpl w:val="2E3C1C06"/>
    <w:lvl w:ilvl="0" w:tplc="04090001">
      <w:start w:val="1"/>
      <w:numFmt w:val="bullet"/>
      <w:lvlText w:val=""/>
      <w:lvlJc w:val="left"/>
      <w:pPr>
        <w:ind w:hanging="240"/>
      </w:pPr>
      <w:rPr>
        <w:rFonts w:ascii="Symbol" w:hAnsi="Symbol" w:hint="default"/>
        <w:sz w:val="24"/>
        <w:szCs w:val="24"/>
      </w:rPr>
    </w:lvl>
    <w:lvl w:ilvl="1" w:tplc="1F3C9F70">
      <w:start w:val="1"/>
      <w:numFmt w:val="bullet"/>
      <w:lvlText w:val="•"/>
      <w:lvlJc w:val="left"/>
      <w:rPr>
        <w:rFonts w:hint="default"/>
      </w:rPr>
    </w:lvl>
    <w:lvl w:ilvl="2" w:tplc="FDCAF9F2">
      <w:start w:val="1"/>
      <w:numFmt w:val="bullet"/>
      <w:lvlText w:val="•"/>
      <w:lvlJc w:val="left"/>
      <w:rPr>
        <w:rFonts w:hint="default"/>
      </w:rPr>
    </w:lvl>
    <w:lvl w:ilvl="3" w:tplc="6A440B48">
      <w:start w:val="1"/>
      <w:numFmt w:val="bullet"/>
      <w:lvlText w:val="•"/>
      <w:lvlJc w:val="left"/>
      <w:rPr>
        <w:rFonts w:hint="default"/>
      </w:rPr>
    </w:lvl>
    <w:lvl w:ilvl="4" w:tplc="4EB0396C">
      <w:start w:val="1"/>
      <w:numFmt w:val="bullet"/>
      <w:lvlText w:val="•"/>
      <w:lvlJc w:val="left"/>
      <w:rPr>
        <w:rFonts w:hint="default"/>
      </w:rPr>
    </w:lvl>
    <w:lvl w:ilvl="5" w:tplc="318E8C6C">
      <w:start w:val="1"/>
      <w:numFmt w:val="bullet"/>
      <w:lvlText w:val="•"/>
      <w:lvlJc w:val="left"/>
      <w:rPr>
        <w:rFonts w:hint="default"/>
      </w:rPr>
    </w:lvl>
    <w:lvl w:ilvl="6" w:tplc="829E7364">
      <w:start w:val="1"/>
      <w:numFmt w:val="bullet"/>
      <w:lvlText w:val="•"/>
      <w:lvlJc w:val="left"/>
      <w:rPr>
        <w:rFonts w:hint="default"/>
      </w:rPr>
    </w:lvl>
    <w:lvl w:ilvl="7" w:tplc="63F89A36">
      <w:start w:val="1"/>
      <w:numFmt w:val="bullet"/>
      <w:lvlText w:val="•"/>
      <w:lvlJc w:val="left"/>
      <w:rPr>
        <w:rFonts w:hint="default"/>
      </w:rPr>
    </w:lvl>
    <w:lvl w:ilvl="8" w:tplc="B9161A6C">
      <w:start w:val="1"/>
      <w:numFmt w:val="bullet"/>
      <w:lvlText w:val="•"/>
      <w:lvlJc w:val="left"/>
      <w:rPr>
        <w:rFonts w:hint="default"/>
      </w:rPr>
    </w:lvl>
  </w:abstractNum>
  <w:abstractNum w:abstractNumId="60">
    <w:nsid w:val="6FFE3AA3"/>
    <w:multiLevelType w:val="multilevel"/>
    <w:tmpl w:val="5E3A3A00"/>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1">
    <w:nsid w:val="71F2336C"/>
    <w:multiLevelType w:val="hybridMultilevel"/>
    <w:tmpl w:val="C28278FC"/>
    <w:lvl w:ilvl="0" w:tplc="F14E0876">
      <w:start w:val="1"/>
      <w:numFmt w:val="bullet"/>
      <w:lvlText w:val="•"/>
      <w:lvlJc w:val="left"/>
      <w:pPr>
        <w:ind w:hanging="240"/>
      </w:pPr>
      <w:rPr>
        <w:rFonts w:ascii="Calibri" w:eastAsia="Calibri" w:hAnsi="Calibri" w:hint="default"/>
        <w:sz w:val="24"/>
        <w:szCs w:val="24"/>
      </w:rPr>
    </w:lvl>
    <w:lvl w:ilvl="1" w:tplc="DA4C44C2">
      <w:start w:val="1"/>
      <w:numFmt w:val="bullet"/>
      <w:lvlText w:val="•"/>
      <w:lvlJc w:val="left"/>
      <w:pPr>
        <w:ind w:hanging="240"/>
      </w:pPr>
      <w:rPr>
        <w:rFonts w:ascii="Calibri" w:eastAsia="Calibri" w:hAnsi="Calibri" w:hint="default"/>
        <w:sz w:val="24"/>
        <w:szCs w:val="24"/>
      </w:rPr>
    </w:lvl>
    <w:lvl w:ilvl="2" w:tplc="3D28946C">
      <w:start w:val="1"/>
      <w:numFmt w:val="bullet"/>
      <w:lvlText w:val="•"/>
      <w:lvlJc w:val="left"/>
      <w:rPr>
        <w:rFonts w:hint="default"/>
      </w:rPr>
    </w:lvl>
    <w:lvl w:ilvl="3" w:tplc="8D4CFF82">
      <w:start w:val="1"/>
      <w:numFmt w:val="bullet"/>
      <w:lvlText w:val="•"/>
      <w:lvlJc w:val="left"/>
      <w:rPr>
        <w:rFonts w:hint="default"/>
      </w:rPr>
    </w:lvl>
    <w:lvl w:ilvl="4" w:tplc="B3D69A30">
      <w:start w:val="1"/>
      <w:numFmt w:val="bullet"/>
      <w:lvlText w:val="•"/>
      <w:lvlJc w:val="left"/>
      <w:rPr>
        <w:rFonts w:hint="default"/>
      </w:rPr>
    </w:lvl>
    <w:lvl w:ilvl="5" w:tplc="AFE0B45E">
      <w:start w:val="1"/>
      <w:numFmt w:val="bullet"/>
      <w:lvlText w:val="•"/>
      <w:lvlJc w:val="left"/>
      <w:rPr>
        <w:rFonts w:hint="default"/>
      </w:rPr>
    </w:lvl>
    <w:lvl w:ilvl="6" w:tplc="0F7C849A">
      <w:start w:val="1"/>
      <w:numFmt w:val="bullet"/>
      <w:lvlText w:val="•"/>
      <w:lvlJc w:val="left"/>
      <w:rPr>
        <w:rFonts w:hint="default"/>
      </w:rPr>
    </w:lvl>
    <w:lvl w:ilvl="7" w:tplc="65F0398E">
      <w:start w:val="1"/>
      <w:numFmt w:val="bullet"/>
      <w:lvlText w:val="•"/>
      <w:lvlJc w:val="left"/>
      <w:rPr>
        <w:rFonts w:hint="default"/>
      </w:rPr>
    </w:lvl>
    <w:lvl w:ilvl="8" w:tplc="6C6E1364">
      <w:start w:val="1"/>
      <w:numFmt w:val="bullet"/>
      <w:lvlText w:val="•"/>
      <w:lvlJc w:val="left"/>
      <w:rPr>
        <w:rFonts w:hint="default"/>
      </w:rPr>
    </w:lvl>
  </w:abstractNum>
  <w:abstractNum w:abstractNumId="62">
    <w:nsid w:val="735A2539"/>
    <w:multiLevelType w:val="multilevel"/>
    <w:tmpl w:val="7ED88A26"/>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3">
    <w:nsid w:val="7393119F"/>
    <w:multiLevelType w:val="hybridMultilevel"/>
    <w:tmpl w:val="64125F6E"/>
    <w:lvl w:ilvl="0" w:tplc="53344AB8">
      <w:start w:val="1"/>
      <w:numFmt w:val="bullet"/>
      <w:lvlText w:val="•"/>
      <w:lvlJc w:val="left"/>
      <w:pPr>
        <w:ind w:hanging="240"/>
      </w:pPr>
      <w:rPr>
        <w:rFonts w:ascii="Calibri" w:eastAsia="Calibri" w:hAnsi="Calibri" w:hint="default"/>
        <w:sz w:val="24"/>
        <w:szCs w:val="24"/>
      </w:rPr>
    </w:lvl>
    <w:lvl w:ilvl="1" w:tplc="CCD45E30">
      <w:start w:val="1"/>
      <w:numFmt w:val="bullet"/>
      <w:lvlText w:val="•"/>
      <w:lvlJc w:val="left"/>
      <w:rPr>
        <w:rFonts w:hint="default"/>
      </w:rPr>
    </w:lvl>
    <w:lvl w:ilvl="2" w:tplc="BD48F89C">
      <w:start w:val="1"/>
      <w:numFmt w:val="bullet"/>
      <w:lvlText w:val="•"/>
      <w:lvlJc w:val="left"/>
      <w:rPr>
        <w:rFonts w:hint="default"/>
      </w:rPr>
    </w:lvl>
    <w:lvl w:ilvl="3" w:tplc="103C0C6A">
      <w:start w:val="1"/>
      <w:numFmt w:val="bullet"/>
      <w:lvlText w:val="•"/>
      <w:lvlJc w:val="left"/>
      <w:rPr>
        <w:rFonts w:hint="default"/>
      </w:rPr>
    </w:lvl>
    <w:lvl w:ilvl="4" w:tplc="91C2387E">
      <w:start w:val="1"/>
      <w:numFmt w:val="bullet"/>
      <w:lvlText w:val="•"/>
      <w:lvlJc w:val="left"/>
      <w:rPr>
        <w:rFonts w:hint="default"/>
      </w:rPr>
    </w:lvl>
    <w:lvl w:ilvl="5" w:tplc="866EA95C">
      <w:start w:val="1"/>
      <w:numFmt w:val="bullet"/>
      <w:lvlText w:val="•"/>
      <w:lvlJc w:val="left"/>
      <w:rPr>
        <w:rFonts w:hint="default"/>
      </w:rPr>
    </w:lvl>
    <w:lvl w:ilvl="6" w:tplc="E25EC5AA">
      <w:start w:val="1"/>
      <w:numFmt w:val="bullet"/>
      <w:lvlText w:val="•"/>
      <w:lvlJc w:val="left"/>
      <w:rPr>
        <w:rFonts w:hint="default"/>
      </w:rPr>
    </w:lvl>
    <w:lvl w:ilvl="7" w:tplc="B49C4200">
      <w:start w:val="1"/>
      <w:numFmt w:val="bullet"/>
      <w:lvlText w:val="•"/>
      <w:lvlJc w:val="left"/>
      <w:rPr>
        <w:rFonts w:hint="default"/>
      </w:rPr>
    </w:lvl>
    <w:lvl w:ilvl="8" w:tplc="6308BB82">
      <w:start w:val="1"/>
      <w:numFmt w:val="bullet"/>
      <w:lvlText w:val="•"/>
      <w:lvlJc w:val="left"/>
      <w:rPr>
        <w:rFonts w:hint="default"/>
      </w:rPr>
    </w:lvl>
  </w:abstractNum>
  <w:abstractNum w:abstractNumId="64">
    <w:nsid w:val="753701A2"/>
    <w:multiLevelType w:val="hybridMultilevel"/>
    <w:tmpl w:val="C646EB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5">
    <w:nsid w:val="79103B3C"/>
    <w:multiLevelType w:val="hybridMultilevel"/>
    <w:tmpl w:val="631EFB72"/>
    <w:lvl w:ilvl="0" w:tplc="E5BCDAB4">
      <w:start w:val="1"/>
      <w:numFmt w:val="bullet"/>
      <w:lvlText w:val="•"/>
      <w:lvlJc w:val="left"/>
      <w:pPr>
        <w:ind w:hanging="240"/>
      </w:pPr>
      <w:rPr>
        <w:rFonts w:ascii="Calibri" w:eastAsia="Calibri" w:hAnsi="Calibri" w:hint="default"/>
        <w:sz w:val="24"/>
        <w:szCs w:val="24"/>
      </w:rPr>
    </w:lvl>
    <w:lvl w:ilvl="1" w:tplc="AA528074">
      <w:start w:val="1"/>
      <w:numFmt w:val="bullet"/>
      <w:lvlText w:val="•"/>
      <w:lvlJc w:val="left"/>
      <w:rPr>
        <w:rFonts w:hint="default"/>
      </w:rPr>
    </w:lvl>
    <w:lvl w:ilvl="2" w:tplc="6338EA18">
      <w:start w:val="1"/>
      <w:numFmt w:val="bullet"/>
      <w:lvlText w:val="•"/>
      <w:lvlJc w:val="left"/>
      <w:rPr>
        <w:rFonts w:hint="default"/>
      </w:rPr>
    </w:lvl>
    <w:lvl w:ilvl="3" w:tplc="6002C478">
      <w:start w:val="1"/>
      <w:numFmt w:val="bullet"/>
      <w:lvlText w:val="•"/>
      <w:lvlJc w:val="left"/>
      <w:rPr>
        <w:rFonts w:hint="default"/>
      </w:rPr>
    </w:lvl>
    <w:lvl w:ilvl="4" w:tplc="EBE0A198">
      <w:start w:val="1"/>
      <w:numFmt w:val="bullet"/>
      <w:lvlText w:val="•"/>
      <w:lvlJc w:val="left"/>
      <w:rPr>
        <w:rFonts w:hint="default"/>
      </w:rPr>
    </w:lvl>
    <w:lvl w:ilvl="5" w:tplc="C6EE290E">
      <w:start w:val="1"/>
      <w:numFmt w:val="bullet"/>
      <w:lvlText w:val="•"/>
      <w:lvlJc w:val="left"/>
      <w:rPr>
        <w:rFonts w:hint="default"/>
      </w:rPr>
    </w:lvl>
    <w:lvl w:ilvl="6" w:tplc="44D867FA">
      <w:start w:val="1"/>
      <w:numFmt w:val="bullet"/>
      <w:lvlText w:val="•"/>
      <w:lvlJc w:val="left"/>
      <w:rPr>
        <w:rFonts w:hint="default"/>
      </w:rPr>
    </w:lvl>
    <w:lvl w:ilvl="7" w:tplc="44BEC15A">
      <w:start w:val="1"/>
      <w:numFmt w:val="bullet"/>
      <w:lvlText w:val="•"/>
      <w:lvlJc w:val="left"/>
      <w:rPr>
        <w:rFonts w:hint="default"/>
      </w:rPr>
    </w:lvl>
    <w:lvl w:ilvl="8" w:tplc="52D2DCF2">
      <w:start w:val="1"/>
      <w:numFmt w:val="bullet"/>
      <w:lvlText w:val="•"/>
      <w:lvlJc w:val="left"/>
      <w:rPr>
        <w:rFonts w:hint="default"/>
      </w:rPr>
    </w:lvl>
  </w:abstractNum>
  <w:abstractNum w:abstractNumId="66">
    <w:nsid w:val="79E221BA"/>
    <w:multiLevelType w:val="hybridMultilevel"/>
    <w:tmpl w:val="3B20A798"/>
    <w:lvl w:ilvl="0" w:tplc="E49E14CE">
      <w:start w:val="1"/>
      <w:numFmt w:val="bullet"/>
      <w:lvlText w:val="•"/>
      <w:lvlJc w:val="left"/>
      <w:pPr>
        <w:ind w:hanging="240"/>
      </w:pPr>
      <w:rPr>
        <w:rFonts w:ascii="Calibri" w:eastAsia="Calibri" w:hAnsi="Calibri" w:hint="default"/>
        <w:sz w:val="24"/>
        <w:szCs w:val="24"/>
      </w:rPr>
    </w:lvl>
    <w:lvl w:ilvl="1" w:tplc="A81AA1BC">
      <w:start w:val="1"/>
      <w:numFmt w:val="bullet"/>
      <w:lvlText w:val="•"/>
      <w:lvlJc w:val="left"/>
      <w:rPr>
        <w:rFonts w:hint="default"/>
      </w:rPr>
    </w:lvl>
    <w:lvl w:ilvl="2" w:tplc="19FC19AA">
      <w:start w:val="1"/>
      <w:numFmt w:val="bullet"/>
      <w:lvlText w:val="•"/>
      <w:lvlJc w:val="left"/>
      <w:rPr>
        <w:rFonts w:hint="default"/>
      </w:rPr>
    </w:lvl>
    <w:lvl w:ilvl="3" w:tplc="E1B69426">
      <w:start w:val="1"/>
      <w:numFmt w:val="bullet"/>
      <w:lvlText w:val="•"/>
      <w:lvlJc w:val="left"/>
      <w:rPr>
        <w:rFonts w:hint="default"/>
      </w:rPr>
    </w:lvl>
    <w:lvl w:ilvl="4" w:tplc="1C6A85AA">
      <w:start w:val="1"/>
      <w:numFmt w:val="bullet"/>
      <w:lvlText w:val="•"/>
      <w:lvlJc w:val="left"/>
      <w:rPr>
        <w:rFonts w:hint="default"/>
      </w:rPr>
    </w:lvl>
    <w:lvl w:ilvl="5" w:tplc="2E3038C8">
      <w:start w:val="1"/>
      <w:numFmt w:val="bullet"/>
      <w:lvlText w:val="•"/>
      <w:lvlJc w:val="left"/>
      <w:rPr>
        <w:rFonts w:hint="default"/>
      </w:rPr>
    </w:lvl>
    <w:lvl w:ilvl="6" w:tplc="D5663A26">
      <w:start w:val="1"/>
      <w:numFmt w:val="bullet"/>
      <w:lvlText w:val="•"/>
      <w:lvlJc w:val="left"/>
      <w:rPr>
        <w:rFonts w:hint="default"/>
      </w:rPr>
    </w:lvl>
    <w:lvl w:ilvl="7" w:tplc="311C48E8">
      <w:start w:val="1"/>
      <w:numFmt w:val="bullet"/>
      <w:lvlText w:val="•"/>
      <w:lvlJc w:val="left"/>
      <w:rPr>
        <w:rFonts w:hint="default"/>
      </w:rPr>
    </w:lvl>
    <w:lvl w:ilvl="8" w:tplc="72080E12">
      <w:start w:val="1"/>
      <w:numFmt w:val="bullet"/>
      <w:lvlText w:val="•"/>
      <w:lvlJc w:val="left"/>
      <w:rPr>
        <w:rFonts w:hint="default"/>
      </w:rPr>
    </w:lvl>
  </w:abstractNum>
  <w:abstractNum w:abstractNumId="67">
    <w:nsid w:val="7A88745F"/>
    <w:multiLevelType w:val="hybridMultilevel"/>
    <w:tmpl w:val="7C262996"/>
    <w:lvl w:ilvl="0" w:tplc="C62C2BCC">
      <w:start w:val="1"/>
      <w:numFmt w:val="bullet"/>
      <w:lvlText w:val="•"/>
      <w:lvlJc w:val="left"/>
      <w:pPr>
        <w:ind w:hanging="240"/>
      </w:pPr>
      <w:rPr>
        <w:rFonts w:ascii="Calibri" w:eastAsia="Calibri" w:hAnsi="Calibri" w:hint="default"/>
        <w:sz w:val="24"/>
        <w:szCs w:val="24"/>
      </w:rPr>
    </w:lvl>
    <w:lvl w:ilvl="1" w:tplc="9FAAD956">
      <w:start w:val="1"/>
      <w:numFmt w:val="bullet"/>
      <w:lvlText w:val="•"/>
      <w:lvlJc w:val="left"/>
      <w:rPr>
        <w:rFonts w:hint="default"/>
      </w:rPr>
    </w:lvl>
    <w:lvl w:ilvl="2" w:tplc="32A688F4">
      <w:start w:val="1"/>
      <w:numFmt w:val="bullet"/>
      <w:lvlText w:val="•"/>
      <w:lvlJc w:val="left"/>
      <w:rPr>
        <w:rFonts w:hint="default"/>
      </w:rPr>
    </w:lvl>
    <w:lvl w:ilvl="3" w:tplc="79D42FE2">
      <w:start w:val="1"/>
      <w:numFmt w:val="bullet"/>
      <w:lvlText w:val="•"/>
      <w:lvlJc w:val="left"/>
      <w:rPr>
        <w:rFonts w:hint="default"/>
      </w:rPr>
    </w:lvl>
    <w:lvl w:ilvl="4" w:tplc="61B01DB6">
      <w:start w:val="1"/>
      <w:numFmt w:val="bullet"/>
      <w:lvlText w:val="•"/>
      <w:lvlJc w:val="left"/>
      <w:rPr>
        <w:rFonts w:hint="default"/>
      </w:rPr>
    </w:lvl>
    <w:lvl w:ilvl="5" w:tplc="527A86AE">
      <w:start w:val="1"/>
      <w:numFmt w:val="bullet"/>
      <w:lvlText w:val="•"/>
      <w:lvlJc w:val="left"/>
      <w:rPr>
        <w:rFonts w:hint="default"/>
      </w:rPr>
    </w:lvl>
    <w:lvl w:ilvl="6" w:tplc="680C3392">
      <w:start w:val="1"/>
      <w:numFmt w:val="bullet"/>
      <w:lvlText w:val="•"/>
      <w:lvlJc w:val="left"/>
      <w:rPr>
        <w:rFonts w:hint="default"/>
      </w:rPr>
    </w:lvl>
    <w:lvl w:ilvl="7" w:tplc="C554DF48">
      <w:start w:val="1"/>
      <w:numFmt w:val="bullet"/>
      <w:lvlText w:val="•"/>
      <w:lvlJc w:val="left"/>
      <w:rPr>
        <w:rFonts w:hint="default"/>
      </w:rPr>
    </w:lvl>
    <w:lvl w:ilvl="8" w:tplc="6180C02C">
      <w:start w:val="1"/>
      <w:numFmt w:val="bullet"/>
      <w:lvlText w:val="•"/>
      <w:lvlJc w:val="left"/>
      <w:rPr>
        <w:rFonts w:hint="default"/>
      </w:rPr>
    </w:lvl>
  </w:abstractNum>
  <w:abstractNum w:abstractNumId="68">
    <w:nsid w:val="7BC87E67"/>
    <w:multiLevelType w:val="hybridMultilevel"/>
    <w:tmpl w:val="1D824F7A"/>
    <w:lvl w:ilvl="0" w:tplc="890870F4">
      <w:start w:val="1"/>
      <w:numFmt w:val="bullet"/>
      <w:lvlText w:val="•"/>
      <w:lvlJc w:val="left"/>
      <w:pPr>
        <w:ind w:hanging="240"/>
      </w:pPr>
      <w:rPr>
        <w:rFonts w:ascii="Calibri" w:eastAsia="Calibri" w:hAnsi="Calibri" w:hint="default"/>
        <w:sz w:val="24"/>
        <w:szCs w:val="24"/>
      </w:rPr>
    </w:lvl>
    <w:lvl w:ilvl="1" w:tplc="BD586CB8">
      <w:start w:val="1"/>
      <w:numFmt w:val="bullet"/>
      <w:lvlText w:val="•"/>
      <w:lvlJc w:val="left"/>
      <w:rPr>
        <w:rFonts w:hint="default"/>
      </w:rPr>
    </w:lvl>
    <w:lvl w:ilvl="2" w:tplc="300496DC">
      <w:start w:val="1"/>
      <w:numFmt w:val="bullet"/>
      <w:lvlText w:val="•"/>
      <w:lvlJc w:val="left"/>
      <w:rPr>
        <w:rFonts w:hint="default"/>
      </w:rPr>
    </w:lvl>
    <w:lvl w:ilvl="3" w:tplc="EE1EBB18">
      <w:start w:val="1"/>
      <w:numFmt w:val="bullet"/>
      <w:lvlText w:val="•"/>
      <w:lvlJc w:val="left"/>
      <w:rPr>
        <w:rFonts w:hint="default"/>
      </w:rPr>
    </w:lvl>
    <w:lvl w:ilvl="4" w:tplc="FD2E7186">
      <w:start w:val="1"/>
      <w:numFmt w:val="bullet"/>
      <w:lvlText w:val="•"/>
      <w:lvlJc w:val="left"/>
      <w:rPr>
        <w:rFonts w:hint="default"/>
      </w:rPr>
    </w:lvl>
    <w:lvl w:ilvl="5" w:tplc="BD4200B6">
      <w:start w:val="1"/>
      <w:numFmt w:val="bullet"/>
      <w:lvlText w:val="•"/>
      <w:lvlJc w:val="left"/>
      <w:rPr>
        <w:rFonts w:hint="default"/>
      </w:rPr>
    </w:lvl>
    <w:lvl w:ilvl="6" w:tplc="B7886140">
      <w:start w:val="1"/>
      <w:numFmt w:val="bullet"/>
      <w:lvlText w:val="•"/>
      <w:lvlJc w:val="left"/>
      <w:rPr>
        <w:rFonts w:hint="default"/>
      </w:rPr>
    </w:lvl>
    <w:lvl w:ilvl="7" w:tplc="70C48CE8">
      <w:start w:val="1"/>
      <w:numFmt w:val="bullet"/>
      <w:lvlText w:val="•"/>
      <w:lvlJc w:val="left"/>
      <w:rPr>
        <w:rFonts w:hint="default"/>
      </w:rPr>
    </w:lvl>
    <w:lvl w:ilvl="8" w:tplc="1DB06310">
      <w:start w:val="1"/>
      <w:numFmt w:val="bullet"/>
      <w:lvlText w:val="•"/>
      <w:lvlJc w:val="left"/>
      <w:rPr>
        <w:rFonts w:hint="default"/>
      </w:rPr>
    </w:lvl>
  </w:abstractNum>
  <w:abstractNum w:abstractNumId="69">
    <w:nsid w:val="7D98716C"/>
    <w:multiLevelType w:val="multilevel"/>
    <w:tmpl w:val="5FB2BBCC"/>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0">
    <w:nsid w:val="7E240A2C"/>
    <w:multiLevelType w:val="multilevel"/>
    <w:tmpl w:val="FC16A014"/>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1">
    <w:nsid w:val="7E81732F"/>
    <w:multiLevelType w:val="hybridMultilevel"/>
    <w:tmpl w:val="65B43C9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45"/>
  </w:num>
  <w:num w:numId="2">
    <w:abstractNumId w:val="10"/>
  </w:num>
  <w:num w:numId="3">
    <w:abstractNumId w:val="68"/>
  </w:num>
  <w:num w:numId="4">
    <w:abstractNumId w:val="54"/>
  </w:num>
  <w:num w:numId="5">
    <w:abstractNumId w:val="50"/>
  </w:num>
  <w:num w:numId="6">
    <w:abstractNumId w:val="19"/>
  </w:num>
  <w:num w:numId="7">
    <w:abstractNumId w:val="51"/>
  </w:num>
  <w:num w:numId="8">
    <w:abstractNumId w:val="67"/>
  </w:num>
  <w:num w:numId="9">
    <w:abstractNumId w:val="61"/>
  </w:num>
  <w:num w:numId="10">
    <w:abstractNumId w:val="25"/>
  </w:num>
  <w:num w:numId="11">
    <w:abstractNumId w:val="29"/>
  </w:num>
  <w:num w:numId="12">
    <w:abstractNumId w:val="57"/>
  </w:num>
  <w:num w:numId="13">
    <w:abstractNumId w:val="35"/>
  </w:num>
  <w:num w:numId="14">
    <w:abstractNumId w:val="11"/>
  </w:num>
  <w:num w:numId="15">
    <w:abstractNumId w:val="65"/>
  </w:num>
  <w:num w:numId="16">
    <w:abstractNumId w:val="63"/>
  </w:num>
  <w:num w:numId="17">
    <w:abstractNumId w:val="7"/>
  </w:num>
  <w:num w:numId="18">
    <w:abstractNumId w:val="21"/>
  </w:num>
  <w:num w:numId="19">
    <w:abstractNumId w:val="17"/>
  </w:num>
  <w:num w:numId="20">
    <w:abstractNumId w:val="48"/>
  </w:num>
  <w:num w:numId="21">
    <w:abstractNumId w:val="1"/>
  </w:num>
  <w:num w:numId="22">
    <w:abstractNumId w:val="60"/>
  </w:num>
  <w:num w:numId="23">
    <w:abstractNumId w:val="12"/>
  </w:num>
  <w:num w:numId="24">
    <w:abstractNumId w:val="70"/>
  </w:num>
  <w:num w:numId="25">
    <w:abstractNumId w:val="4"/>
  </w:num>
  <w:num w:numId="26">
    <w:abstractNumId w:val="14"/>
  </w:num>
  <w:num w:numId="27">
    <w:abstractNumId w:val="3"/>
  </w:num>
  <w:num w:numId="28">
    <w:abstractNumId w:val="33"/>
  </w:num>
  <w:num w:numId="29">
    <w:abstractNumId w:val="30"/>
  </w:num>
  <w:num w:numId="30">
    <w:abstractNumId w:val="62"/>
  </w:num>
  <w:num w:numId="31">
    <w:abstractNumId w:val="36"/>
  </w:num>
  <w:num w:numId="32">
    <w:abstractNumId w:val="0"/>
  </w:num>
  <w:num w:numId="33">
    <w:abstractNumId w:val="9"/>
  </w:num>
  <w:num w:numId="34">
    <w:abstractNumId w:val="41"/>
  </w:num>
  <w:num w:numId="35">
    <w:abstractNumId w:val="42"/>
  </w:num>
  <w:num w:numId="36">
    <w:abstractNumId w:val="16"/>
  </w:num>
  <w:num w:numId="37">
    <w:abstractNumId w:val="49"/>
  </w:num>
  <w:num w:numId="38">
    <w:abstractNumId w:val="22"/>
  </w:num>
  <w:num w:numId="39">
    <w:abstractNumId w:val="2"/>
  </w:num>
  <w:num w:numId="40">
    <w:abstractNumId w:val="58"/>
  </w:num>
  <w:num w:numId="41">
    <w:abstractNumId w:val="38"/>
  </w:num>
  <w:num w:numId="42">
    <w:abstractNumId w:val="53"/>
  </w:num>
  <w:num w:numId="43">
    <w:abstractNumId w:val="20"/>
  </w:num>
  <w:num w:numId="44">
    <w:abstractNumId w:val="6"/>
  </w:num>
  <w:num w:numId="45">
    <w:abstractNumId w:val="46"/>
  </w:num>
  <w:num w:numId="46">
    <w:abstractNumId w:val="26"/>
  </w:num>
  <w:num w:numId="47">
    <w:abstractNumId w:val="15"/>
  </w:num>
  <w:num w:numId="48">
    <w:abstractNumId w:val="44"/>
  </w:num>
  <w:num w:numId="49">
    <w:abstractNumId w:val="56"/>
  </w:num>
  <w:num w:numId="50">
    <w:abstractNumId w:val="24"/>
  </w:num>
  <w:num w:numId="51">
    <w:abstractNumId w:val="28"/>
  </w:num>
  <w:num w:numId="52">
    <w:abstractNumId w:val="55"/>
  </w:num>
  <w:num w:numId="53">
    <w:abstractNumId w:val="8"/>
  </w:num>
  <w:num w:numId="54">
    <w:abstractNumId w:val="31"/>
  </w:num>
  <w:num w:numId="55">
    <w:abstractNumId w:val="34"/>
  </w:num>
  <w:num w:numId="56">
    <w:abstractNumId w:val="32"/>
  </w:num>
  <w:num w:numId="57">
    <w:abstractNumId w:val="52"/>
  </w:num>
  <w:num w:numId="58">
    <w:abstractNumId w:val="43"/>
  </w:num>
  <w:num w:numId="59">
    <w:abstractNumId w:val="47"/>
  </w:num>
  <w:num w:numId="60">
    <w:abstractNumId w:val="66"/>
  </w:num>
  <w:num w:numId="61">
    <w:abstractNumId w:val="5"/>
  </w:num>
  <w:num w:numId="62">
    <w:abstractNumId w:val="69"/>
  </w:num>
  <w:num w:numId="63">
    <w:abstractNumId w:val="37"/>
  </w:num>
  <w:num w:numId="64">
    <w:abstractNumId w:val="39"/>
  </w:num>
  <w:num w:numId="65">
    <w:abstractNumId w:val="23"/>
  </w:num>
  <w:num w:numId="66">
    <w:abstractNumId w:val="40"/>
  </w:num>
  <w:num w:numId="67">
    <w:abstractNumId w:val="27"/>
  </w:num>
  <w:num w:numId="68">
    <w:abstractNumId w:val="64"/>
  </w:num>
  <w:num w:numId="69">
    <w:abstractNumId w:val="18"/>
  </w:num>
  <w:num w:numId="70">
    <w:abstractNumId w:val="71"/>
  </w:num>
  <w:num w:numId="71">
    <w:abstractNumId w:val="59"/>
  </w:num>
  <w:num w:numId="72">
    <w:abstractNumId w:val="1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trackRevision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751"/>
    <w:rsid w:val="00007B5C"/>
    <w:rsid w:val="000112C0"/>
    <w:rsid w:val="0004356E"/>
    <w:rsid w:val="0004741B"/>
    <w:rsid w:val="00047AFC"/>
    <w:rsid w:val="0005632E"/>
    <w:rsid w:val="00062466"/>
    <w:rsid w:val="00091D20"/>
    <w:rsid w:val="000B26F6"/>
    <w:rsid w:val="000E6D6C"/>
    <w:rsid w:val="001017C1"/>
    <w:rsid w:val="00105E87"/>
    <w:rsid w:val="00106FF5"/>
    <w:rsid w:val="00125527"/>
    <w:rsid w:val="00132052"/>
    <w:rsid w:val="00144D23"/>
    <w:rsid w:val="00155BFF"/>
    <w:rsid w:val="0017335F"/>
    <w:rsid w:val="001A5E7C"/>
    <w:rsid w:val="001C5196"/>
    <w:rsid w:val="001E02A9"/>
    <w:rsid w:val="001F6C9E"/>
    <w:rsid w:val="00202202"/>
    <w:rsid w:val="00220B24"/>
    <w:rsid w:val="00246011"/>
    <w:rsid w:val="00272457"/>
    <w:rsid w:val="002924B8"/>
    <w:rsid w:val="0029602F"/>
    <w:rsid w:val="002971E0"/>
    <w:rsid w:val="002B5D27"/>
    <w:rsid w:val="002B705B"/>
    <w:rsid w:val="002D3B6D"/>
    <w:rsid w:val="002E27AD"/>
    <w:rsid w:val="00305EAF"/>
    <w:rsid w:val="00322F34"/>
    <w:rsid w:val="00355067"/>
    <w:rsid w:val="003575E2"/>
    <w:rsid w:val="003600F7"/>
    <w:rsid w:val="00373BAE"/>
    <w:rsid w:val="003775EC"/>
    <w:rsid w:val="003A7091"/>
    <w:rsid w:val="003B5502"/>
    <w:rsid w:val="003C430F"/>
    <w:rsid w:val="003C46EC"/>
    <w:rsid w:val="003D3C4B"/>
    <w:rsid w:val="003F5276"/>
    <w:rsid w:val="003F77AC"/>
    <w:rsid w:val="00412E6B"/>
    <w:rsid w:val="004312C5"/>
    <w:rsid w:val="00442B2C"/>
    <w:rsid w:val="00451403"/>
    <w:rsid w:val="004867B2"/>
    <w:rsid w:val="00497314"/>
    <w:rsid w:val="004C4B1D"/>
    <w:rsid w:val="004D478A"/>
    <w:rsid w:val="004E39D7"/>
    <w:rsid w:val="00501A9F"/>
    <w:rsid w:val="00502751"/>
    <w:rsid w:val="00555469"/>
    <w:rsid w:val="00557C7B"/>
    <w:rsid w:val="005A2CF5"/>
    <w:rsid w:val="005A70DA"/>
    <w:rsid w:val="005B45E9"/>
    <w:rsid w:val="005D53BF"/>
    <w:rsid w:val="005F3B59"/>
    <w:rsid w:val="006033BF"/>
    <w:rsid w:val="006431F5"/>
    <w:rsid w:val="00645822"/>
    <w:rsid w:val="006526DB"/>
    <w:rsid w:val="0068320A"/>
    <w:rsid w:val="00691254"/>
    <w:rsid w:val="006976B7"/>
    <w:rsid w:val="006F3541"/>
    <w:rsid w:val="006F47EA"/>
    <w:rsid w:val="0070229C"/>
    <w:rsid w:val="00706300"/>
    <w:rsid w:val="00712455"/>
    <w:rsid w:val="00737A1A"/>
    <w:rsid w:val="007575D3"/>
    <w:rsid w:val="007D48E2"/>
    <w:rsid w:val="007D4AC0"/>
    <w:rsid w:val="007D5CB4"/>
    <w:rsid w:val="007E0253"/>
    <w:rsid w:val="007F2893"/>
    <w:rsid w:val="007F43F0"/>
    <w:rsid w:val="00815BA1"/>
    <w:rsid w:val="0082114F"/>
    <w:rsid w:val="008927D7"/>
    <w:rsid w:val="008C77B9"/>
    <w:rsid w:val="008D14FC"/>
    <w:rsid w:val="008F7420"/>
    <w:rsid w:val="00933722"/>
    <w:rsid w:val="00980666"/>
    <w:rsid w:val="00980A17"/>
    <w:rsid w:val="00982D67"/>
    <w:rsid w:val="00984027"/>
    <w:rsid w:val="00993E3C"/>
    <w:rsid w:val="00997C93"/>
    <w:rsid w:val="009A1551"/>
    <w:rsid w:val="009A4C7D"/>
    <w:rsid w:val="009E7910"/>
    <w:rsid w:val="00A43F63"/>
    <w:rsid w:val="00A87B8C"/>
    <w:rsid w:val="00AA1341"/>
    <w:rsid w:val="00AB13BD"/>
    <w:rsid w:val="00B14AB6"/>
    <w:rsid w:val="00B25F70"/>
    <w:rsid w:val="00B34931"/>
    <w:rsid w:val="00B47008"/>
    <w:rsid w:val="00B55476"/>
    <w:rsid w:val="00B56E8A"/>
    <w:rsid w:val="00B570CA"/>
    <w:rsid w:val="00B63DB6"/>
    <w:rsid w:val="00B903BD"/>
    <w:rsid w:val="00BC3230"/>
    <w:rsid w:val="00BC4489"/>
    <w:rsid w:val="00BD4854"/>
    <w:rsid w:val="00BE667A"/>
    <w:rsid w:val="00BF3BB3"/>
    <w:rsid w:val="00C15761"/>
    <w:rsid w:val="00C411F8"/>
    <w:rsid w:val="00C47778"/>
    <w:rsid w:val="00C53F06"/>
    <w:rsid w:val="00C573EB"/>
    <w:rsid w:val="00C77E49"/>
    <w:rsid w:val="00C96284"/>
    <w:rsid w:val="00CA0A37"/>
    <w:rsid w:val="00CC22C9"/>
    <w:rsid w:val="00CF12FA"/>
    <w:rsid w:val="00CF62BD"/>
    <w:rsid w:val="00D0263D"/>
    <w:rsid w:val="00D231AF"/>
    <w:rsid w:val="00D252F6"/>
    <w:rsid w:val="00D404F1"/>
    <w:rsid w:val="00D47A05"/>
    <w:rsid w:val="00D51BC1"/>
    <w:rsid w:val="00D80095"/>
    <w:rsid w:val="00DA1C41"/>
    <w:rsid w:val="00DA7C73"/>
    <w:rsid w:val="00DB1E9A"/>
    <w:rsid w:val="00DB56EC"/>
    <w:rsid w:val="00DD42F3"/>
    <w:rsid w:val="00DE7384"/>
    <w:rsid w:val="00DF42F0"/>
    <w:rsid w:val="00DF6D3A"/>
    <w:rsid w:val="00DF78AF"/>
    <w:rsid w:val="00E00270"/>
    <w:rsid w:val="00E070DF"/>
    <w:rsid w:val="00E72657"/>
    <w:rsid w:val="00E877AC"/>
    <w:rsid w:val="00E974DA"/>
    <w:rsid w:val="00EA2B14"/>
    <w:rsid w:val="00EA5E8B"/>
    <w:rsid w:val="00EF2AE1"/>
    <w:rsid w:val="00EF7553"/>
    <w:rsid w:val="00F04699"/>
    <w:rsid w:val="00F2046C"/>
    <w:rsid w:val="00F26017"/>
    <w:rsid w:val="00F629AB"/>
    <w:rsid w:val="00F91725"/>
    <w:rsid w:val="00F92417"/>
    <w:rsid w:val="00FA3E95"/>
    <w:rsid w:val="00FE4D02"/>
    <w:rsid w:val="00FF2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2350"/>
      <w:outlineLvl w:val="0"/>
    </w:pPr>
    <w:rPr>
      <w:rFonts w:ascii="Arial" w:eastAsia="Arial" w:hAnsi="Arial"/>
      <w:sz w:val="66"/>
      <w:szCs w:val="66"/>
    </w:rPr>
  </w:style>
  <w:style w:type="paragraph" w:styleId="Heading2">
    <w:name w:val="heading 2"/>
    <w:basedOn w:val="Normal"/>
    <w:uiPriority w:val="1"/>
    <w:qFormat/>
    <w:pPr>
      <w:ind w:left="448"/>
      <w:outlineLvl w:val="1"/>
    </w:pPr>
    <w:rPr>
      <w:rFonts w:ascii="Arial" w:eastAsia="Arial" w:hAnsi="Arial"/>
      <w:sz w:val="54"/>
      <w:szCs w:val="54"/>
    </w:rPr>
  </w:style>
  <w:style w:type="paragraph" w:styleId="Heading3">
    <w:name w:val="heading 3"/>
    <w:basedOn w:val="Normal"/>
    <w:uiPriority w:val="1"/>
    <w:qFormat/>
    <w:pPr>
      <w:spacing w:before="91"/>
      <w:ind w:left="448"/>
      <w:outlineLvl w:val="2"/>
    </w:pPr>
    <w:rPr>
      <w:rFonts w:ascii="Arial" w:eastAsia="Arial" w:hAnsi="Arial"/>
      <w:sz w:val="42"/>
      <w:szCs w:val="42"/>
    </w:rPr>
  </w:style>
  <w:style w:type="paragraph" w:styleId="Heading4">
    <w:name w:val="heading 4"/>
    <w:basedOn w:val="Normal"/>
    <w:uiPriority w:val="1"/>
    <w:qFormat/>
    <w:pPr>
      <w:ind w:left="1992"/>
      <w:outlineLvl w:val="3"/>
    </w:pPr>
    <w:rPr>
      <w:rFonts w:ascii="Arial" w:eastAsia="Arial" w:hAnsi="Arial"/>
      <w:sz w:val="36"/>
      <w:szCs w:val="36"/>
    </w:rPr>
  </w:style>
  <w:style w:type="paragraph" w:styleId="Heading5">
    <w:name w:val="heading 5"/>
    <w:basedOn w:val="Normal"/>
    <w:uiPriority w:val="1"/>
    <w:qFormat/>
    <w:pPr>
      <w:ind w:left="100"/>
      <w:outlineLvl w:val="4"/>
    </w:pPr>
    <w:rPr>
      <w:rFonts w:ascii="Arial" w:eastAsia="Arial" w:hAnsi="Arial"/>
      <w:sz w:val="26"/>
      <w:szCs w:val="26"/>
    </w:rPr>
  </w:style>
  <w:style w:type="paragraph" w:styleId="Heading6">
    <w:name w:val="heading 6"/>
    <w:basedOn w:val="Normal"/>
    <w:uiPriority w:val="1"/>
    <w:qFormat/>
    <w:pPr>
      <w:ind w:left="100"/>
      <w:outlineLvl w:val="5"/>
    </w:pPr>
    <w:rPr>
      <w:rFonts w:ascii="Calibri" w:eastAsia="Calibri"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5"/>
      <w:ind w:left="100"/>
    </w:pPr>
    <w:rPr>
      <w:rFonts w:ascii="Calibri" w:eastAsia="Calibri" w:hAnsi="Calibri"/>
      <w:b/>
      <w:bCs/>
      <w:sz w:val="24"/>
      <w:szCs w:val="24"/>
    </w:rPr>
  </w:style>
  <w:style w:type="paragraph" w:styleId="BodyText">
    <w:name w:val="Body Text"/>
    <w:basedOn w:val="Normal"/>
    <w:link w:val="BodyTextChar"/>
    <w:uiPriority w:val="1"/>
    <w:qFormat/>
    <w:pPr>
      <w:ind w:left="460"/>
    </w:pPr>
    <w:rPr>
      <w:rFonts w:ascii="Calibri" w:eastAsia="Calibri" w:hAnsi="Calibri"/>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32052"/>
    <w:rPr>
      <w:rFonts w:ascii="Tahoma" w:hAnsi="Tahoma" w:cs="Tahoma"/>
      <w:sz w:val="16"/>
      <w:szCs w:val="16"/>
    </w:rPr>
  </w:style>
  <w:style w:type="character" w:customStyle="1" w:styleId="BalloonTextChar">
    <w:name w:val="Balloon Text Char"/>
    <w:basedOn w:val="DefaultParagraphFont"/>
    <w:link w:val="BalloonText"/>
    <w:uiPriority w:val="99"/>
    <w:semiHidden/>
    <w:rsid w:val="00132052"/>
    <w:rPr>
      <w:rFonts w:ascii="Tahoma" w:hAnsi="Tahoma" w:cs="Tahoma"/>
      <w:sz w:val="16"/>
      <w:szCs w:val="16"/>
    </w:rPr>
  </w:style>
  <w:style w:type="character" w:styleId="Hyperlink">
    <w:name w:val="Hyperlink"/>
    <w:basedOn w:val="DefaultParagraphFont"/>
    <w:uiPriority w:val="99"/>
    <w:unhideWhenUsed/>
    <w:rsid w:val="00B34931"/>
    <w:rPr>
      <w:color w:val="0000FF" w:themeColor="hyperlink"/>
      <w:u w:val="single"/>
    </w:rPr>
  </w:style>
  <w:style w:type="paragraph" w:styleId="Header">
    <w:name w:val="header"/>
    <w:basedOn w:val="Normal"/>
    <w:link w:val="HeaderChar"/>
    <w:uiPriority w:val="99"/>
    <w:unhideWhenUsed/>
    <w:rsid w:val="00C96284"/>
    <w:pPr>
      <w:tabs>
        <w:tab w:val="center" w:pos="4680"/>
        <w:tab w:val="right" w:pos="9360"/>
      </w:tabs>
    </w:pPr>
  </w:style>
  <w:style w:type="character" w:customStyle="1" w:styleId="HeaderChar">
    <w:name w:val="Header Char"/>
    <w:basedOn w:val="DefaultParagraphFont"/>
    <w:link w:val="Header"/>
    <w:uiPriority w:val="99"/>
    <w:rsid w:val="00C96284"/>
  </w:style>
  <w:style w:type="paragraph" w:styleId="Footer">
    <w:name w:val="footer"/>
    <w:basedOn w:val="Normal"/>
    <w:link w:val="FooterChar"/>
    <w:uiPriority w:val="99"/>
    <w:unhideWhenUsed/>
    <w:rsid w:val="00C96284"/>
    <w:pPr>
      <w:tabs>
        <w:tab w:val="center" w:pos="4680"/>
        <w:tab w:val="right" w:pos="9360"/>
      </w:tabs>
    </w:pPr>
  </w:style>
  <w:style w:type="character" w:customStyle="1" w:styleId="FooterChar">
    <w:name w:val="Footer Char"/>
    <w:basedOn w:val="DefaultParagraphFont"/>
    <w:link w:val="Footer"/>
    <w:uiPriority w:val="99"/>
    <w:rsid w:val="00C96284"/>
  </w:style>
  <w:style w:type="character" w:styleId="CommentReference">
    <w:name w:val="annotation reference"/>
    <w:basedOn w:val="DefaultParagraphFont"/>
    <w:uiPriority w:val="99"/>
    <w:semiHidden/>
    <w:unhideWhenUsed/>
    <w:rsid w:val="005A2CF5"/>
    <w:rPr>
      <w:sz w:val="16"/>
      <w:szCs w:val="16"/>
    </w:rPr>
  </w:style>
  <w:style w:type="paragraph" w:styleId="CommentText">
    <w:name w:val="annotation text"/>
    <w:basedOn w:val="Normal"/>
    <w:link w:val="CommentTextChar"/>
    <w:uiPriority w:val="99"/>
    <w:semiHidden/>
    <w:unhideWhenUsed/>
    <w:rsid w:val="005A2CF5"/>
    <w:rPr>
      <w:sz w:val="20"/>
      <w:szCs w:val="20"/>
    </w:rPr>
  </w:style>
  <w:style w:type="character" w:customStyle="1" w:styleId="CommentTextChar">
    <w:name w:val="Comment Text Char"/>
    <w:basedOn w:val="DefaultParagraphFont"/>
    <w:link w:val="CommentText"/>
    <w:uiPriority w:val="99"/>
    <w:semiHidden/>
    <w:rsid w:val="005A2CF5"/>
    <w:rPr>
      <w:sz w:val="20"/>
      <w:szCs w:val="20"/>
    </w:rPr>
  </w:style>
  <w:style w:type="paragraph" w:styleId="CommentSubject">
    <w:name w:val="annotation subject"/>
    <w:basedOn w:val="CommentText"/>
    <w:next w:val="CommentText"/>
    <w:link w:val="CommentSubjectChar"/>
    <w:uiPriority w:val="99"/>
    <w:semiHidden/>
    <w:unhideWhenUsed/>
    <w:rsid w:val="005A2CF5"/>
    <w:rPr>
      <w:b/>
      <w:bCs/>
    </w:rPr>
  </w:style>
  <w:style w:type="character" w:customStyle="1" w:styleId="CommentSubjectChar">
    <w:name w:val="Comment Subject Char"/>
    <w:basedOn w:val="CommentTextChar"/>
    <w:link w:val="CommentSubject"/>
    <w:uiPriority w:val="99"/>
    <w:semiHidden/>
    <w:rsid w:val="005A2CF5"/>
    <w:rPr>
      <w:b/>
      <w:bCs/>
      <w:sz w:val="20"/>
      <w:szCs w:val="20"/>
    </w:rPr>
  </w:style>
  <w:style w:type="character" w:customStyle="1" w:styleId="BodyTextChar">
    <w:name w:val="Body Text Char"/>
    <w:basedOn w:val="DefaultParagraphFont"/>
    <w:link w:val="BodyText"/>
    <w:uiPriority w:val="1"/>
    <w:rsid w:val="00497314"/>
    <w:rPr>
      <w:rFonts w:ascii="Calibri" w:eastAsia="Calibri" w:hAnsi="Calibr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2350"/>
      <w:outlineLvl w:val="0"/>
    </w:pPr>
    <w:rPr>
      <w:rFonts w:ascii="Arial" w:eastAsia="Arial" w:hAnsi="Arial"/>
      <w:sz w:val="66"/>
      <w:szCs w:val="66"/>
    </w:rPr>
  </w:style>
  <w:style w:type="paragraph" w:styleId="Heading2">
    <w:name w:val="heading 2"/>
    <w:basedOn w:val="Normal"/>
    <w:uiPriority w:val="1"/>
    <w:qFormat/>
    <w:pPr>
      <w:ind w:left="448"/>
      <w:outlineLvl w:val="1"/>
    </w:pPr>
    <w:rPr>
      <w:rFonts w:ascii="Arial" w:eastAsia="Arial" w:hAnsi="Arial"/>
      <w:sz w:val="54"/>
      <w:szCs w:val="54"/>
    </w:rPr>
  </w:style>
  <w:style w:type="paragraph" w:styleId="Heading3">
    <w:name w:val="heading 3"/>
    <w:basedOn w:val="Normal"/>
    <w:uiPriority w:val="1"/>
    <w:qFormat/>
    <w:pPr>
      <w:spacing w:before="91"/>
      <w:ind w:left="448"/>
      <w:outlineLvl w:val="2"/>
    </w:pPr>
    <w:rPr>
      <w:rFonts w:ascii="Arial" w:eastAsia="Arial" w:hAnsi="Arial"/>
      <w:sz w:val="42"/>
      <w:szCs w:val="42"/>
    </w:rPr>
  </w:style>
  <w:style w:type="paragraph" w:styleId="Heading4">
    <w:name w:val="heading 4"/>
    <w:basedOn w:val="Normal"/>
    <w:uiPriority w:val="1"/>
    <w:qFormat/>
    <w:pPr>
      <w:ind w:left="1992"/>
      <w:outlineLvl w:val="3"/>
    </w:pPr>
    <w:rPr>
      <w:rFonts w:ascii="Arial" w:eastAsia="Arial" w:hAnsi="Arial"/>
      <w:sz w:val="36"/>
      <w:szCs w:val="36"/>
    </w:rPr>
  </w:style>
  <w:style w:type="paragraph" w:styleId="Heading5">
    <w:name w:val="heading 5"/>
    <w:basedOn w:val="Normal"/>
    <w:uiPriority w:val="1"/>
    <w:qFormat/>
    <w:pPr>
      <w:ind w:left="100"/>
      <w:outlineLvl w:val="4"/>
    </w:pPr>
    <w:rPr>
      <w:rFonts w:ascii="Arial" w:eastAsia="Arial" w:hAnsi="Arial"/>
      <w:sz w:val="26"/>
      <w:szCs w:val="26"/>
    </w:rPr>
  </w:style>
  <w:style w:type="paragraph" w:styleId="Heading6">
    <w:name w:val="heading 6"/>
    <w:basedOn w:val="Normal"/>
    <w:uiPriority w:val="1"/>
    <w:qFormat/>
    <w:pPr>
      <w:ind w:left="100"/>
      <w:outlineLvl w:val="5"/>
    </w:pPr>
    <w:rPr>
      <w:rFonts w:ascii="Calibri" w:eastAsia="Calibri"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5"/>
      <w:ind w:left="100"/>
    </w:pPr>
    <w:rPr>
      <w:rFonts w:ascii="Calibri" w:eastAsia="Calibri" w:hAnsi="Calibri"/>
      <w:b/>
      <w:bCs/>
      <w:sz w:val="24"/>
      <w:szCs w:val="24"/>
    </w:rPr>
  </w:style>
  <w:style w:type="paragraph" w:styleId="BodyText">
    <w:name w:val="Body Text"/>
    <w:basedOn w:val="Normal"/>
    <w:link w:val="BodyTextChar"/>
    <w:uiPriority w:val="1"/>
    <w:qFormat/>
    <w:pPr>
      <w:ind w:left="460"/>
    </w:pPr>
    <w:rPr>
      <w:rFonts w:ascii="Calibri" w:eastAsia="Calibri" w:hAnsi="Calibri"/>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32052"/>
    <w:rPr>
      <w:rFonts w:ascii="Tahoma" w:hAnsi="Tahoma" w:cs="Tahoma"/>
      <w:sz w:val="16"/>
      <w:szCs w:val="16"/>
    </w:rPr>
  </w:style>
  <w:style w:type="character" w:customStyle="1" w:styleId="BalloonTextChar">
    <w:name w:val="Balloon Text Char"/>
    <w:basedOn w:val="DefaultParagraphFont"/>
    <w:link w:val="BalloonText"/>
    <w:uiPriority w:val="99"/>
    <w:semiHidden/>
    <w:rsid w:val="00132052"/>
    <w:rPr>
      <w:rFonts w:ascii="Tahoma" w:hAnsi="Tahoma" w:cs="Tahoma"/>
      <w:sz w:val="16"/>
      <w:szCs w:val="16"/>
    </w:rPr>
  </w:style>
  <w:style w:type="character" w:styleId="Hyperlink">
    <w:name w:val="Hyperlink"/>
    <w:basedOn w:val="DefaultParagraphFont"/>
    <w:uiPriority w:val="99"/>
    <w:unhideWhenUsed/>
    <w:rsid w:val="00B34931"/>
    <w:rPr>
      <w:color w:val="0000FF" w:themeColor="hyperlink"/>
      <w:u w:val="single"/>
    </w:rPr>
  </w:style>
  <w:style w:type="paragraph" w:styleId="Header">
    <w:name w:val="header"/>
    <w:basedOn w:val="Normal"/>
    <w:link w:val="HeaderChar"/>
    <w:uiPriority w:val="99"/>
    <w:unhideWhenUsed/>
    <w:rsid w:val="00C96284"/>
    <w:pPr>
      <w:tabs>
        <w:tab w:val="center" w:pos="4680"/>
        <w:tab w:val="right" w:pos="9360"/>
      </w:tabs>
    </w:pPr>
  </w:style>
  <w:style w:type="character" w:customStyle="1" w:styleId="HeaderChar">
    <w:name w:val="Header Char"/>
    <w:basedOn w:val="DefaultParagraphFont"/>
    <w:link w:val="Header"/>
    <w:uiPriority w:val="99"/>
    <w:rsid w:val="00C96284"/>
  </w:style>
  <w:style w:type="paragraph" w:styleId="Footer">
    <w:name w:val="footer"/>
    <w:basedOn w:val="Normal"/>
    <w:link w:val="FooterChar"/>
    <w:uiPriority w:val="99"/>
    <w:unhideWhenUsed/>
    <w:rsid w:val="00C96284"/>
    <w:pPr>
      <w:tabs>
        <w:tab w:val="center" w:pos="4680"/>
        <w:tab w:val="right" w:pos="9360"/>
      </w:tabs>
    </w:pPr>
  </w:style>
  <w:style w:type="character" w:customStyle="1" w:styleId="FooterChar">
    <w:name w:val="Footer Char"/>
    <w:basedOn w:val="DefaultParagraphFont"/>
    <w:link w:val="Footer"/>
    <w:uiPriority w:val="99"/>
    <w:rsid w:val="00C96284"/>
  </w:style>
  <w:style w:type="character" w:styleId="CommentReference">
    <w:name w:val="annotation reference"/>
    <w:basedOn w:val="DefaultParagraphFont"/>
    <w:uiPriority w:val="99"/>
    <w:semiHidden/>
    <w:unhideWhenUsed/>
    <w:rsid w:val="005A2CF5"/>
    <w:rPr>
      <w:sz w:val="16"/>
      <w:szCs w:val="16"/>
    </w:rPr>
  </w:style>
  <w:style w:type="paragraph" w:styleId="CommentText">
    <w:name w:val="annotation text"/>
    <w:basedOn w:val="Normal"/>
    <w:link w:val="CommentTextChar"/>
    <w:uiPriority w:val="99"/>
    <w:semiHidden/>
    <w:unhideWhenUsed/>
    <w:rsid w:val="005A2CF5"/>
    <w:rPr>
      <w:sz w:val="20"/>
      <w:szCs w:val="20"/>
    </w:rPr>
  </w:style>
  <w:style w:type="character" w:customStyle="1" w:styleId="CommentTextChar">
    <w:name w:val="Comment Text Char"/>
    <w:basedOn w:val="DefaultParagraphFont"/>
    <w:link w:val="CommentText"/>
    <w:uiPriority w:val="99"/>
    <w:semiHidden/>
    <w:rsid w:val="005A2CF5"/>
    <w:rPr>
      <w:sz w:val="20"/>
      <w:szCs w:val="20"/>
    </w:rPr>
  </w:style>
  <w:style w:type="paragraph" w:styleId="CommentSubject">
    <w:name w:val="annotation subject"/>
    <w:basedOn w:val="CommentText"/>
    <w:next w:val="CommentText"/>
    <w:link w:val="CommentSubjectChar"/>
    <w:uiPriority w:val="99"/>
    <w:semiHidden/>
    <w:unhideWhenUsed/>
    <w:rsid w:val="005A2CF5"/>
    <w:rPr>
      <w:b/>
      <w:bCs/>
    </w:rPr>
  </w:style>
  <w:style w:type="character" w:customStyle="1" w:styleId="CommentSubjectChar">
    <w:name w:val="Comment Subject Char"/>
    <w:basedOn w:val="CommentTextChar"/>
    <w:link w:val="CommentSubject"/>
    <w:uiPriority w:val="99"/>
    <w:semiHidden/>
    <w:rsid w:val="005A2CF5"/>
    <w:rPr>
      <w:b/>
      <w:bCs/>
      <w:sz w:val="20"/>
      <w:szCs w:val="20"/>
    </w:rPr>
  </w:style>
  <w:style w:type="character" w:customStyle="1" w:styleId="BodyTextChar">
    <w:name w:val="Body Text Char"/>
    <w:basedOn w:val="DefaultParagraphFont"/>
    <w:link w:val="BodyText"/>
    <w:uiPriority w:val="1"/>
    <w:rsid w:val="00497314"/>
    <w:rPr>
      <w:rFonts w:ascii="Calibri" w:eastAsia="Calibri" w:hAnsi="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FD9A11-6CD4-4BF5-94E6-58CE04333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Pages>
  <Words>863</Words>
  <Characters>4923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Housing and Urban Development</Company>
  <LinksUpToDate>false</LinksUpToDate>
  <CharactersWithSpaces>5775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Goldschmidt, Michael</dc:creator>
  <cp:lastModifiedBy>Goldschmidt, Michael</cp:lastModifiedBy>
  <cp:revision>11</cp:revision>
  <cp:lastPrinted>2015-11-12T05:33:00Z</cp:lastPrinted>
  <dcterms:created xsi:type="dcterms:W3CDTF">2016-05-19T20:55:00Z</dcterms:created>
  <dcterms:modified xsi:type="dcterms:W3CDTF">2016-05-19T21:46:00Z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2015-06-23T00:00:00Z</vt:filetime>
  </property>
  <property fmtid="{D5CDD505-2E9C-101B-9397-08002B2CF9AE}" pid="4" name="_NewReviewCycle">
    <vt:lpwstr/>
  </property>
  <property fmtid="{D5CDD505-2E9C-101B-9397-08002B2CF9AE}" pid="5" name="_AdHocReviewCycleID">
    <vt:i4>-82479032</vt:i4>
  </property>
  <property fmtid="{D5CDD505-2E9C-101B-9397-08002B2CF9AE}" pid="6" name="_EmailSubject">
    <vt:lpwstr>EDaSaHH Stakeholder Edits</vt:lpwstr>
  </property>
  <property fmtid="{D5CDD505-2E9C-101B-9397-08002B2CF9AE}" pid="7" name="_AuthorEmail">
    <vt:lpwstr>Shannon.E.Steinbauer@hud.gov</vt:lpwstr>
  </property>
  <property fmtid="{D5CDD505-2E9C-101B-9397-08002B2CF9AE}" pid="8" name="_AuthorEmailDisplayName">
    <vt:lpwstr>Steinbauer, Shannon E</vt:lpwstr>
  </property>
  <property fmtid="{D5CDD505-2E9C-101B-9397-08002B2CF9AE}" pid="9" name="_ReviewingToolsShownOnce">
    <vt:lpwstr/>
  </property>
</Properties>
</file>