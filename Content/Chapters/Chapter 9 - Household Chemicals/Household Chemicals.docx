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751" w:rsidRDefault="006368AE" w:rsidP="00BC4489">
      <w:pPr>
        <w:pStyle w:val="Heading1"/>
        <w:spacing w:line="728" w:lineRule="exact"/>
        <w:ind w:left="3240"/>
        <w:rPr>
          <w:rFonts w:ascii="Arial Black" w:hAnsi="Arial Black"/>
          <w:color w:val="FFFFFF"/>
          <w:spacing w:val="13"/>
          <w:w w:val="105"/>
        </w:rPr>
      </w:pPr>
      <w:r>
        <w:rPr>
          <w:rFonts w:ascii="Calibri" w:eastAsia="Calibri" w:hAnsi="Calibr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E7C3C4E" wp14:editId="7F228B72">
            <wp:simplePos x="0" y="0"/>
            <wp:positionH relativeFrom="column">
              <wp:posOffset>-381000</wp:posOffset>
            </wp:positionH>
            <wp:positionV relativeFrom="paragraph">
              <wp:posOffset>-228600</wp:posOffset>
            </wp:positionV>
            <wp:extent cx="1857375" cy="1172210"/>
            <wp:effectExtent l="0" t="0" r="9525" b="8890"/>
            <wp:wrapThrough wrapText="bothSides">
              <wp:wrapPolygon edited="0">
                <wp:start x="0" y="0"/>
                <wp:lineTo x="0" y="21413"/>
                <wp:lineTo x="21489" y="21413"/>
                <wp:lineTo x="2148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027">
        <w:rPr>
          <w:noProof/>
        </w:rPr>
        <mc:AlternateContent>
          <mc:Choice Requires="wpg">
            <w:drawing>
              <wp:anchor distT="0" distB="0" distL="114300" distR="114300" simplePos="0" relativeHeight="251585024" behindDoc="1" locked="0" layoutInCell="1" allowOverlap="1" wp14:anchorId="7DC1EC07" wp14:editId="1388B45E">
                <wp:simplePos x="0" y="0"/>
                <wp:positionH relativeFrom="page">
                  <wp:posOffset>453390</wp:posOffset>
                </wp:positionH>
                <wp:positionV relativeFrom="page">
                  <wp:posOffset>0</wp:posOffset>
                </wp:positionV>
                <wp:extent cx="6866255" cy="1572260"/>
                <wp:effectExtent l="0" t="0" r="0" b="8890"/>
                <wp:wrapNone/>
                <wp:docPr id="1010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6255" cy="1572260"/>
                          <a:chOff x="714" y="0"/>
                          <a:chExt cx="10813" cy="2476"/>
                        </a:xfrm>
                      </wpg:grpSpPr>
                      <wpg:grpSp>
                        <wpg:cNvPr id="1012" name="Group 1016"/>
                        <wpg:cNvGrpSpPr>
                          <a:grpSpLocks/>
                        </wpg:cNvGrpSpPr>
                        <wpg:grpSpPr bwMode="auto">
                          <a:xfrm>
                            <a:off x="714" y="0"/>
                            <a:ext cx="10813" cy="1846"/>
                            <a:chOff x="714" y="0"/>
                            <a:chExt cx="10813" cy="1846"/>
                          </a:xfrm>
                        </wpg:grpSpPr>
                        <wps:wsp>
                          <wps:cNvPr id="1013" name="Freeform 1017"/>
                          <wps:cNvSpPr>
                            <a:spLocks/>
                          </wps:cNvSpPr>
                          <wps:spPr bwMode="auto">
                            <a:xfrm>
                              <a:off x="714" y="0"/>
                              <a:ext cx="10813" cy="1846"/>
                            </a:xfrm>
                            <a:custGeom>
                              <a:avLst/>
                              <a:gdLst>
                                <a:gd name="T0" fmla="+- 0 714 714"/>
                                <a:gd name="T1" fmla="*/ T0 w 10813"/>
                                <a:gd name="T2" fmla="*/ 0 h 1846"/>
                                <a:gd name="T3" fmla="+- 0 714 714"/>
                                <a:gd name="T4" fmla="*/ T3 w 10813"/>
                                <a:gd name="T5" fmla="*/ 1646 h 1846"/>
                                <a:gd name="T6" fmla="+- 0 715 714"/>
                                <a:gd name="T7" fmla="*/ T6 w 10813"/>
                                <a:gd name="T8" fmla="*/ 1712 h 1846"/>
                                <a:gd name="T9" fmla="+- 0 724 714"/>
                                <a:gd name="T10" fmla="*/ T9 w 10813"/>
                                <a:gd name="T11" fmla="*/ 1781 h 1846"/>
                                <a:gd name="T12" fmla="+- 0 763 714"/>
                                <a:gd name="T13" fmla="*/ T12 w 10813"/>
                                <a:gd name="T14" fmla="*/ 1829 h 1846"/>
                                <a:gd name="T15" fmla="+- 0 821 714"/>
                                <a:gd name="T16" fmla="*/ T15 w 10813"/>
                                <a:gd name="T17" fmla="*/ 1843 h 1846"/>
                                <a:gd name="T18" fmla="+- 0 915 714"/>
                                <a:gd name="T19" fmla="*/ T18 w 10813"/>
                                <a:gd name="T20" fmla="*/ 1846 h 1846"/>
                                <a:gd name="T21" fmla="+- 0 11362 714"/>
                                <a:gd name="T22" fmla="*/ T21 w 10813"/>
                                <a:gd name="T23" fmla="*/ 1845 h 1846"/>
                                <a:gd name="T24" fmla="+- 0 11442 714"/>
                                <a:gd name="T25" fmla="*/ T24 w 10813"/>
                                <a:gd name="T26" fmla="*/ 1839 h 1846"/>
                                <a:gd name="T27" fmla="+- 0 11502 714"/>
                                <a:gd name="T28" fmla="*/ T27 w 10813"/>
                                <a:gd name="T29" fmla="*/ 1810 h 1846"/>
                                <a:gd name="T30" fmla="+- 0 11523 714"/>
                                <a:gd name="T31" fmla="*/ T30 w 10813"/>
                                <a:gd name="T32" fmla="*/ 1738 h 1846"/>
                                <a:gd name="T33" fmla="+- 0 11526 714"/>
                                <a:gd name="T34" fmla="*/ T33 w 10813"/>
                                <a:gd name="T35" fmla="*/ 1646 h 1846"/>
                                <a:gd name="T36" fmla="+- 0 11526 714"/>
                                <a:gd name="T37" fmla="*/ T36 w 10813"/>
                                <a:gd name="T38" fmla="*/ 0 h 1846"/>
                                <a:gd name="T39" fmla="+- 0 714 714"/>
                                <a:gd name="T40" fmla="*/ T39 w 10813"/>
                                <a:gd name="T41" fmla="*/ 0 h 1846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0813" h="1846">
                                  <a:moveTo>
                                    <a:pt x="0" y="0"/>
                                  </a:moveTo>
                                  <a:lnTo>
                                    <a:pt x="0" y="1646"/>
                                  </a:lnTo>
                                  <a:lnTo>
                                    <a:pt x="1" y="1712"/>
                                  </a:lnTo>
                                  <a:lnTo>
                                    <a:pt x="10" y="1781"/>
                                  </a:lnTo>
                                  <a:lnTo>
                                    <a:pt x="49" y="1829"/>
                                  </a:lnTo>
                                  <a:lnTo>
                                    <a:pt x="107" y="1843"/>
                                  </a:lnTo>
                                  <a:lnTo>
                                    <a:pt x="201" y="1846"/>
                                  </a:lnTo>
                                  <a:lnTo>
                                    <a:pt x="10648" y="1845"/>
                                  </a:lnTo>
                                  <a:lnTo>
                                    <a:pt x="10728" y="1839"/>
                                  </a:lnTo>
                                  <a:lnTo>
                                    <a:pt x="10788" y="1810"/>
                                  </a:lnTo>
                                  <a:lnTo>
                                    <a:pt x="10809" y="1738"/>
                                  </a:lnTo>
                                  <a:lnTo>
                                    <a:pt x="10812" y="1646"/>
                                  </a:lnTo>
                                  <a:lnTo>
                                    <a:pt x="10812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79C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Group 1014"/>
                        <wpg:cNvGrpSpPr>
                          <a:grpSpLocks/>
                        </wpg:cNvGrpSpPr>
                        <wpg:grpSpPr bwMode="auto">
                          <a:xfrm>
                            <a:off x="2333" y="1846"/>
                            <a:ext cx="7574" cy="630"/>
                            <a:chOff x="2333" y="1846"/>
                            <a:chExt cx="7574" cy="630"/>
                          </a:xfrm>
                        </wpg:grpSpPr>
                        <wps:wsp>
                          <wps:cNvPr id="1015" name="Freeform 1015"/>
                          <wps:cNvSpPr>
                            <a:spLocks/>
                          </wps:cNvSpPr>
                          <wps:spPr bwMode="auto">
                            <a:xfrm>
                              <a:off x="2333" y="1846"/>
                              <a:ext cx="7574" cy="630"/>
                            </a:xfrm>
                            <a:custGeom>
                              <a:avLst/>
                              <a:gdLst>
                                <a:gd name="T0" fmla="+- 0 9907 2333"/>
                                <a:gd name="T1" fmla="*/ T0 w 7574"/>
                                <a:gd name="T2" fmla="+- 0 1846 1846"/>
                                <a:gd name="T3" fmla="*/ 1846 h 630"/>
                                <a:gd name="T4" fmla="+- 0 2333 2333"/>
                                <a:gd name="T5" fmla="*/ T4 w 7574"/>
                                <a:gd name="T6" fmla="+- 0 1846 1846"/>
                                <a:gd name="T7" fmla="*/ 1846 h 630"/>
                                <a:gd name="T8" fmla="+- 0 2333 2333"/>
                                <a:gd name="T9" fmla="*/ T8 w 7574"/>
                                <a:gd name="T10" fmla="+- 0 2276 1846"/>
                                <a:gd name="T11" fmla="*/ 2276 h 630"/>
                                <a:gd name="T12" fmla="+- 0 2334 2333"/>
                                <a:gd name="T13" fmla="*/ T12 w 7574"/>
                                <a:gd name="T14" fmla="+- 0 2342 1846"/>
                                <a:gd name="T15" fmla="*/ 2342 h 630"/>
                                <a:gd name="T16" fmla="+- 0 2344 2333"/>
                                <a:gd name="T17" fmla="*/ T16 w 7574"/>
                                <a:gd name="T18" fmla="+- 0 2411 1846"/>
                                <a:gd name="T19" fmla="*/ 2411 h 630"/>
                                <a:gd name="T20" fmla="+- 0 2382 2333"/>
                                <a:gd name="T21" fmla="*/ T20 w 7574"/>
                                <a:gd name="T22" fmla="+- 0 2459 1846"/>
                                <a:gd name="T23" fmla="*/ 2459 h 630"/>
                                <a:gd name="T24" fmla="+- 0 2441 2333"/>
                                <a:gd name="T25" fmla="*/ T24 w 7574"/>
                                <a:gd name="T26" fmla="+- 0 2473 1846"/>
                                <a:gd name="T27" fmla="*/ 2473 h 630"/>
                                <a:gd name="T28" fmla="+- 0 2534 2333"/>
                                <a:gd name="T29" fmla="*/ T28 w 7574"/>
                                <a:gd name="T30" fmla="+- 0 2476 1846"/>
                                <a:gd name="T31" fmla="*/ 2476 h 630"/>
                                <a:gd name="T32" fmla="+- 0 9742 2333"/>
                                <a:gd name="T33" fmla="*/ T32 w 7574"/>
                                <a:gd name="T34" fmla="+- 0 2475 1846"/>
                                <a:gd name="T35" fmla="*/ 2475 h 630"/>
                                <a:gd name="T36" fmla="+- 0 9823 2333"/>
                                <a:gd name="T37" fmla="*/ T36 w 7574"/>
                                <a:gd name="T38" fmla="+- 0 2469 1846"/>
                                <a:gd name="T39" fmla="*/ 2469 h 630"/>
                                <a:gd name="T40" fmla="+- 0 9882 2333"/>
                                <a:gd name="T41" fmla="*/ T40 w 7574"/>
                                <a:gd name="T42" fmla="+- 0 2440 1846"/>
                                <a:gd name="T43" fmla="*/ 2440 h 630"/>
                                <a:gd name="T44" fmla="+- 0 9904 2333"/>
                                <a:gd name="T45" fmla="*/ T44 w 7574"/>
                                <a:gd name="T46" fmla="+- 0 2368 1846"/>
                                <a:gd name="T47" fmla="*/ 2368 h 630"/>
                                <a:gd name="T48" fmla="+- 0 9907 2333"/>
                                <a:gd name="T49" fmla="*/ T48 w 7574"/>
                                <a:gd name="T50" fmla="+- 0 2276 1846"/>
                                <a:gd name="T51" fmla="*/ 2276 h 630"/>
                                <a:gd name="T52" fmla="+- 0 9907 2333"/>
                                <a:gd name="T53" fmla="*/ T52 w 7574"/>
                                <a:gd name="T54" fmla="+- 0 1846 1846"/>
                                <a:gd name="T55" fmla="*/ 1846 h 6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7574" h="630">
                                  <a:moveTo>
                                    <a:pt x="75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1" y="496"/>
                                  </a:lnTo>
                                  <a:lnTo>
                                    <a:pt x="11" y="565"/>
                                  </a:lnTo>
                                  <a:lnTo>
                                    <a:pt x="49" y="613"/>
                                  </a:lnTo>
                                  <a:lnTo>
                                    <a:pt x="108" y="627"/>
                                  </a:lnTo>
                                  <a:lnTo>
                                    <a:pt x="201" y="630"/>
                                  </a:lnTo>
                                  <a:lnTo>
                                    <a:pt x="7409" y="629"/>
                                  </a:lnTo>
                                  <a:lnTo>
                                    <a:pt x="7490" y="623"/>
                                  </a:lnTo>
                                  <a:lnTo>
                                    <a:pt x="7549" y="594"/>
                                  </a:lnTo>
                                  <a:lnTo>
                                    <a:pt x="7571" y="522"/>
                                  </a:lnTo>
                                  <a:lnTo>
                                    <a:pt x="7574" y="430"/>
                                  </a:lnTo>
                                  <a:lnTo>
                                    <a:pt x="75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9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C2888" w:rsidRDefault="00FC2888" w:rsidP="007575D3">
                                <w:pPr>
                                  <w:pStyle w:val="Heading4"/>
                                  <w:tabs>
                                    <w:tab w:val="left" w:pos="7200"/>
                                    <w:tab w:val="left" w:pos="9090"/>
                                  </w:tabs>
                                  <w:spacing w:before="23"/>
                                  <w:ind w:left="0"/>
                                  <w:jc w:val="center"/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</w:pP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Wh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3"/>
                                    <w:w w:val="120"/>
                                  </w:rPr>
                                  <w:t>a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t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are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the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Health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1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and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Sa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4"/>
                                    <w:w w:val="120"/>
                                  </w:rPr>
                                  <w:t>f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ety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52"/>
                                    <w:w w:val="120"/>
                                  </w:rPr>
                                  <w:t xml:space="preserve"> 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Ris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spacing w:val="-3"/>
                                    <w:w w:val="120"/>
                                  </w:rPr>
                                  <w:t>k</w:t>
                                </w:r>
                                <w:r w:rsidRPr="007575D3">
                                  <w:rPr>
                                    <w:rFonts w:ascii="Calibri" w:hAnsi="Calibri"/>
                                    <w:i/>
                                    <w:color w:val="0079C1"/>
                                    <w:w w:val="120"/>
                                  </w:rPr>
                                  <w:t>s?</w:t>
                                </w:r>
                              </w:p>
                              <w:p w:rsidR="00FC2888" w:rsidRDefault="00FC2888" w:rsidP="007575D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9" o:spid="_x0000_s1026" style="position:absolute;left:0;text-align:left;margin-left:35.7pt;margin-top:0;width:540.65pt;height:123.8pt;z-index:-251731456;mso-position-horizontal-relative:page;mso-position-vertical-relative:page" coordorigin="714" coordsize="10813,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">
                <v:group id="Group 1016" o:spid="_x0000_s1027" style="position:absolute;left:714;width:10813;height:1846" coordorigin="714" coordsize="10813,18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<v:shape id="Freeform 1017" o:spid="_x0000_s1028" style="position:absolute;left:714;width:10813;height:1846;visibility:visible;mso-wrap-style:square;v-text-anchor:top" coordsize="10813,1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eyWMEA&#10;AADdAAAADwAAAGRycy9kb3ducmV2LnhtbERPzWrCQBC+F/oOyxS81Y2VFomuIlKl9da0DzBmx2xI&#10;djZkR41v3xUEb/Px/c5iNfhWnamPdWADk3EGirgMtubKwN/v9nUGKgqyxTYwGbhShNXy+WmBuQ0X&#10;/qFzIZVKIRxzNOBEulzrWDryGMehI07cMfQeJcG+0rbHSwr3rX7Lsg/tsebU4LCjjaOyKU7ewPvu&#10;OtPfrmDXHGS62cdGtrtPY0Yvw3oOSmiQh/ju/rJpfjaZwu2bdIJe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XsljBAAAA3QAAAA8AAAAAAAAAAAAAAAAAmAIAAGRycy9kb3du&#10;cmV2LnhtbFBLBQYAAAAABAAEAPUAAACGAwAAAAA=&#10;" path="m,l,1646r1,66l10,1781r39,48l107,1843r94,3l10648,1845r80,-6l10788,1810r21,-72l10812,1646,10812,,,e" fillcolor="#0079c1" stroked="f">
                    <v:path arrowok="t" o:connecttype="custom" o:connectlocs="0,0;0,1646;1,1712;10,1781;49,1829;107,1843;201,1846;10648,1845;10728,1839;10788,1810;10809,1738;10812,1646;10812,0;0,0" o:connectangles="0,0,0,0,0,0,0,0,0,0,0,0,0,0"/>
                  </v:shape>
                </v:group>
                <v:group id="Group 1014" o:spid="_x0000_s1029" style="position:absolute;left:2333;top:1846;width:7574;height:630" coordorigin="2333,1846" coordsize="7574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j5v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XHyDL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j5vcQAAADdAAAA&#10;DwAAAAAAAAAAAAAAAACqAgAAZHJzL2Rvd25yZXYueG1sUEsFBgAAAAAEAAQA+gAAAJsDAAAAAA==&#10;">
                  <v:shape id="Freeform 1015" o:spid="_x0000_s1030" style="position:absolute;left:2333;top:1846;width:7574;height:630;visibility:visible;mso-wrap-style:square;v-text-anchor:top" coordsize="7574,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gH8IA&#10;AADdAAAADwAAAGRycy9kb3ducmV2LnhtbERPTWvCQBC9F/oflil4azYqLZq6ioQIXrWlXqfZSTYk&#10;Oxuyq4n/3i0UepvH+5zNbrKduNHgG8cK5kkKgrh0uuFawdfn4XUFwgdkjZ1jUnAnD7vt89MGM+1G&#10;PtHtHGoRQ9hnqMCE0GdS+tKQRZ+4njhylRsshgiHWuoBxxhuO7lI03dpseHYYLCn3FDZnq9WwUWa&#10;n5NZF3V1GN30nRftulu2Ss1epv0HiEBT+Bf/uY86zk/nb/D7TTxBb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FGAfwgAAAN0AAAAPAAAAAAAAAAAAAAAAAJgCAABkcnMvZG93&#10;bnJldi54bWxQSwUGAAAAAAQABAD1AAAAhwMAAAAA&#10;" adj="-11796480,,5400" path="m7574,l,,,430r1,66l11,565r38,48l108,627r93,3l7409,629r81,-6l7549,594r22,-72l7574,430,7574,xe" fillcolor="#e1e9f6" stroked="f">
                    <v:stroke joinstyle="round"/>
                    <v:formulas/>
                    <v:path arrowok="t" o:connecttype="custom" o:connectlocs="7574,1846;0,1846;0,2276;1,2342;11,2411;49,2459;108,2473;201,2476;7409,2475;7490,2469;7549,2440;7571,2368;7574,2276;7574,1846" o:connectangles="0,0,0,0,0,0,0,0,0,0,0,0,0,0" textboxrect="0,0,7574,630"/>
                    <v:textbox>
                      <w:txbxContent>
                        <w:p w:rsidR="00FC2888" w:rsidRDefault="00FC2888" w:rsidP="007575D3">
                          <w:pPr>
                            <w:pStyle w:val="Heading4"/>
                            <w:tabs>
                              <w:tab w:val="left" w:pos="7200"/>
                              <w:tab w:val="left" w:pos="9090"/>
                            </w:tabs>
                            <w:spacing w:before="23"/>
                            <w:ind w:left="0"/>
                            <w:jc w:val="center"/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</w:pP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Wh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3"/>
                              <w:w w:val="120"/>
                            </w:rPr>
                            <w:t>a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t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are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the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Health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1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and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Sa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4"/>
                              <w:w w:val="120"/>
                            </w:rPr>
                            <w:t>f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ety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52"/>
                              <w:w w:val="120"/>
                            </w:rPr>
                            <w:t xml:space="preserve"> 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Ris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spacing w:val="-3"/>
                              <w:w w:val="120"/>
                            </w:rPr>
                            <w:t>k</w:t>
                          </w:r>
                          <w:r w:rsidRPr="007575D3">
                            <w:rPr>
                              <w:rFonts w:ascii="Calibri" w:hAnsi="Calibri"/>
                              <w:i/>
                              <w:color w:val="0079C1"/>
                              <w:w w:val="120"/>
                            </w:rPr>
                            <w:t>s?</w:t>
                          </w:r>
                        </w:p>
                        <w:p w:rsidR="00FC2888" w:rsidRDefault="00FC2888" w:rsidP="007575D3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A535FE">
        <w:rPr>
          <w:rFonts w:ascii="Arial Black" w:hAnsi="Arial Black"/>
          <w:color w:val="FFFFFF"/>
          <w:spacing w:val="13"/>
          <w:w w:val="105"/>
        </w:rPr>
        <w:t>HOUSEHOLD</w:t>
      </w:r>
      <w:r w:rsidR="00132052" w:rsidRPr="00E72657">
        <w:rPr>
          <w:rFonts w:ascii="Arial Black" w:hAnsi="Arial Black"/>
          <w:color w:val="FFFFFF"/>
          <w:spacing w:val="-11"/>
          <w:w w:val="105"/>
        </w:rPr>
        <w:t xml:space="preserve"> </w:t>
      </w:r>
      <w:r w:rsidR="00A535FE">
        <w:rPr>
          <w:rFonts w:ascii="Arial Black" w:hAnsi="Arial Black"/>
          <w:color w:val="FFFFFF"/>
          <w:spacing w:val="-11"/>
          <w:w w:val="105"/>
        </w:rPr>
        <w:t>CHEMICALS</w:t>
      </w:r>
    </w:p>
    <w:p w:rsidR="007575D3" w:rsidRPr="00E72657" w:rsidRDefault="007575D3" w:rsidP="00E72657">
      <w:pPr>
        <w:pStyle w:val="Heading1"/>
        <w:spacing w:line="728" w:lineRule="exact"/>
        <w:ind w:left="1645" w:hanging="565"/>
        <w:rPr>
          <w:rFonts w:ascii="Arial Black" w:hAnsi="Arial Black"/>
        </w:rPr>
      </w:pPr>
    </w:p>
    <w:p w:rsidR="00005215" w:rsidRPr="00005215" w:rsidRDefault="00005215" w:rsidP="00005215">
      <w:pPr>
        <w:ind w:left="90" w:right="175"/>
        <w:contextualSpacing/>
        <w:rPr>
          <w:ins w:id="0" w:author="Goldschmidt, Michael" w:date="2016-05-19T23:12:00Z"/>
          <w:rFonts w:ascii="Calibri" w:eastAsia="Calibri" w:hAnsi="Calibri"/>
          <w:b/>
          <w:sz w:val="20"/>
          <w:szCs w:val="20"/>
          <w:rPrChange w:id="1" w:author="Goldschmidt, Michael" w:date="2016-05-19T23:12:00Z">
            <w:rPr>
              <w:ins w:id="2" w:author="Goldschmidt, Michael" w:date="2016-05-19T23:12:00Z"/>
              <w:rFonts w:ascii="Calibri" w:eastAsia="Calibri" w:hAnsi="Calibri"/>
              <w:b/>
              <w:sz w:val="40"/>
              <w:szCs w:val="40"/>
            </w:rPr>
          </w:rPrChange>
        </w:rPr>
        <w:pPrChange w:id="3" w:author="Goldschmidt, Michael" w:date="2016-05-19T23:11:00Z">
          <w:pPr>
            <w:ind w:left="240" w:right="175"/>
            <w:contextualSpacing/>
          </w:pPr>
        </w:pPrChange>
      </w:pPr>
    </w:p>
    <w:p w:rsidR="00D920D4" w:rsidRPr="008569B8" w:rsidRDefault="00005215" w:rsidP="00005215">
      <w:pPr>
        <w:ind w:left="90" w:right="175"/>
        <w:contextualSpacing/>
        <w:rPr>
          <w:rFonts w:ascii="Calibri" w:eastAsia="Calibri" w:hAnsi="Calibri"/>
          <w:rPrChange w:id="4" w:author="Goldschmidt, Michael" w:date="2016-05-19T23:03:00Z">
            <w:rPr>
              <w:rFonts w:ascii="Calibri" w:eastAsia="Calibri" w:hAnsi="Calibri"/>
              <w:spacing w:val="4"/>
            </w:rPr>
          </w:rPrChange>
        </w:rPr>
        <w:pPrChange w:id="5" w:author="Goldschmidt, Michael" w:date="2016-05-19T23:11:00Z">
          <w:pPr>
            <w:ind w:left="240" w:right="175"/>
            <w:contextualSpacing/>
          </w:pPr>
        </w:pPrChange>
      </w:pPr>
      <w:r w:rsidRPr="00005215">
        <w:rPr>
          <w:rFonts w:ascii="Calibri" w:eastAsia="Calibri" w:hAnsi="Calibri"/>
          <w:noProof/>
        </w:rPr>
        <w:drawing>
          <wp:anchor distT="0" distB="0" distL="114300" distR="114300" simplePos="0" relativeHeight="251667456" behindDoc="0" locked="0" layoutInCell="1" allowOverlap="1" wp14:anchorId="10932832" wp14:editId="7879C6AD">
            <wp:simplePos x="0" y="0"/>
            <wp:positionH relativeFrom="margin">
              <wp:posOffset>4000500</wp:posOffset>
            </wp:positionH>
            <wp:positionV relativeFrom="margin">
              <wp:posOffset>1714500</wp:posOffset>
            </wp:positionV>
            <wp:extent cx="2695575" cy="253682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0D4" w:rsidRPr="008569B8">
        <w:rPr>
          <w:rFonts w:ascii="Calibri" w:eastAsia="Calibri" w:hAnsi="Calibri"/>
          <w:b/>
          <w:sz w:val="40"/>
          <w:szCs w:val="40"/>
          <w:rPrChange w:id="6" w:author="Goldschmidt, Michael" w:date="2016-05-19T23:03:00Z">
            <w:rPr>
              <w:rFonts w:ascii="Calibri" w:eastAsia="Calibri" w:hAnsi="Calibri"/>
            </w:rPr>
          </w:rPrChange>
        </w:rPr>
        <w:t>S</w:t>
      </w:r>
      <w:r w:rsidR="00D920D4" w:rsidRPr="008569B8">
        <w:rPr>
          <w:rFonts w:ascii="Calibri" w:eastAsia="Calibri" w:hAnsi="Calibri"/>
          <w:rPrChange w:id="7" w:author="Goldschmidt, Michael" w:date="2016-05-19T23:03:00Z">
            <w:rPr>
              <w:rFonts w:ascii="Calibri" w:eastAsia="Calibri" w:hAnsi="Calibri"/>
            </w:rPr>
          </w:rPrChange>
        </w:rPr>
        <w:t>ome household chemicals and products are more dangerous than others. Some can be used</w:t>
      </w:r>
      <w:r w:rsidR="00D920D4" w:rsidRPr="008569B8">
        <w:rPr>
          <w:rFonts w:ascii="Calibri" w:eastAsia="Calibri" w:hAnsi="Calibri" w:cs="Calibri"/>
          <w:rPrChange w:id="8" w:author="Goldschmidt, Michael" w:date="2016-05-19T23:03:00Z">
            <w:rPr>
              <w:rFonts w:ascii="Calibri" w:eastAsia="Calibri" w:hAnsi="Calibri" w:cs="Calibri"/>
              <w:spacing w:val="4"/>
            </w:rPr>
          </w:rPrChange>
        </w:rPr>
        <w:t xml:space="preserve"> safely if </w:t>
      </w:r>
      <w:ins w:id="9" w:author="Goldschmidt, Michael" w:date="2016-05-19T23:04:00Z">
        <w:r>
          <w:rPr>
            <w:rFonts w:ascii="Calibri" w:eastAsia="Calibri" w:hAnsi="Calibri" w:cs="Calibri"/>
          </w:rPr>
          <w:t xml:space="preserve">the </w:t>
        </w:r>
      </w:ins>
      <w:del w:id="10" w:author="Goldschmidt, Michael" w:date="2016-05-19T23:04:00Z">
        <w:r w:rsidR="00D920D4" w:rsidRPr="008569B8" w:rsidDel="00005215">
          <w:rPr>
            <w:rFonts w:ascii="Calibri" w:eastAsia="Calibri" w:hAnsi="Calibri" w:cs="Calibri"/>
            <w:rPrChange w:id="11" w:author="Goldschmidt, Michael" w:date="2016-05-19T23:03:00Z">
              <w:rPr>
                <w:rFonts w:ascii="Calibri" w:eastAsia="Calibri" w:hAnsi="Calibri" w:cs="Calibri"/>
                <w:spacing w:val="4"/>
              </w:rPr>
            </w:rPrChange>
          </w:rPr>
          <w:delText xml:space="preserve">users read and </w:delText>
        </w:r>
      </w:del>
      <w:ins w:id="12" w:author="Goldschmidt, Michael" w:date="2016-05-19T23:04:00Z">
        <w:r>
          <w:rPr>
            <w:rFonts w:ascii="Calibri" w:eastAsia="Calibri" w:hAnsi="Calibri" w:cs="Calibri"/>
          </w:rPr>
          <w:t xml:space="preserve">directions are </w:t>
        </w:r>
      </w:ins>
      <w:r w:rsidR="00D920D4" w:rsidRPr="008569B8">
        <w:rPr>
          <w:rFonts w:ascii="Calibri" w:eastAsia="Calibri" w:hAnsi="Calibri" w:cs="Calibri"/>
          <w:rPrChange w:id="13" w:author="Goldschmidt, Michael" w:date="2016-05-19T23:03:00Z">
            <w:rPr>
              <w:rFonts w:ascii="Calibri" w:eastAsia="Calibri" w:hAnsi="Calibri" w:cs="Calibri"/>
              <w:spacing w:val="-5"/>
            </w:rPr>
          </w:rPrChange>
        </w:rPr>
        <w:t>follow</w:t>
      </w:r>
      <w:ins w:id="14" w:author="Goldschmidt, Michael" w:date="2016-05-19T23:04:00Z">
        <w:r>
          <w:rPr>
            <w:rFonts w:ascii="Calibri" w:eastAsia="Calibri" w:hAnsi="Calibri" w:cs="Calibri"/>
          </w:rPr>
          <w:t>ed</w:t>
        </w:r>
      </w:ins>
      <w:del w:id="15" w:author="Goldschmidt, Michael" w:date="2016-05-19T23:04:00Z">
        <w:r w:rsidR="00D920D4" w:rsidRPr="008569B8" w:rsidDel="00005215">
          <w:rPr>
            <w:rFonts w:ascii="Calibri" w:eastAsia="Calibri" w:hAnsi="Calibri" w:cs="Calibri"/>
            <w:rPrChange w:id="16" w:author="Goldschmidt, Michael" w:date="2016-05-19T23:03:00Z">
              <w:rPr>
                <w:rFonts w:ascii="Calibri" w:eastAsia="Calibri" w:hAnsi="Calibri" w:cs="Calibri"/>
                <w:spacing w:val="4"/>
              </w:rPr>
            </w:rPrChange>
          </w:rPr>
          <w:delText xml:space="preserve"> the directions</w:delText>
        </w:r>
      </w:del>
      <w:r w:rsidR="00D920D4" w:rsidRPr="008569B8">
        <w:rPr>
          <w:rFonts w:ascii="Calibri" w:eastAsia="Calibri" w:hAnsi="Calibri" w:cs="Calibri"/>
          <w:rPrChange w:id="17" w:author="Goldschmidt, Michael" w:date="2016-05-19T23:03:00Z">
            <w:rPr>
              <w:rFonts w:ascii="Calibri" w:eastAsia="Calibri" w:hAnsi="Calibri" w:cs="Calibri"/>
              <w:w w:val="99"/>
            </w:rPr>
          </w:rPrChange>
        </w:rPr>
        <w:t xml:space="preserve"> </w:t>
      </w:r>
      <w:r w:rsidR="00D920D4" w:rsidRPr="008569B8">
        <w:rPr>
          <w:rFonts w:ascii="Calibri" w:eastAsia="Calibri" w:hAnsi="Calibri"/>
          <w:rPrChange w:id="18" w:author="Goldschmidt, Michael" w:date="2016-05-19T23:03:00Z">
            <w:rPr>
              <w:rFonts w:ascii="Calibri" w:eastAsia="Calibri" w:hAnsi="Calibri"/>
            </w:rPr>
          </w:rPrChange>
        </w:rPr>
        <w:t xml:space="preserve">on the label. Hazards </w:t>
      </w:r>
      <w:ins w:id="19" w:author="Goldschmidt, Michael" w:date="2016-05-19T23:04:00Z">
        <w:r>
          <w:rPr>
            <w:rFonts w:ascii="Calibri" w:eastAsia="Calibri" w:hAnsi="Calibri"/>
          </w:rPr>
          <w:t xml:space="preserve">from household chemicals </w:t>
        </w:r>
      </w:ins>
      <w:r w:rsidR="00D920D4" w:rsidRPr="008569B8">
        <w:rPr>
          <w:rFonts w:ascii="Calibri" w:eastAsia="Calibri" w:hAnsi="Calibri"/>
          <w:rPrChange w:id="20" w:author="Goldschmidt, Michael" w:date="2016-05-19T23:03:00Z">
            <w:rPr>
              <w:rFonts w:ascii="Calibri" w:eastAsia="Calibri" w:hAnsi="Calibri"/>
              <w:spacing w:val="4"/>
            </w:rPr>
          </w:rPrChange>
        </w:rPr>
        <w:t xml:space="preserve">include using too much of a product or misusing a product, such as mixing two products together that are </w:t>
      </w:r>
      <w:del w:id="21" w:author="Goldschmidt, Michael" w:date="2016-05-19T23:05:00Z">
        <w:r w:rsidR="00D920D4" w:rsidRPr="008569B8" w:rsidDel="00005215">
          <w:rPr>
            <w:rFonts w:ascii="Calibri" w:eastAsia="Calibri" w:hAnsi="Calibri"/>
            <w:rPrChange w:id="22" w:author="Goldschmidt, Michael" w:date="2016-05-19T23:03:00Z">
              <w:rPr>
                <w:rFonts w:ascii="Calibri" w:eastAsia="Calibri" w:hAnsi="Calibri"/>
                <w:spacing w:val="4"/>
              </w:rPr>
            </w:rPrChange>
          </w:rPr>
          <w:delText xml:space="preserve">hazardous </w:delText>
        </w:r>
      </w:del>
      <w:ins w:id="23" w:author="Goldschmidt, Michael" w:date="2016-05-19T23:05:00Z">
        <w:r>
          <w:rPr>
            <w:rFonts w:ascii="Calibri" w:eastAsia="Calibri" w:hAnsi="Calibri"/>
          </w:rPr>
          <w:t>dangerous</w:t>
        </w:r>
        <w:r w:rsidRPr="008569B8">
          <w:rPr>
            <w:rFonts w:ascii="Calibri" w:eastAsia="Calibri" w:hAnsi="Calibri"/>
            <w:rPrChange w:id="24" w:author="Goldschmidt, Michael" w:date="2016-05-19T23:03:00Z">
              <w:rPr>
                <w:rFonts w:ascii="Calibri" w:eastAsia="Calibri" w:hAnsi="Calibri"/>
                <w:spacing w:val="4"/>
              </w:rPr>
            </w:rPrChange>
          </w:rPr>
          <w:t xml:space="preserve"> </w:t>
        </w:r>
      </w:ins>
      <w:r w:rsidR="00D920D4" w:rsidRPr="008569B8">
        <w:rPr>
          <w:rFonts w:ascii="Calibri" w:eastAsia="Calibri" w:hAnsi="Calibri"/>
          <w:rPrChange w:id="25" w:author="Goldschmidt, Michael" w:date="2016-05-19T23:03:00Z">
            <w:rPr>
              <w:rFonts w:ascii="Calibri" w:eastAsia="Calibri" w:hAnsi="Calibri"/>
              <w:spacing w:val="4"/>
            </w:rPr>
          </w:rPrChange>
        </w:rPr>
        <w:t>when they are combined.</w:t>
      </w:r>
    </w:p>
    <w:p w:rsidR="00D920D4" w:rsidRPr="00005215" w:rsidRDefault="00D920D4" w:rsidP="00005215">
      <w:pPr>
        <w:ind w:left="90" w:right="175"/>
        <w:contextualSpacing/>
        <w:rPr>
          <w:rFonts w:ascii="Calibri" w:eastAsia="Calibri" w:hAnsi="Calibri"/>
          <w:sz w:val="20"/>
          <w:szCs w:val="20"/>
          <w:rPrChange w:id="26" w:author="Goldschmidt, Michael" w:date="2016-05-19T23:05:00Z">
            <w:rPr>
              <w:rFonts w:ascii="Calibri" w:eastAsia="Calibri" w:hAnsi="Calibri"/>
              <w:spacing w:val="4"/>
            </w:rPr>
          </w:rPrChange>
        </w:rPr>
        <w:pPrChange w:id="27" w:author="Goldschmidt, Michael" w:date="2016-05-19T23:11:00Z">
          <w:pPr>
            <w:ind w:left="240" w:right="175"/>
            <w:contextualSpacing/>
          </w:pPr>
        </w:pPrChange>
      </w:pPr>
    </w:p>
    <w:p w:rsidR="00D920D4" w:rsidRPr="008569B8" w:rsidRDefault="00D920D4" w:rsidP="00005215">
      <w:pPr>
        <w:ind w:left="90" w:right="175"/>
        <w:contextualSpacing/>
        <w:rPr>
          <w:rFonts w:ascii="Calibri" w:eastAsia="Calibri" w:hAnsi="Calibri"/>
          <w:rPrChange w:id="28" w:author="Goldschmidt, Michael" w:date="2016-05-19T23:03:00Z">
            <w:rPr>
              <w:rFonts w:ascii="Calibri" w:eastAsia="Calibri" w:hAnsi="Calibri"/>
            </w:rPr>
          </w:rPrChange>
        </w:rPr>
        <w:pPrChange w:id="29" w:author="Goldschmidt, Michael" w:date="2016-05-19T23:11:00Z">
          <w:pPr>
            <w:ind w:left="240" w:right="175"/>
            <w:contextualSpacing/>
          </w:pPr>
        </w:pPrChange>
      </w:pPr>
      <w:r w:rsidRPr="008569B8">
        <w:rPr>
          <w:rFonts w:ascii="Calibri" w:eastAsia="Calibri" w:hAnsi="Calibri"/>
          <w:rPrChange w:id="30" w:author="Goldschmidt, Michael" w:date="2016-05-19T23:03:00Z">
            <w:rPr>
              <w:rFonts w:ascii="Calibri" w:eastAsia="Calibri" w:hAnsi="Calibri"/>
            </w:rPr>
          </w:rPrChange>
        </w:rPr>
        <w:t xml:space="preserve">Children and adults can be injured or poisoned by accident. This can happen if products are misused, </w:t>
      </w:r>
      <w:r w:rsidRPr="008569B8">
        <w:rPr>
          <w:rFonts w:ascii="Calibri" w:eastAsia="Calibri" w:hAnsi="Calibri" w:cs="Calibri"/>
          <w:rPrChange w:id="31" w:author="Goldschmidt, Michael" w:date="2016-05-19T23:03:00Z">
            <w:rPr>
              <w:rFonts w:ascii="Calibri" w:eastAsia="Calibri" w:hAnsi="Calibri" w:cs="Calibri"/>
              <w:spacing w:val="-3"/>
            </w:rPr>
          </w:rPrChange>
        </w:rPr>
        <w:t xml:space="preserve">stored or disposed in the wrong way. Eating or </w:t>
      </w:r>
      <w:r w:rsidRPr="008569B8">
        <w:rPr>
          <w:rFonts w:ascii="Calibri" w:eastAsia="Calibri" w:hAnsi="Calibri"/>
          <w:rPrChange w:id="32" w:author="Goldschmidt, Michael" w:date="2016-05-19T23:03:00Z">
            <w:rPr>
              <w:rFonts w:ascii="Calibri" w:eastAsia="Calibri" w:hAnsi="Calibri"/>
            </w:rPr>
          </w:rPrChange>
        </w:rPr>
        <w:t>drinking a hazardous product is very dangerous, sometimes deadly. Children have smaller bodies that are growing so chemicals can harm them more.</w:t>
      </w:r>
    </w:p>
    <w:p w:rsidR="00D920D4" w:rsidRPr="008569B8" w:rsidRDefault="00D920D4" w:rsidP="00005215">
      <w:pPr>
        <w:ind w:left="90"/>
        <w:contextualSpacing/>
        <w:rPr>
          <w:rFonts w:ascii="Calibri" w:eastAsia="Calibri" w:hAnsi="Calibri"/>
          <w:rPrChange w:id="33" w:author="Goldschmidt, Michael" w:date="2016-05-19T23:03:00Z">
            <w:rPr>
              <w:rFonts w:ascii="Calibri" w:eastAsia="Calibri" w:hAnsi="Calibri"/>
            </w:rPr>
          </w:rPrChange>
        </w:rPr>
        <w:pPrChange w:id="34" w:author="Goldschmidt, Michael" w:date="2016-05-19T23:11:00Z">
          <w:pPr>
            <w:contextualSpacing/>
          </w:pPr>
        </w:pPrChange>
      </w:pPr>
    </w:p>
    <w:p w:rsidR="00D920D4" w:rsidRPr="008569B8" w:rsidRDefault="00D920D4" w:rsidP="00005215">
      <w:pPr>
        <w:ind w:left="90" w:right="336"/>
        <w:contextualSpacing/>
        <w:rPr>
          <w:rFonts w:ascii="Calibri" w:eastAsia="Calibri" w:hAnsi="Calibri" w:cs="Calibri"/>
          <w:rPrChange w:id="35" w:author="Goldschmidt, Michael" w:date="2016-05-19T23:03:00Z">
            <w:rPr>
              <w:rFonts w:ascii="Calibri" w:eastAsia="Calibri" w:hAnsi="Calibri" w:cs="Calibri"/>
            </w:rPr>
          </w:rPrChange>
        </w:rPr>
        <w:pPrChange w:id="36" w:author="Goldschmidt, Michael" w:date="2016-05-19T23:11:00Z">
          <w:pPr>
            <w:ind w:left="240" w:right="336"/>
            <w:contextualSpacing/>
          </w:pPr>
        </w:pPrChange>
      </w:pPr>
      <w:r w:rsidRPr="008569B8">
        <w:rPr>
          <w:rFonts w:ascii="Calibri" w:eastAsia="Calibri" w:hAnsi="Calibri"/>
          <w:rPrChange w:id="37" w:author="Goldschmidt, Michael" w:date="2016-05-19T23:03:00Z">
            <w:rPr>
              <w:rFonts w:ascii="Calibri" w:eastAsia="Calibri" w:hAnsi="Calibri"/>
            </w:rPr>
          </w:rPrChange>
        </w:rPr>
        <w:t>Some hazardous products can burn just by touching them</w:t>
      </w:r>
      <w:ins w:id="38" w:author="Goldschmidt, Michael" w:date="2016-05-19T23:06:00Z">
        <w:r w:rsidR="00005215">
          <w:rPr>
            <w:rFonts w:ascii="Calibri" w:eastAsia="Calibri" w:hAnsi="Calibri"/>
          </w:rPr>
          <w:t xml:space="preserve"> and s</w:t>
        </w:r>
      </w:ins>
      <w:del w:id="39" w:author="Goldschmidt, Michael" w:date="2016-05-19T23:06:00Z">
        <w:r w:rsidRPr="008569B8" w:rsidDel="00005215">
          <w:rPr>
            <w:rFonts w:ascii="Calibri" w:eastAsia="Calibri" w:hAnsi="Calibri"/>
            <w:rPrChange w:id="40" w:author="Goldschmidt, Michael" w:date="2016-05-19T23:03:00Z">
              <w:rPr>
                <w:rFonts w:ascii="Calibri" w:eastAsia="Calibri" w:hAnsi="Calibri"/>
              </w:rPr>
            </w:rPrChange>
          </w:rPr>
          <w:delText>. S</w:delText>
        </w:r>
      </w:del>
      <w:r w:rsidRPr="008569B8">
        <w:rPr>
          <w:rFonts w:ascii="Calibri" w:eastAsia="Calibri" w:hAnsi="Calibri"/>
          <w:rPrChange w:id="41" w:author="Goldschmidt, Michael" w:date="2016-05-19T23:03:00Z">
            <w:rPr>
              <w:rFonts w:ascii="Calibri" w:eastAsia="Calibri" w:hAnsi="Calibri"/>
            </w:rPr>
          </w:rPrChange>
        </w:rPr>
        <w:t xml:space="preserve">ome can poison through </w:t>
      </w:r>
      <w:ins w:id="42" w:author="Goldschmidt, Michael" w:date="2016-05-19T23:06:00Z">
        <w:r w:rsidR="00005215">
          <w:rPr>
            <w:rFonts w:ascii="Calibri" w:eastAsia="Calibri" w:hAnsi="Calibri"/>
          </w:rPr>
          <w:t xml:space="preserve">the </w:t>
        </w:r>
      </w:ins>
      <w:r w:rsidRPr="008569B8">
        <w:rPr>
          <w:rFonts w:ascii="Calibri" w:eastAsia="Calibri" w:hAnsi="Calibri"/>
          <w:rPrChange w:id="43" w:author="Goldschmidt, Michael" w:date="2016-05-19T23:03:00Z">
            <w:rPr>
              <w:rFonts w:ascii="Calibri" w:eastAsia="Calibri" w:hAnsi="Calibri"/>
            </w:rPr>
          </w:rPrChange>
        </w:rPr>
        <w:t>skin if they are touched</w:t>
      </w:r>
      <w:del w:id="44" w:author="Goldschmidt, Michael" w:date="2016-05-19T23:06:00Z">
        <w:r w:rsidRPr="008569B8" w:rsidDel="00005215">
          <w:rPr>
            <w:rFonts w:ascii="Calibri" w:eastAsia="Calibri" w:hAnsi="Calibri"/>
            <w:rPrChange w:id="45" w:author="Goldschmidt, Michael" w:date="2016-05-19T23:03:00Z">
              <w:rPr>
                <w:rFonts w:ascii="Calibri" w:eastAsia="Calibri" w:hAnsi="Calibri"/>
                <w:spacing w:val="4"/>
              </w:rPr>
            </w:rPrChange>
          </w:rPr>
          <w:delText xml:space="preserve"> or could itch or burn</w:delText>
        </w:r>
      </w:del>
      <w:r w:rsidRPr="008569B8">
        <w:rPr>
          <w:rFonts w:ascii="Calibri" w:eastAsia="Calibri" w:hAnsi="Calibri"/>
          <w:rPrChange w:id="46" w:author="Goldschmidt, Michael" w:date="2016-05-19T23:03:00Z">
            <w:rPr>
              <w:rFonts w:ascii="Calibri" w:eastAsia="Calibri" w:hAnsi="Calibri"/>
            </w:rPr>
          </w:rPrChange>
        </w:rPr>
        <w:t xml:space="preserve">. </w:t>
      </w:r>
      <w:r w:rsidRPr="008569B8">
        <w:rPr>
          <w:rFonts w:ascii="Calibri" w:eastAsia="Calibri" w:hAnsi="Calibri" w:cs="Calibri"/>
          <w:rPrChange w:id="47" w:author="Goldschmidt, Michael" w:date="2016-05-19T23:03:00Z">
            <w:rPr>
              <w:rFonts w:ascii="Calibri" w:eastAsia="Calibri" w:hAnsi="Calibri" w:cs="Calibri"/>
            </w:rPr>
          </w:rPrChange>
        </w:rPr>
        <w:t xml:space="preserve">Others can also poison a person when they breathe them </w:t>
      </w:r>
      <w:r w:rsidRPr="008569B8">
        <w:rPr>
          <w:rFonts w:ascii="Calibri" w:eastAsia="Calibri" w:hAnsi="Calibri"/>
          <w:rPrChange w:id="48" w:author="Goldschmidt, Michael" w:date="2016-05-19T23:03:00Z">
            <w:rPr>
              <w:rFonts w:ascii="Calibri" w:eastAsia="Calibri" w:hAnsi="Calibri"/>
            </w:rPr>
          </w:rPrChange>
        </w:rPr>
        <w:t>in. Exposure to these chemicals might make a person feel sick to their stomach or dizzy</w:t>
      </w:r>
      <w:ins w:id="49" w:author="Goldschmidt, Michael" w:date="2016-05-19T23:06:00Z">
        <w:r w:rsidR="00005215">
          <w:rPr>
            <w:rFonts w:ascii="Calibri" w:eastAsia="Calibri" w:hAnsi="Calibri"/>
          </w:rPr>
          <w:t xml:space="preserve"> and t</w:t>
        </w:r>
      </w:ins>
      <w:del w:id="50" w:author="Goldschmidt, Michael" w:date="2016-05-19T23:06:00Z">
        <w:r w:rsidRPr="008569B8" w:rsidDel="00005215">
          <w:rPr>
            <w:rFonts w:ascii="Calibri" w:eastAsia="Calibri" w:hAnsi="Calibri"/>
            <w:rPrChange w:id="51" w:author="Goldschmidt, Michael" w:date="2016-05-19T23:03:00Z">
              <w:rPr>
                <w:rFonts w:ascii="Calibri" w:eastAsia="Calibri" w:hAnsi="Calibri"/>
              </w:rPr>
            </w:rPrChange>
          </w:rPr>
          <w:delText xml:space="preserve">. </w:delText>
        </w:r>
      </w:del>
      <w:del w:id="52" w:author="Goldschmidt, Michael" w:date="2016-05-19T23:07:00Z">
        <w:r w:rsidRPr="008569B8" w:rsidDel="00005215">
          <w:rPr>
            <w:rFonts w:ascii="Calibri" w:eastAsia="Calibri" w:hAnsi="Calibri"/>
            <w:rPrChange w:id="53" w:author="Goldschmidt, Michael" w:date="2016-05-19T23:03:00Z">
              <w:rPr>
                <w:rFonts w:ascii="Calibri" w:eastAsia="Calibri" w:hAnsi="Calibri"/>
                <w:spacing w:val="4"/>
              </w:rPr>
            </w:rPrChange>
          </w:rPr>
          <w:delText>T</w:delText>
        </w:r>
      </w:del>
      <w:r w:rsidRPr="008569B8">
        <w:rPr>
          <w:rFonts w:ascii="Calibri" w:eastAsia="Calibri" w:hAnsi="Calibri"/>
          <w:rPrChange w:id="54" w:author="Goldschmidt, Michael" w:date="2016-05-19T23:03:00Z">
            <w:rPr>
              <w:rFonts w:ascii="Calibri" w:eastAsia="Calibri" w:hAnsi="Calibri"/>
              <w:spacing w:val="4"/>
            </w:rPr>
          </w:rPrChange>
        </w:rPr>
        <w:t xml:space="preserve">heir </w:t>
      </w:r>
      <w:r w:rsidRPr="008569B8">
        <w:rPr>
          <w:rFonts w:ascii="Calibri" w:eastAsia="Calibri" w:hAnsi="Calibri" w:cs="Calibri"/>
          <w:rPrChange w:id="55" w:author="Goldschmidt, Michael" w:date="2016-05-19T23:03:00Z">
            <w:rPr>
              <w:rFonts w:ascii="Calibri" w:eastAsia="Calibri" w:hAnsi="Calibri" w:cs="Calibri"/>
              <w:spacing w:val="-2"/>
            </w:rPr>
          </w:rPrChange>
        </w:rPr>
        <w:t xml:space="preserve">eyes might water, sting or hurt. </w:t>
      </w:r>
      <w:ins w:id="56" w:author="Goldschmidt, Michael" w:date="2016-05-19T23:07:00Z">
        <w:r w:rsidR="00005215">
          <w:rPr>
            <w:rFonts w:ascii="Calibri" w:eastAsia="Calibri" w:hAnsi="Calibri" w:cs="Calibri"/>
          </w:rPr>
          <w:t>Other c</w:t>
        </w:r>
      </w:ins>
      <w:del w:id="57" w:author="Goldschmidt, Michael" w:date="2016-05-19T23:07:00Z">
        <w:r w:rsidRPr="008569B8" w:rsidDel="00005215">
          <w:rPr>
            <w:rFonts w:ascii="Calibri" w:eastAsia="Calibri" w:hAnsi="Calibri" w:cs="Calibri"/>
            <w:rPrChange w:id="58" w:author="Goldschmidt, Michael" w:date="2016-05-19T23:03:00Z">
              <w:rPr>
                <w:rFonts w:ascii="Calibri" w:eastAsia="Calibri" w:hAnsi="Calibri" w:cs="Calibri"/>
              </w:rPr>
            </w:rPrChange>
          </w:rPr>
          <w:delText>C</w:delText>
        </w:r>
      </w:del>
      <w:r w:rsidRPr="008569B8">
        <w:rPr>
          <w:rFonts w:ascii="Calibri" w:eastAsia="Calibri" w:hAnsi="Calibri" w:cs="Calibri"/>
          <w:rPrChange w:id="59" w:author="Goldschmidt, Michael" w:date="2016-05-19T23:03:00Z">
            <w:rPr>
              <w:rFonts w:ascii="Calibri" w:eastAsia="Calibri" w:hAnsi="Calibri" w:cs="Calibri"/>
            </w:rPr>
          </w:rPrChange>
        </w:rPr>
        <w:t xml:space="preserve">ommon reactions are headaches or nasal congestion. </w:t>
      </w:r>
    </w:p>
    <w:p w:rsidR="00D920D4" w:rsidRPr="008569B8" w:rsidRDefault="00D920D4" w:rsidP="00005215">
      <w:pPr>
        <w:ind w:left="90" w:right="336"/>
        <w:contextualSpacing/>
        <w:rPr>
          <w:rFonts w:ascii="Calibri" w:eastAsia="Calibri" w:hAnsi="Calibri" w:cs="Calibri"/>
          <w:rPrChange w:id="60" w:author="Goldschmidt, Michael" w:date="2016-05-19T23:03:00Z">
            <w:rPr>
              <w:rFonts w:ascii="Calibri" w:eastAsia="Calibri" w:hAnsi="Calibri" w:cs="Calibri"/>
            </w:rPr>
          </w:rPrChange>
        </w:rPr>
        <w:pPrChange w:id="61" w:author="Goldschmidt, Michael" w:date="2016-05-19T23:11:00Z">
          <w:pPr>
            <w:ind w:left="240" w:right="336"/>
            <w:contextualSpacing/>
          </w:pPr>
        </w:pPrChange>
      </w:pPr>
    </w:p>
    <w:p w:rsidR="00D920D4" w:rsidRPr="008569B8" w:rsidRDefault="00D920D4" w:rsidP="00005215">
      <w:pPr>
        <w:ind w:left="90"/>
        <w:contextualSpacing/>
        <w:rPr>
          <w:rPrChange w:id="62" w:author="Goldschmidt, Michael" w:date="2016-05-19T23:03:00Z">
            <w:rPr/>
          </w:rPrChange>
        </w:rPr>
        <w:pPrChange w:id="63" w:author="Goldschmidt, Michael" w:date="2016-05-19T23:11:00Z">
          <w:pPr>
            <w:ind w:left="270"/>
            <w:contextualSpacing/>
          </w:pPr>
        </w:pPrChange>
      </w:pPr>
      <w:r w:rsidRPr="008569B8">
        <w:rPr>
          <w:rFonts w:ascii="Calibri" w:eastAsia="Calibri" w:hAnsi="Calibri" w:cs="Calibri"/>
          <w:rPrChange w:id="64" w:author="Goldschmidt, Michael" w:date="2016-05-19T23:03:00Z">
            <w:rPr>
              <w:rFonts w:ascii="Calibri" w:eastAsia="Calibri" w:hAnsi="Calibri" w:cs="Calibri"/>
            </w:rPr>
          </w:rPrChange>
        </w:rPr>
        <w:t xml:space="preserve">Sometimes a person can know right away if a family member </w:t>
      </w:r>
      <w:r w:rsidRPr="008569B8">
        <w:rPr>
          <w:rFonts w:ascii="Calibri" w:eastAsia="Calibri" w:hAnsi="Calibri"/>
          <w:rPrChange w:id="65" w:author="Goldschmidt, Michael" w:date="2016-05-19T23:03:00Z">
            <w:rPr>
              <w:rFonts w:ascii="Calibri" w:eastAsia="Calibri" w:hAnsi="Calibri"/>
            </w:rPr>
          </w:rPrChange>
        </w:rPr>
        <w:t xml:space="preserve">has been poisoned by a hazardous product. </w:t>
      </w:r>
      <w:r w:rsidRPr="008569B8">
        <w:rPr>
          <w:rFonts w:ascii="Calibri" w:eastAsia="Calibri" w:hAnsi="Calibri" w:cs="Calibri"/>
          <w:rPrChange w:id="66" w:author="Goldschmidt, Michael" w:date="2016-05-19T23:03:00Z">
            <w:rPr>
              <w:rFonts w:ascii="Calibri" w:eastAsia="Calibri" w:hAnsi="Calibri" w:cs="Calibri"/>
            </w:rPr>
          </w:rPrChange>
        </w:rPr>
        <w:t xml:space="preserve">But some problems don’t show up for a long time. </w:t>
      </w:r>
      <w:r w:rsidRPr="008569B8">
        <w:rPr>
          <w:rFonts w:ascii="Calibri" w:eastAsia="Calibri" w:hAnsi="Calibri"/>
          <w:rPrChange w:id="67" w:author="Goldschmidt, Michael" w:date="2016-05-19T23:03:00Z">
            <w:rPr>
              <w:rFonts w:ascii="Calibri" w:eastAsia="Calibri" w:hAnsi="Calibri"/>
            </w:rPr>
          </w:rPrChange>
        </w:rPr>
        <w:t>Some chemicals can also change how a child grows and develops. Long-term contact with some products can cause cancer or damage to lungs or other organs.</w:t>
      </w:r>
    </w:p>
    <w:p w:rsidR="00D920D4" w:rsidRPr="008569B8" w:rsidRDefault="00D920D4" w:rsidP="00005215">
      <w:pPr>
        <w:ind w:left="180"/>
        <w:contextualSpacing/>
        <w:rPr>
          <w:rPrChange w:id="68" w:author="Goldschmidt, Michael" w:date="2016-05-19T23:03:00Z">
            <w:rPr/>
          </w:rPrChange>
        </w:rPr>
        <w:pPrChange w:id="69" w:author="Goldschmidt, Michael" w:date="2016-05-19T23:11:00Z">
          <w:pPr>
            <w:ind w:left="270"/>
            <w:contextualSpacing/>
          </w:pPr>
        </w:pPrChange>
      </w:pPr>
    </w:p>
    <w:p w:rsidR="000F0510" w:rsidRPr="008569B8" w:rsidRDefault="00005215" w:rsidP="00005215">
      <w:pPr>
        <w:spacing w:before="85"/>
        <w:ind w:left="180" w:right="5"/>
        <w:contextualSpacing/>
        <w:rPr>
          <w:rFonts w:ascii="Calibri" w:eastAsia="Calibri" w:hAnsi="Calibri"/>
          <w:rPrChange w:id="70" w:author="Goldschmidt, Michael" w:date="2016-05-19T23:03:00Z">
            <w:rPr>
              <w:rFonts w:ascii="Calibri" w:eastAsia="Calibri" w:hAnsi="Calibri"/>
            </w:rPr>
          </w:rPrChange>
        </w:rPr>
        <w:pPrChange w:id="71" w:author="Goldschmidt, Michael" w:date="2016-05-19T23:11:00Z">
          <w:pPr>
            <w:spacing w:before="85" w:line="288" w:lineRule="exact"/>
            <w:ind w:left="270" w:right="5"/>
          </w:pPr>
        </w:pPrChange>
      </w:pPr>
      <w:r w:rsidRPr="008569B8">
        <w:rPr>
          <w:noProof/>
          <w:rPrChange w:id="72" w:author="Goldschmidt, Michael" w:date="2016-05-19T23:03:00Z">
            <w:rPr>
              <w:noProof/>
            </w:rPr>
          </w:rPrChange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7EB6E9EB" wp14:editId="4A38EA83">
                <wp:simplePos x="0" y="0"/>
                <wp:positionH relativeFrom="column">
                  <wp:posOffset>-381000</wp:posOffset>
                </wp:positionH>
                <wp:positionV relativeFrom="paragraph">
                  <wp:posOffset>60960</wp:posOffset>
                </wp:positionV>
                <wp:extent cx="7762875" cy="457200"/>
                <wp:effectExtent l="0" t="0" r="9525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2875" cy="4572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888" w:rsidRPr="00DB56EC" w:rsidRDefault="00FC2888" w:rsidP="00D51BC1">
                            <w:pPr>
                              <w:pStyle w:val="Heading4"/>
                              <w:spacing w:line="255" w:lineRule="auto"/>
                              <w:ind w:left="0" w:right="215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DB56EC">
                              <w:rPr>
                                <w:b/>
                                <w:i/>
                                <w:color w:val="0079C1"/>
                              </w:rPr>
                              <w:t xml:space="preserve">Where Do </w:t>
                            </w:r>
                            <w:r>
                              <w:rPr>
                                <w:b/>
                                <w:i/>
                                <w:color w:val="0079C1"/>
                              </w:rPr>
                              <w:t>Household Chemicals</w:t>
                            </w:r>
                            <w:r w:rsidRPr="00DB56EC">
                              <w:rPr>
                                <w:b/>
                                <w:i/>
                                <w:color w:val="0079C1"/>
                              </w:rPr>
                              <w:t xml:space="preserve"> Risk</w:t>
                            </w:r>
                            <w:r>
                              <w:rPr>
                                <w:b/>
                                <w:i/>
                                <w:color w:val="0079C1"/>
                              </w:rPr>
                              <w:t>s</w:t>
                            </w:r>
                            <w:r w:rsidRPr="00DB56EC">
                              <w:rPr>
                                <w:b/>
                                <w:i/>
                                <w:color w:val="0079C1"/>
                              </w:rPr>
                              <w:t xml:space="preserve"> Come From?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left:0;text-align:left;margin-left:-30pt;margin-top:4.8pt;width:611.25pt;height:36pt;z-index:251659264;visibility:visible;mso-wrap-style:square;mso-width-percent:0;mso-height-percent:0;mso-wrap-distance-left:9pt;mso-wrap-distance-top:7.2pt;mso-wrap-distance-right:9pt;mso-wrap-distance-bottom:7.2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" fillcolor="#c6d9f1 [671]" stroked="f">
                <v:textbox>
                  <w:txbxContent>
                    <w:p w:rsidR="00FC2888" w:rsidRPr="00DB56EC" w:rsidRDefault="00FC2888" w:rsidP="00D51BC1">
                      <w:pPr>
                        <w:pStyle w:val="Heading4"/>
                        <w:spacing w:line="255" w:lineRule="auto"/>
                        <w:ind w:left="0" w:right="215"/>
                        <w:jc w:val="center"/>
                        <w:rPr>
                          <w:b/>
                          <w:i/>
                        </w:rPr>
                      </w:pPr>
                      <w:r w:rsidRPr="00DB56EC">
                        <w:rPr>
                          <w:b/>
                          <w:i/>
                          <w:color w:val="0079C1"/>
                        </w:rPr>
                        <w:t xml:space="preserve">Where Do </w:t>
                      </w:r>
                      <w:r>
                        <w:rPr>
                          <w:b/>
                          <w:i/>
                          <w:color w:val="0079C1"/>
                        </w:rPr>
                        <w:t>Household Chemicals</w:t>
                      </w:r>
                      <w:r w:rsidRPr="00DB56EC">
                        <w:rPr>
                          <w:b/>
                          <w:i/>
                          <w:color w:val="0079C1"/>
                        </w:rPr>
                        <w:t xml:space="preserve"> Risk</w:t>
                      </w:r>
                      <w:r>
                        <w:rPr>
                          <w:b/>
                          <w:i/>
                          <w:color w:val="0079C1"/>
                        </w:rPr>
                        <w:t>s</w:t>
                      </w:r>
                      <w:r w:rsidRPr="00DB56EC">
                        <w:rPr>
                          <w:b/>
                          <w:i/>
                          <w:color w:val="0079C1"/>
                        </w:rPr>
                        <w:t xml:space="preserve"> Come From?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del w:id="73" w:author="Goldschmidt, Michael" w:date="2016-05-19T23:02:00Z">
        <w:r w:rsidR="00E13C46" w:rsidRPr="008569B8" w:rsidDel="008569B8">
          <w:rPr>
            <w:rFonts w:ascii="Calibri" w:eastAsia="Calibri" w:hAnsi="Calibri" w:cs="Calibri"/>
            <w:b/>
            <w:sz w:val="40"/>
            <w:szCs w:val="40"/>
            <w:rPrChange w:id="74" w:author="Goldschmidt, Michael" w:date="2016-05-19T23:03:00Z">
              <w:rPr>
                <w:rFonts w:ascii="Calibri" w:eastAsia="Calibri" w:hAnsi="Calibri" w:cs="Calibri"/>
                <w:b/>
                <w:sz w:val="40"/>
                <w:szCs w:val="40"/>
              </w:rPr>
            </w:rPrChange>
          </w:rPr>
          <w:delText xml:space="preserve">A </w:delText>
        </w:r>
      </w:del>
      <w:ins w:id="75" w:author="Goldschmidt, Michael" w:date="2016-05-19T23:08:00Z">
        <w:r>
          <w:rPr>
            <w:rFonts w:ascii="Calibri" w:eastAsia="Calibri" w:hAnsi="Calibri" w:cs="Calibri"/>
          </w:rPr>
          <w:t>H</w:t>
        </w:r>
      </w:ins>
      <w:del w:id="76" w:author="Goldschmidt, Michael" w:date="2016-05-19T23:02:00Z">
        <w:r w:rsidR="000F0510" w:rsidRPr="008569B8" w:rsidDel="008569B8">
          <w:rPr>
            <w:rFonts w:ascii="Calibri" w:eastAsia="Calibri" w:hAnsi="Calibri" w:cs="Calibri"/>
            <w:rPrChange w:id="77" w:author="Goldschmidt, Michael" w:date="2016-05-19T23:03:00Z">
              <w:rPr>
                <w:rFonts w:ascii="Calibri" w:eastAsia="Calibri" w:hAnsi="Calibri" w:cs="Calibri"/>
              </w:rPr>
            </w:rPrChange>
          </w:rPr>
          <w:delText>h</w:delText>
        </w:r>
      </w:del>
      <w:r w:rsidR="000F0510" w:rsidRPr="008569B8">
        <w:rPr>
          <w:rFonts w:ascii="Calibri" w:eastAsia="Calibri" w:hAnsi="Calibri" w:cs="Calibri"/>
          <w:rPrChange w:id="78" w:author="Goldschmidt, Michael" w:date="2016-05-19T23:03:00Z">
            <w:rPr>
              <w:rFonts w:ascii="Calibri" w:eastAsia="Calibri" w:hAnsi="Calibri" w:cs="Calibri"/>
            </w:rPr>
          </w:rPrChange>
        </w:rPr>
        <w:t>azardous household chemical</w:t>
      </w:r>
      <w:ins w:id="79" w:author="Goldschmidt, Michael" w:date="2016-05-19T23:08:00Z">
        <w:r>
          <w:rPr>
            <w:rFonts w:ascii="Calibri" w:eastAsia="Calibri" w:hAnsi="Calibri" w:cs="Calibri"/>
          </w:rPr>
          <w:t>s are</w:t>
        </w:r>
      </w:ins>
      <w:ins w:id="80" w:author="Goldschmidt, Michael" w:date="2016-05-19T23:09:00Z">
        <w:r>
          <w:rPr>
            <w:rFonts w:ascii="Calibri" w:eastAsia="Calibri" w:hAnsi="Calibri" w:cs="Calibri"/>
          </w:rPr>
          <w:t xml:space="preserve"> </w:t>
        </w:r>
      </w:ins>
      <w:del w:id="81" w:author="Goldschmidt, Michael" w:date="2016-05-19T23:08:00Z">
        <w:r w:rsidR="000F0510" w:rsidRPr="008569B8" w:rsidDel="00005215">
          <w:rPr>
            <w:rFonts w:ascii="Calibri" w:eastAsia="Calibri" w:hAnsi="Calibri" w:cs="Calibri"/>
            <w:rPrChange w:id="82" w:author="Goldschmidt, Michael" w:date="2016-05-19T23:03:00Z">
              <w:rPr>
                <w:rFonts w:ascii="Calibri" w:eastAsia="Calibri" w:hAnsi="Calibri" w:cs="Calibri"/>
                <w:spacing w:val="5"/>
              </w:rPr>
            </w:rPrChange>
          </w:rPr>
          <w:delText xml:space="preserve"> is a </w:delText>
        </w:r>
      </w:del>
      <w:r w:rsidR="000F0510" w:rsidRPr="008569B8">
        <w:rPr>
          <w:rFonts w:ascii="Calibri" w:eastAsia="Calibri" w:hAnsi="Calibri" w:cs="Calibri"/>
          <w:rPrChange w:id="83" w:author="Goldschmidt, Michael" w:date="2016-05-19T23:03:00Z">
            <w:rPr>
              <w:rFonts w:ascii="Calibri" w:eastAsia="Calibri" w:hAnsi="Calibri" w:cs="Calibri"/>
            </w:rPr>
          </w:rPrChange>
        </w:rPr>
        <w:t>product</w:t>
      </w:r>
      <w:ins w:id="84" w:author="Goldschmidt, Michael" w:date="2016-05-19T23:08:00Z">
        <w:r>
          <w:rPr>
            <w:rFonts w:ascii="Calibri" w:eastAsia="Calibri" w:hAnsi="Calibri" w:cs="Calibri"/>
          </w:rPr>
          <w:t>s</w:t>
        </w:r>
      </w:ins>
      <w:r w:rsidR="000F0510" w:rsidRPr="008569B8">
        <w:rPr>
          <w:rFonts w:ascii="Calibri" w:eastAsia="Calibri" w:hAnsi="Calibri" w:cs="Calibri"/>
          <w:rPrChange w:id="85" w:author="Goldschmidt, Michael" w:date="2016-05-19T23:03:00Z">
            <w:rPr>
              <w:rFonts w:ascii="Calibri" w:eastAsia="Calibri" w:hAnsi="Calibri" w:cs="Calibri"/>
            </w:rPr>
          </w:rPrChange>
        </w:rPr>
        <w:t xml:space="preserve"> </w:t>
      </w:r>
      <w:r w:rsidR="00E13C46" w:rsidRPr="008569B8">
        <w:rPr>
          <w:rFonts w:ascii="Calibri" w:eastAsia="Calibri" w:hAnsi="Calibri" w:cs="Calibri"/>
          <w:rPrChange w:id="86" w:author="Goldschmidt, Michael" w:date="2016-05-19T23:03:00Z">
            <w:rPr>
              <w:rFonts w:ascii="Calibri" w:eastAsia="Calibri" w:hAnsi="Calibri" w:cs="Calibri"/>
            </w:rPr>
          </w:rPrChange>
        </w:rPr>
        <w:t>for</w:t>
      </w:r>
      <w:r w:rsidR="000F0510" w:rsidRPr="008569B8">
        <w:rPr>
          <w:rFonts w:ascii="Calibri" w:eastAsia="Calibri" w:hAnsi="Calibri"/>
          <w:rPrChange w:id="87" w:author="Goldschmidt, Michael" w:date="2016-05-19T23:03:00Z">
            <w:rPr>
              <w:rFonts w:ascii="Calibri" w:eastAsia="Calibri" w:hAnsi="Calibri"/>
              <w:spacing w:val="3"/>
            </w:rPr>
          </w:rPrChange>
        </w:rPr>
        <w:t xml:space="preserve"> use around </w:t>
      </w:r>
      <w:r w:rsidR="00E13C46" w:rsidRPr="008569B8">
        <w:rPr>
          <w:rFonts w:ascii="Calibri" w:eastAsia="Calibri" w:hAnsi="Calibri"/>
          <w:rPrChange w:id="88" w:author="Goldschmidt, Michael" w:date="2016-05-19T23:03:00Z">
            <w:rPr>
              <w:rFonts w:ascii="Calibri" w:eastAsia="Calibri" w:hAnsi="Calibri"/>
              <w:spacing w:val="3"/>
            </w:rPr>
          </w:rPrChange>
        </w:rPr>
        <w:t>a</w:t>
      </w:r>
      <w:r w:rsidR="000F0510" w:rsidRPr="008569B8">
        <w:rPr>
          <w:rFonts w:ascii="Calibri" w:eastAsia="Calibri" w:hAnsi="Calibri"/>
          <w:rPrChange w:id="89" w:author="Goldschmidt, Michael" w:date="2016-05-19T23:03:00Z">
            <w:rPr>
              <w:rFonts w:ascii="Calibri" w:eastAsia="Calibri" w:hAnsi="Calibri"/>
              <w:spacing w:val="4"/>
            </w:rPr>
          </w:rPrChange>
        </w:rPr>
        <w:t xml:space="preserve"> house </w:t>
      </w:r>
      <w:ins w:id="90" w:author="Goldschmidt, Michael" w:date="2016-05-19T23:08:00Z">
        <w:r>
          <w:rPr>
            <w:rFonts w:ascii="Calibri" w:eastAsia="Calibri" w:hAnsi="Calibri"/>
          </w:rPr>
          <w:t xml:space="preserve">or yard </w:t>
        </w:r>
      </w:ins>
      <w:r w:rsidR="000F0510" w:rsidRPr="008569B8">
        <w:rPr>
          <w:rFonts w:ascii="Calibri" w:eastAsia="Calibri" w:hAnsi="Calibri"/>
          <w:rPrChange w:id="91" w:author="Goldschmidt, Michael" w:date="2016-05-19T23:03:00Z">
            <w:rPr>
              <w:rFonts w:ascii="Calibri" w:eastAsia="Calibri" w:hAnsi="Calibri"/>
            </w:rPr>
          </w:rPrChange>
        </w:rPr>
        <w:t>that can be harmful or poisonous. It can</w:t>
      </w:r>
      <w:r w:rsidR="00E13C46" w:rsidRPr="008569B8">
        <w:rPr>
          <w:rFonts w:ascii="Calibri" w:eastAsia="Calibri" w:hAnsi="Calibri"/>
          <w:rPrChange w:id="92" w:author="Goldschmidt, Michael" w:date="2016-05-19T23:03:00Z">
            <w:rPr>
              <w:rFonts w:ascii="Calibri" w:eastAsia="Calibri" w:hAnsi="Calibri"/>
              <w:spacing w:val="3"/>
            </w:rPr>
          </w:rPrChange>
        </w:rPr>
        <w:t xml:space="preserve"> </w:t>
      </w:r>
      <w:r w:rsidR="000F0510" w:rsidRPr="008569B8">
        <w:rPr>
          <w:rFonts w:ascii="Calibri" w:eastAsia="Calibri" w:hAnsi="Calibri"/>
          <w:rPrChange w:id="93" w:author="Goldschmidt, Michael" w:date="2016-05-19T23:03:00Z">
            <w:rPr>
              <w:rFonts w:ascii="Calibri" w:eastAsia="Calibri" w:hAnsi="Calibri"/>
            </w:rPr>
          </w:rPrChange>
        </w:rPr>
        <w:t xml:space="preserve">hurt someone if it’s not used the right way. Here are some common </w:t>
      </w:r>
      <w:r w:rsidR="00E13C46" w:rsidRPr="008569B8">
        <w:rPr>
          <w:rFonts w:ascii="Calibri" w:eastAsia="Calibri" w:hAnsi="Calibri"/>
          <w:rPrChange w:id="94" w:author="Goldschmidt, Michael" w:date="2016-05-19T23:03:00Z">
            <w:rPr>
              <w:rFonts w:ascii="Calibri" w:eastAsia="Calibri" w:hAnsi="Calibri"/>
            </w:rPr>
          </w:rPrChange>
        </w:rPr>
        <w:t>examples</w:t>
      </w:r>
      <w:r w:rsidR="000F0510" w:rsidRPr="008569B8">
        <w:rPr>
          <w:rFonts w:ascii="Calibri" w:eastAsia="Calibri" w:hAnsi="Calibri"/>
          <w:rPrChange w:id="95" w:author="Goldschmidt, Michael" w:date="2016-05-19T23:03:00Z">
            <w:rPr>
              <w:rFonts w:ascii="Calibri" w:eastAsia="Calibri" w:hAnsi="Calibri"/>
            </w:rPr>
          </w:rPrChange>
        </w:rPr>
        <w:t>:</w:t>
      </w:r>
    </w:p>
    <w:p w:rsidR="000F0510" w:rsidRPr="008569B8" w:rsidRDefault="000F0510" w:rsidP="008569B8">
      <w:pPr>
        <w:pStyle w:val="BodyText"/>
        <w:ind w:left="270" w:right="274"/>
        <w:contextualSpacing/>
        <w:jc w:val="both"/>
        <w:rPr>
          <w:rFonts w:cs="Calibri"/>
          <w:sz w:val="22"/>
          <w:szCs w:val="22"/>
          <w:rPrChange w:id="96" w:author="Goldschmidt, Michael" w:date="2016-05-19T23:03:00Z">
            <w:rPr>
              <w:rFonts w:cs="Calibri"/>
              <w:sz w:val="22"/>
              <w:szCs w:val="22"/>
            </w:rPr>
          </w:rPrChange>
        </w:rPr>
        <w:pPrChange w:id="97" w:author="Goldschmidt, Michael" w:date="2016-05-19T23:03:00Z">
          <w:pPr>
            <w:pStyle w:val="BodyText"/>
            <w:ind w:left="270" w:right="274"/>
            <w:contextualSpacing/>
            <w:jc w:val="both"/>
          </w:pPr>
        </w:pPrChange>
      </w:pP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spacing w:before="57"/>
        <w:ind w:left="480"/>
        <w:contextualSpacing/>
        <w:rPr>
          <w:rFonts w:ascii="Calibri" w:eastAsia="Calibri" w:hAnsi="Calibri"/>
          <w:rPrChange w:id="98" w:author="Goldschmidt, Michael" w:date="2016-05-19T23:03:00Z">
            <w:rPr>
              <w:rFonts w:ascii="Calibri" w:eastAsia="Calibri" w:hAnsi="Calibri"/>
            </w:rPr>
          </w:rPrChange>
        </w:rPr>
        <w:sectPr w:rsidR="000F0510" w:rsidRPr="008569B8" w:rsidSect="00756EF1">
          <w:pgSz w:w="12240" w:h="15840"/>
          <w:pgMar w:top="360" w:right="600" w:bottom="0" w:left="600" w:header="180" w:footer="285" w:gutter="0"/>
          <w:pgNumType w:start="32"/>
          <w:cols w:space="720"/>
        </w:sectPr>
        <w:pPrChange w:id="99" w:author="Goldschmidt, Michael" w:date="2016-05-19T23:03:00Z">
          <w:pPr>
            <w:numPr>
              <w:numId w:val="41"/>
            </w:numPr>
            <w:tabs>
              <w:tab w:val="left" w:pos="480"/>
            </w:tabs>
            <w:spacing w:before="57" w:line="288" w:lineRule="exact"/>
            <w:ind w:left="480" w:hanging="240"/>
          </w:pPr>
        </w:pPrChange>
      </w:pP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spacing w:before="57"/>
        <w:ind w:left="480"/>
        <w:contextualSpacing/>
        <w:rPr>
          <w:rFonts w:ascii="Calibri" w:eastAsia="Calibri" w:hAnsi="Calibri" w:cs="Calibri"/>
          <w:rPrChange w:id="100" w:author="Goldschmidt, Michael" w:date="2016-05-19T23:03:00Z">
            <w:rPr>
              <w:rFonts w:ascii="Calibri" w:eastAsia="Calibri" w:hAnsi="Calibri" w:cs="Calibri"/>
            </w:rPr>
          </w:rPrChange>
        </w:rPr>
        <w:pPrChange w:id="101" w:author="Goldschmidt, Michael" w:date="2016-05-19T23:03:00Z">
          <w:pPr>
            <w:numPr>
              <w:numId w:val="41"/>
            </w:numPr>
            <w:tabs>
              <w:tab w:val="left" w:pos="480"/>
            </w:tabs>
            <w:spacing w:before="57" w:line="288" w:lineRule="exact"/>
            <w:ind w:left="480" w:hanging="240"/>
          </w:pPr>
        </w:pPrChange>
      </w:pPr>
      <w:r w:rsidRPr="008569B8">
        <w:rPr>
          <w:rFonts w:ascii="Calibri" w:eastAsia="Calibri" w:hAnsi="Calibri"/>
          <w:rPrChange w:id="102" w:author="Goldschmidt, Michael" w:date="2016-05-19T23:03:00Z">
            <w:rPr>
              <w:rFonts w:ascii="Calibri" w:eastAsia="Calibri" w:hAnsi="Calibri"/>
            </w:rPr>
          </w:rPrChange>
        </w:rPr>
        <w:lastRenderedPageBreak/>
        <w:t xml:space="preserve">All-Purpose, surface </w:t>
      </w:r>
      <w:r w:rsidRPr="008569B8">
        <w:rPr>
          <w:rFonts w:ascii="Calibri" w:eastAsia="Calibri" w:hAnsi="Calibri" w:cs="Calibri"/>
          <w:rPrChange w:id="103" w:author="Goldschmidt, Michael" w:date="2016-05-19T23:03:00Z">
            <w:rPr>
              <w:rFonts w:ascii="Calibri" w:eastAsia="Calibri" w:hAnsi="Calibri" w:cs="Calibri"/>
              <w:spacing w:val="-3"/>
            </w:rPr>
          </w:rPrChange>
        </w:rPr>
        <w:t>and floor cleaners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04" w:author="Goldschmidt, Michael" w:date="2016-05-19T23:03:00Z">
            <w:rPr>
              <w:rFonts w:ascii="Calibri" w:eastAsia="Calibri" w:hAnsi="Calibri"/>
            </w:rPr>
          </w:rPrChange>
        </w:rPr>
        <w:pPrChange w:id="105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06" w:author="Goldschmidt, Michael" w:date="2016-05-19T23:03:00Z">
            <w:rPr>
              <w:rFonts w:ascii="Calibri" w:eastAsia="Calibri" w:hAnsi="Calibri"/>
            </w:rPr>
          </w:rPrChange>
        </w:rPr>
        <w:t>Detergent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07" w:author="Goldschmidt, Michael" w:date="2016-05-19T23:03:00Z">
            <w:rPr>
              <w:rFonts w:ascii="Calibri" w:eastAsia="Calibri" w:hAnsi="Calibri"/>
            </w:rPr>
          </w:rPrChange>
        </w:rPr>
        <w:pPrChange w:id="108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09" w:author="Goldschmidt, Michael" w:date="2016-05-19T23:03:00Z">
            <w:rPr>
              <w:rFonts w:ascii="Calibri" w:eastAsia="Calibri" w:hAnsi="Calibri"/>
              <w:spacing w:val="-2"/>
            </w:rPr>
          </w:rPrChange>
        </w:rPr>
        <w:t>Medicine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10" w:author="Goldschmidt, Michael" w:date="2016-05-19T23:03:00Z">
            <w:rPr>
              <w:rFonts w:ascii="Calibri" w:eastAsia="Calibri" w:hAnsi="Calibri"/>
            </w:rPr>
          </w:rPrChange>
        </w:rPr>
        <w:pPrChange w:id="111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12" w:author="Goldschmidt, Michael" w:date="2016-05-19T23:03:00Z">
            <w:rPr>
              <w:rFonts w:ascii="Calibri" w:eastAsia="Calibri" w:hAnsi="Calibri"/>
              <w:spacing w:val="-2"/>
            </w:rPr>
          </w:rPrChange>
        </w:rPr>
        <w:t>Glass cleaner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 w:cs="Calibri"/>
          <w:rPrChange w:id="113" w:author="Goldschmidt, Michael" w:date="2016-05-19T23:03:00Z">
            <w:rPr>
              <w:rFonts w:ascii="Calibri" w:eastAsia="Calibri" w:hAnsi="Calibri" w:cs="Calibri"/>
            </w:rPr>
          </w:rPrChange>
        </w:rPr>
        <w:pPrChange w:id="114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 w:cs="Calibri"/>
          <w:rPrChange w:id="115" w:author="Goldschmidt, Michael" w:date="2016-05-19T23:03:00Z">
            <w:rPr>
              <w:rFonts w:ascii="Calibri" w:eastAsia="Calibri" w:hAnsi="Calibri" w:cs="Calibri"/>
            </w:rPr>
          </w:rPrChange>
        </w:rPr>
        <w:t>Batteries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16" w:author="Goldschmidt, Michael" w:date="2016-05-19T23:03:00Z">
            <w:rPr>
              <w:rFonts w:ascii="Calibri" w:eastAsia="Calibri" w:hAnsi="Calibri"/>
            </w:rPr>
          </w:rPrChange>
        </w:rPr>
        <w:pPrChange w:id="117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18" w:author="Goldschmidt, Michael" w:date="2016-05-19T23:03:00Z">
            <w:rPr>
              <w:rFonts w:ascii="Calibri" w:eastAsia="Calibri" w:hAnsi="Calibri"/>
              <w:spacing w:val="-1"/>
            </w:rPr>
          </w:rPrChange>
        </w:rPr>
        <w:t>Bleach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19" w:author="Goldschmidt, Michael" w:date="2016-05-19T23:03:00Z">
            <w:rPr>
              <w:rFonts w:ascii="Calibri" w:eastAsia="Calibri" w:hAnsi="Calibri"/>
            </w:rPr>
          </w:rPrChange>
        </w:rPr>
        <w:pPrChange w:id="120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21" w:author="Goldschmidt, Michael" w:date="2016-05-19T23:03:00Z">
            <w:rPr>
              <w:rFonts w:ascii="Calibri" w:eastAsia="Calibri" w:hAnsi="Calibri"/>
              <w:spacing w:val="-1"/>
            </w:rPr>
          </w:rPrChange>
        </w:rPr>
        <w:t>Bug spray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 w:right="430"/>
        <w:contextualSpacing/>
        <w:rPr>
          <w:rFonts w:ascii="Calibri" w:eastAsia="Calibri" w:hAnsi="Calibri"/>
          <w:rPrChange w:id="122" w:author="Goldschmidt, Michael" w:date="2016-05-19T23:03:00Z">
            <w:rPr>
              <w:rFonts w:ascii="Calibri" w:eastAsia="Calibri" w:hAnsi="Calibri"/>
            </w:rPr>
          </w:rPrChange>
        </w:rPr>
        <w:pPrChange w:id="123" w:author="Goldschmidt, Michael" w:date="2016-05-19T23:03:00Z">
          <w:pPr>
            <w:numPr>
              <w:numId w:val="41"/>
            </w:numPr>
            <w:tabs>
              <w:tab w:val="left" w:pos="480"/>
            </w:tabs>
            <w:spacing w:line="288" w:lineRule="exact"/>
            <w:ind w:left="480" w:right="430" w:hanging="240"/>
          </w:pPr>
        </w:pPrChange>
      </w:pPr>
      <w:r w:rsidRPr="008569B8">
        <w:rPr>
          <w:rFonts w:ascii="Calibri" w:eastAsia="Calibri" w:hAnsi="Calibri"/>
          <w:rPrChange w:id="124" w:author="Goldschmidt, Michael" w:date="2016-05-19T23:03:00Z">
            <w:rPr>
              <w:rFonts w:ascii="Calibri" w:eastAsia="Calibri" w:hAnsi="Calibri"/>
              <w:spacing w:val="-16"/>
            </w:rPr>
          </w:rPrChange>
        </w:rPr>
        <w:lastRenderedPageBreak/>
        <w:t>Toilet and drain cleaners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spacing w:before="58"/>
        <w:ind w:left="480"/>
        <w:contextualSpacing/>
        <w:rPr>
          <w:rFonts w:ascii="Calibri" w:eastAsia="Calibri" w:hAnsi="Calibri" w:cs="Calibri"/>
          <w:rPrChange w:id="125" w:author="Goldschmidt, Michael" w:date="2016-05-19T23:03:00Z">
            <w:rPr>
              <w:rFonts w:ascii="Calibri" w:eastAsia="Calibri" w:hAnsi="Calibri" w:cs="Calibri"/>
            </w:rPr>
          </w:rPrChange>
        </w:rPr>
        <w:pPrChange w:id="126" w:author="Goldschmidt, Michael" w:date="2016-05-19T23:03:00Z">
          <w:pPr>
            <w:numPr>
              <w:numId w:val="41"/>
            </w:numPr>
            <w:tabs>
              <w:tab w:val="left" w:pos="480"/>
            </w:tabs>
            <w:spacing w:before="58"/>
            <w:ind w:left="480" w:hanging="240"/>
          </w:pPr>
        </w:pPrChange>
      </w:pPr>
      <w:r w:rsidRPr="008569B8">
        <w:rPr>
          <w:rFonts w:ascii="Calibri" w:eastAsia="Calibri" w:hAnsi="Calibri"/>
          <w:rPrChange w:id="127" w:author="Goldschmidt, Michael" w:date="2016-05-19T23:03:00Z">
            <w:rPr>
              <w:rFonts w:ascii="Calibri" w:eastAsia="Calibri" w:hAnsi="Calibri"/>
              <w:spacing w:val="-5"/>
            </w:rPr>
          </w:rPrChange>
        </w:rPr>
        <w:t>Furniture polish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spacing w:before="58"/>
        <w:ind w:left="480"/>
        <w:contextualSpacing/>
        <w:rPr>
          <w:rFonts w:ascii="Calibri" w:eastAsia="Calibri" w:hAnsi="Calibri" w:cs="Calibri"/>
          <w:rPrChange w:id="128" w:author="Goldschmidt, Michael" w:date="2016-05-19T23:03:00Z">
            <w:rPr>
              <w:rFonts w:ascii="Calibri" w:eastAsia="Calibri" w:hAnsi="Calibri" w:cs="Calibri"/>
            </w:rPr>
          </w:rPrChange>
        </w:rPr>
        <w:pPrChange w:id="129" w:author="Goldschmidt, Michael" w:date="2016-05-19T23:03:00Z">
          <w:pPr>
            <w:numPr>
              <w:numId w:val="41"/>
            </w:numPr>
            <w:tabs>
              <w:tab w:val="left" w:pos="480"/>
            </w:tabs>
            <w:spacing w:before="58"/>
            <w:ind w:left="480" w:hanging="240"/>
          </w:pPr>
        </w:pPrChange>
      </w:pPr>
      <w:r w:rsidRPr="008569B8">
        <w:rPr>
          <w:rFonts w:ascii="Calibri" w:eastAsia="Calibri" w:hAnsi="Calibri" w:cs="Calibri"/>
          <w:rPrChange w:id="130" w:author="Goldschmidt, Michael" w:date="2016-05-19T23:03:00Z">
            <w:rPr>
              <w:rFonts w:ascii="Calibri" w:eastAsia="Calibri" w:hAnsi="Calibri" w:cs="Calibri"/>
              <w:spacing w:val="2"/>
            </w:rPr>
          </w:rPrChange>
        </w:rPr>
        <w:t>Oven cleaner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31" w:author="Goldschmidt, Michael" w:date="2016-05-19T23:03:00Z">
            <w:rPr>
              <w:rFonts w:ascii="Calibri" w:eastAsia="Calibri" w:hAnsi="Calibri"/>
            </w:rPr>
          </w:rPrChange>
        </w:rPr>
        <w:pPrChange w:id="132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33" w:author="Goldschmidt, Michael" w:date="2016-05-19T23:03:00Z">
            <w:rPr>
              <w:rFonts w:ascii="Calibri" w:eastAsia="Calibri" w:hAnsi="Calibri"/>
              <w:spacing w:val="-2"/>
            </w:rPr>
          </w:rPrChange>
        </w:rPr>
        <w:t>Rat poison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34" w:author="Goldschmidt, Michael" w:date="2016-05-19T23:03:00Z">
            <w:rPr>
              <w:rFonts w:ascii="Calibri" w:eastAsia="Calibri" w:hAnsi="Calibri"/>
            </w:rPr>
          </w:rPrChange>
        </w:rPr>
        <w:pPrChange w:id="135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36" w:author="Goldschmidt, Michael" w:date="2016-05-19T23:03:00Z">
            <w:rPr>
              <w:rFonts w:ascii="Calibri" w:eastAsia="Calibri" w:hAnsi="Calibri"/>
              <w:spacing w:val="-2"/>
            </w:rPr>
          </w:rPrChange>
        </w:rPr>
        <w:t>Mothballs</w:t>
      </w:r>
    </w:p>
    <w:p w:rsidR="000F0510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ins w:id="137" w:author="Goldschmidt, Michael" w:date="2016-05-19T23:31:00Z"/>
          <w:rFonts w:ascii="Calibri" w:eastAsia="Calibri" w:hAnsi="Calibri" w:cs="Calibri"/>
        </w:rPr>
        <w:pPrChange w:id="138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 w:cs="Calibri"/>
          <w:rPrChange w:id="139" w:author="Goldschmidt, Michael" w:date="2016-05-19T23:03:00Z">
            <w:rPr>
              <w:rFonts w:ascii="Calibri" w:eastAsia="Calibri" w:hAnsi="Calibri" w:cs="Calibri"/>
              <w:spacing w:val="-2"/>
            </w:rPr>
          </w:rPrChange>
        </w:rPr>
        <w:t>Charcoal lighter fluid</w:t>
      </w:r>
    </w:p>
    <w:p w:rsidR="007346FA" w:rsidRPr="008569B8" w:rsidRDefault="007346FA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 w:cs="Calibri"/>
          <w:rPrChange w:id="140" w:author="Goldschmidt, Michael" w:date="2016-05-19T23:03:00Z">
            <w:rPr>
              <w:rFonts w:ascii="Calibri" w:eastAsia="Calibri" w:hAnsi="Calibri" w:cs="Calibri"/>
            </w:rPr>
          </w:rPrChange>
        </w:rPr>
        <w:pPrChange w:id="141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ins w:id="142" w:author="Goldschmidt, Michael" w:date="2016-05-19T23:31:00Z">
        <w:r>
          <w:rPr>
            <w:rFonts w:ascii="Calibri" w:eastAsia="Calibri" w:hAnsi="Calibri" w:cs="Calibri"/>
          </w:rPr>
          <w:t>Dishwasher pods</w:t>
        </w:r>
      </w:ins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 w:right="606"/>
        <w:contextualSpacing/>
        <w:rPr>
          <w:rFonts w:ascii="Calibri" w:eastAsia="Calibri" w:hAnsi="Calibri"/>
          <w:rPrChange w:id="143" w:author="Goldschmidt, Michael" w:date="2016-05-19T23:03:00Z">
            <w:rPr>
              <w:rFonts w:ascii="Calibri" w:eastAsia="Calibri" w:hAnsi="Calibri"/>
            </w:rPr>
          </w:rPrChange>
        </w:rPr>
        <w:pPrChange w:id="144" w:author="Goldschmidt, Michael" w:date="2016-05-19T23:03:00Z">
          <w:pPr>
            <w:numPr>
              <w:numId w:val="41"/>
            </w:numPr>
            <w:tabs>
              <w:tab w:val="left" w:pos="480"/>
            </w:tabs>
            <w:spacing w:line="288" w:lineRule="exact"/>
            <w:ind w:left="480" w:right="606" w:hanging="240"/>
          </w:pPr>
        </w:pPrChange>
      </w:pPr>
      <w:r w:rsidRPr="008569B8">
        <w:rPr>
          <w:rFonts w:ascii="Calibri" w:eastAsia="Calibri" w:hAnsi="Calibri"/>
          <w:rPrChange w:id="145" w:author="Goldschmidt, Michael" w:date="2016-05-19T23:03:00Z">
            <w:rPr>
              <w:rFonts w:ascii="Calibri" w:eastAsia="Calibri" w:hAnsi="Calibri"/>
              <w:spacing w:val="-2"/>
            </w:rPr>
          </w:rPrChange>
        </w:rPr>
        <w:lastRenderedPageBreak/>
        <w:t>Mercury thermometers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46" w:author="Goldschmidt, Michael" w:date="2016-05-19T23:03:00Z">
            <w:rPr>
              <w:rFonts w:ascii="Calibri" w:eastAsia="Calibri" w:hAnsi="Calibri"/>
            </w:rPr>
          </w:rPrChange>
        </w:rPr>
        <w:pPrChange w:id="147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48" w:author="Goldschmidt, Michael" w:date="2016-05-19T23:03:00Z">
            <w:rPr>
              <w:rFonts w:ascii="Calibri" w:eastAsia="Calibri" w:hAnsi="Calibri"/>
              <w:spacing w:val="-3"/>
            </w:rPr>
          </w:rPrChange>
        </w:rPr>
        <w:t>Gasoline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 w:cs="Calibri"/>
          <w:rPrChange w:id="149" w:author="Goldschmidt, Michael" w:date="2016-05-19T23:03:00Z">
            <w:rPr>
              <w:rFonts w:ascii="Calibri" w:eastAsia="Calibri" w:hAnsi="Calibri" w:cs="Calibri"/>
            </w:rPr>
          </w:rPrChange>
        </w:rPr>
        <w:pPrChange w:id="150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 w:cs="Calibri"/>
          <w:rPrChange w:id="151" w:author="Goldschmidt, Michael" w:date="2016-05-19T23:03:00Z">
            <w:rPr>
              <w:rFonts w:ascii="Calibri" w:eastAsia="Calibri" w:hAnsi="Calibri" w:cs="Calibri"/>
              <w:spacing w:val="-1"/>
            </w:rPr>
          </w:rPrChange>
        </w:rPr>
        <w:t>Oil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rPrChange w:id="152" w:author="Goldschmidt, Michael" w:date="2016-05-19T23:03:00Z">
            <w:rPr>
              <w:rFonts w:ascii="Calibri" w:eastAsia="Calibri" w:hAnsi="Calibri"/>
            </w:rPr>
          </w:rPrChange>
        </w:rPr>
        <w:pPrChange w:id="153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54" w:author="Goldschmidt, Michael" w:date="2016-05-19T23:03:00Z">
            <w:rPr>
              <w:rFonts w:ascii="Calibri" w:eastAsia="Calibri" w:hAnsi="Calibri"/>
              <w:spacing w:val="-3"/>
            </w:rPr>
          </w:rPrChange>
        </w:rPr>
        <w:t>Paint</w:t>
      </w:r>
    </w:p>
    <w:p w:rsidR="000F0510" w:rsidRPr="008569B8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rFonts w:ascii="Calibri" w:eastAsia="Calibri" w:hAnsi="Calibri"/>
          <w:sz w:val="24"/>
          <w:szCs w:val="24"/>
          <w:rPrChange w:id="155" w:author="Goldschmidt, Michael" w:date="2016-05-19T23:03:00Z">
            <w:rPr>
              <w:rFonts w:ascii="Calibri" w:eastAsia="Calibri" w:hAnsi="Calibri"/>
              <w:sz w:val="24"/>
              <w:szCs w:val="24"/>
            </w:rPr>
          </w:rPrChange>
        </w:rPr>
        <w:pPrChange w:id="156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57" w:author="Goldschmidt, Michael" w:date="2016-05-19T23:03:00Z">
            <w:rPr>
              <w:rFonts w:ascii="Calibri" w:eastAsia="Calibri" w:hAnsi="Calibri"/>
              <w:spacing w:val="-1"/>
            </w:rPr>
          </w:rPrChange>
        </w:rPr>
        <w:t>Shoe polish</w:t>
      </w:r>
    </w:p>
    <w:p w:rsidR="000F0510" w:rsidRDefault="000F0510" w:rsidP="008569B8">
      <w:pPr>
        <w:numPr>
          <w:ilvl w:val="0"/>
          <w:numId w:val="41"/>
        </w:numPr>
        <w:tabs>
          <w:tab w:val="left" w:pos="480"/>
        </w:tabs>
        <w:ind w:left="480"/>
        <w:contextualSpacing/>
        <w:rPr>
          <w:ins w:id="158" w:author="Goldschmidt, Michael" w:date="2016-05-19T23:31:00Z"/>
          <w:rFonts w:ascii="Calibri" w:eastAsia="Calibri" w:hAnsi="Calibri"/>
        </w:rPr>
        <w:pPrChange w:id="159" w:author="Goldschmidt, Michael" w:date="2016-05-19T23:03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  <w:r w:rsidRPr="008569B8">
        <w:rPr>
          <w:rFonts w:ascii="Calibri" w:eastAsia="Calibri" w:hAnsi="Calibri"/>
          <w:rPrChange w:id="160" w:author="Goldschmidt, Michael" w:date="2016-05-19T23:03:00Z">
            <w:rPr>
              <w:rFonts w:ascii="Calibri" w:eastAsia="Calibri" w:hAnsi="Calibri"/>
              <w:spacing w:val="-2"/>
            </w:rPr>
          </w:rPrChange>
        </w:rPr>
        <w:t>Glue and epoxies</w:t>
      </w:r>
    </w:p>
    <w:p w:rsidR="007346FA" w:rsidRPr="008569B8" w:rsidRDefault="007346FA" w:rsidP="007346FA">
      <w:pPr>
        <w:tabs>
          <w:tab w:val="left" w:pos="480"/>
        </w:tabs>
        <w:contextualSpacing/>
        <w:rPr>
          <w:rFonts w:ascii="Calibri" w:eastAsia="Calibri" w:hAnsi="Calibri"/>
          <w:rPrChange w:id="161" w:author="Goldschmidt, Michael" w:date="2016-05-19T23:03:00Z">
            <w:rPr>
              <w:rFonts w:ascii="Calibri" w:eastAsia="Calibri" w:hAnsi="Calibri"/>
              <w:spacing w:val="-2"/>
            </w:rPr>
          </w:rPrChange>
        </w:rPr>
        <w:sectPr w:rsidR="007346FA" w:rsidRPr="008569B8" w:rsidSect="000F0510">
          <w:type w:val="continuous"/>
          <w:pgSz w:w="12240" w:h="15840"/>
          <w:pgMar w:top="360" w:right="600" w:bottom="0" w:left="600" w:header="180" w:footer="285" w:gutter="0"/>
          <w:cols w:num="3" w:space="720"/>
        </w:sectPr>
        <w:pPrChange w:id="162" w:author="Goldschmidt, Michael" w:date="2016-05-19T23:31:00Z">
          <w:pPr>
            <w:numPr>
              <w:numId w:val="41"/>
            </w:numPr>
            <w:tabs>
              <w:tab w:val="left" w:pos="480"/>
            </w:tabs>
            <w:ind w:left="480" w:hanging="240"/>
          </w:pPr>
        </w:pPrChange>
      </w:pPr>
    </w:p>
    <w:p w:rsidR="000F0510" w:rsidRPr="008569B8" w:rsidRDefault="000F0510" w:rsidP="008569B8">
      <w:pPr>
        <w:tabs>
          <w:tab w:val="left" w:pos="480"/>
        </w:tabs>
        <w:ind w:left="480"/>
        <w:contextualSpacing/>
        <w:rPr>
          <w:rFonts w:ascii="Calibri" w:eastAsia="Calibri" w:hAnsi="Calibri"/>
          <w:rPrChange w:id="163" w:author="Goldschmidt, Michael" w:date="2016-05-19T23:03:00Z">
            <w:rPr>
              <w:rFonts w:ascii="Calibri" w:eastAsia="Calibri" w:hAnsi="Calibri"/>
            </w:rPr>
          </w:rPrChange>
        </w:rPr>
        <w:pPrChange w:id="164" w:author="Goldschmidt, Michael" w:date="2016-05-19T23:03:00Z">
          <w:pPr>
            <w:tabs>
              <w:tab w:val="left" w:pos="480"/>
            </w:tabs>
            <w:ind w:left="480"/>
          </w:pPr>
        </w:pPrChange>
      </w:pPr>
    </w:p>
    <w:p w:rsidR="00C7059B" w:rsidRPr="008569B8" w:rsidRDefault="00C7059B" w:rsidP="008569B8">
      <w:pPr>
        <w:ind w:left="240" w:right="175"/>
        <w:contextualSpacing/>
        <w:rPr>
          <w:rFonts w:ascii="Calibri" w:eastAsia="Calibri" w:hAnsi="Calibri"/>
          <w:sz w:val="24"/>
          <w:szCs w:val="24"/>
          <w:rPrChange w:id="165" w:author="Goldschmidt, Michael" w:date="2016-05-19T23:03:00Z">
            <w:rPr>
              <w:rFonts w:ascii="Calibri" w:eastAsia="Calibri" w:hAnsi="Calibri"/>
              <w:sz w:val="24"/>
              <w:szCs w:val="24"/>
            </w:rPr>
          </w:rPrChange>
        </w:rPr>
        <w:pPrChange w:id="166" w:author="Goldschmidt, Michael" w:date="2016-05-19T23:03:00Z">
          <w:pPr>
            <w:spacing w:line="288" w:lineRule="exact"/>
            <w:ind w:left="240" w:right="175"/>
          </w:pPr>
        </w:pPrChange>
      </w:pPr>
    </w:p>
    <w:p w:rsidR="00D920D4" w:rsidRPr="008569B8" w:rsidRDefault="00D920D4" w:rsidP="008569B8">
      <w:pPr>
        <w:ind w:left="240" w:right="175"/>
        <w:contextualSpacing/>
        <w:rPr>
          <w:rFonts w:ascii="Calibri" w:eastAsia="Calibri" w:hAnsi="Calibri"/>
          <w:sz w:val="24"/>
          <w:szCs w:val="24"/>
          <w:rPrChange w:id="167" w:author="Goldschmidt, Michael" w:date="2016-05-19T23:03:00Z">
            <w:rPr>
              <w:rFonts w:ascii="Calibri" w:eastAsia="Calibri" w:hAnsi="Calibri"/>
              <w:sz w:val="24"/>
              <w:szCs w:val="24"/>
            </w:rPr>
          </w:rPrChange>
        </w:rPr>
        <w:pPrChange w:id="168" w:author="Goldschmidt, Michael" w:date="2016-05-19T23:03:00Z">
          <w:pPr>
            <w:spacing w:line="288" w:lineRule="exact"/>
            <w:ind w:left="240" w:right="175"/>
          </w:pPr>
        </w:pPrChange>
      </w:pPr>
    </w:p>
    <w:p w:rsidR="00D920D4" w:rsidRPr="008569B8" w:rsidRDefault="00D920D4" w:rsidP="008569B8">
      <w:pPr>
        <w:ind w:left="240" w:right="175"/>
        <w:contextualSpacing/>
        <w:rPr>
          <w:rFonts w:ascii="Calibri" w:eastAsia="Calibri" w:hAnsi="Calibri"/>
          <w:sz w:val="24"/>
          <w:szCs w:val="24"/>
          <w:rPrChange w:id="169" w:author="Goldschmidt, Michael" w:date="2016-05-19T23:03:00Z">
            <w:rPr>
              <w:rFonts w:ascii="Calibri" w:eastAsia="Calibri" w:hAnsi="Calibri"/>
              <w:sz w:val="24"/>
              <w:szCs w:val="24"/>
            </w:rPr>
          </w:rPrChange>
        </w:rPr>
        <w:pPrChange w:id="170" w:author="Goldschmidt, Michael" w:date="2016-05-19T23:03:00Z">
          <w:pPr>
            <w:spacing w:line="288" w:lineRule="exact"/>
            <w:ind w:left="240" w:right="175"/>
          </w:pPr>
        </w:pPrChange>
      </w:pPr>
    </w:p>
    <w:p w:rsidR="00D920D4" w:rsidRPr="008569B8" w:rsidRDefault="00D920D4" w:rsidP="008569B8">
      <w:pPr>
        <w:ind w:left="240" w:right="175"/>
        <w:contextualSpacing/>
        <w:rPr>
          <w:rFonts w:ascii="Calibri" w:eastAsia="Calibri" w:hAnsi="Calibri"/>
          <w:sz w:val="24"/>
          <w:szCs w:val="24"/>
          <w:rPrChange w:id="171" w:author="Goldschmidt, Michael" w:date="2016-05-19T23:03:00Z">
            <w:rPr>
              <w:rFonts w:ascii="Calibri" w:eastAsia="Calibri" w:hAnsi="Calibri"/>
              <w:sz w:val="24"/>
              <w:szCs w:val="24"/>
            </w:rPr>
          </w:rPrChange>
        </w:rPr>
        <w:sectPr w:rsidR="00D920D4" w:rsidRPr="008569B8">
          <w:type w:val="continuous"/>
          <w:pgSz w:w="12240" w:h="15840"/>
          <w:pgMar w:top="620" w:right="600" w:bottom="280" w:left="600" w:header="720" w:footer="720" w:gutter="0"/>
          <w:cols w:num="3" w:space="720" w:equalWidth="0">
            <w:col w:w="2425" w:space="335"/>
            <w:col w:w="2491" w:space="149"/>
            <w:col w:w="5640"/>
          </w:cols>
        </w:sectPr>
        <w:pPrChange w:id="172" w:author="Goldschmidt, Michael" w:date="2016-05-19T23:03:00Z">
          <w:pPr>
            <w:spacing w:line="288" w:lineRule="exact"/>
            <w:ind w:left="240" w:right="175"/>
          </w:pPr>
        </w:pPrChange>
      </w:pPr>
    </w:p>
    <w:p w:rsidR="00C7059B" w:rsidRPr="008569B8" w:rsidDel="00005215" w:rsidRDefault="00C7059B" w:rsidP="008569B8">
      <w:pPr>
        <w:ind w:left="240" w:right="336"/>
        <w:contextualSpacing/>
        <w:rPr>
          <w:del w:id="173" w:author="Goldschmidt, Michael" w:date="2016-05-19T23:09:00Z"/>
          <w:rFonts w:ascii="Calibri" w:eastAsia="Calibri" w:hAnsi="Calibri" w:cs="Calibri"/>
          <w:rPrChange w:id="174" w:author="Goldschmidt, Michael" w:date="2016-05-19T23:03:00Z">
            <w:rPr>
              <w:del w:id="175" w:author="Goldschmidt, Michael" w:date="2016-05-19T23:09:00Z"/>
              <w:rFonts w:ascii="Calibri" w:eastAsia="Calibri" w:hAnsi="Calibri" w:cs="Calibri"/>
            </w:rPr>
          </w:rPrChange>
        </w:rPr>
        <w:pPrChange w:id="176" w:author="Goldschmidt, Michael" w:date="2016-05-19T23:03:00Z">
          <w:pPr>
            <w:ind w:left="240" w:right="336"/>
            <w:contextualSpacing/>
          </w:pPr>
        </w:pPrChange>
      </w:pPr>
    </w:p>
    <w:p w:rsidR="00C7059B" w:rsidRPr="008569B8" w:rsidDel="00005215" w:rsidRDefault="00C7059B" w:rsidP="008569B8">
      <w:pPr>
        <w:ind w:left="240" w:right="336"/>
        <w:contextualSpacing/>
        <w:rPr>
          <w:del w:id="177" w:author="Goldschmidt, Michael" w:date="2016-05-19T23:09:00Z"/>
          <w:rFonts w:ascii="Calibri" w:eastAsia="Calibri" w:hAnsi="Calibri"/>
          <w:rPrChange w:id="178" w:author="Goldschmidt, Michael" w:date="2016-05-19T23:03:00Z">
            <w:rPr>
              <w:del w:id="179" w:author="Goldschmidt, Michael" w:date="2016-05-19T23:09:00Z"/>
              <w:rFonts w:ascii="Calibri" w:eastAsia="Calibri" w:hAnsi="Calibri"/>
            </w:rPr>
          </w:rPrChange>
        </w:rPr>
        <w:pPrChange w:id="180" w:author="Goldschmidt, Michael" w:date="2016-05-19T23:03:00Z">
          <w:pPr>
            <w:ind w:left="240" w:right="336"/>
            <w:contextualSpacing/>
          </w:pPr>
        </w:pPrChange>
      </w:pPr>
    </w:p>
    <w:p w:rsidR="00C7059B" w:rsidRPr="008569B8" w:rsidRDefault="00C7059B" w:rsidP="008569B8">
      <w:pPr>
        <w:ind w:left="240" w:right="336"/>
        <w:contextualSpacing/>
        <w:rPr>
          <w:rFonts w:ascii="Calibri" w:eastAsia="Calibri" w:hAnsi="Calibri"/>
          <w:rPrChange w:id="181" w:author="Goldschmidt, Michael" w:date="2016-05-19T23:03:00Z">
            <w:rPr>
              <w:rFonts w:ascii="Calibri" w:eastAsia="Calibri" w:hAnsi="Calibri"/>
            </w:rPr>
          </w:rPrChange>
        </w:rPr>
        <w:pPrChange w:id="182" w:author="Goldschmidt, Michael" w:date="2016-05-19T23:03:00Z">
          <w:pPr>
            <w:ind w:left="240" w:right="336"/>
            <w:contextualSpacing/>
          </w:pPr>
        </w:pPrChange>
      </w:pPr>
    </w:p>
    <w:p w:rsidR="00F12A3A" w:rsidRPr="008569B8" w:rsidRDefault="00F12A3A" w:rsidP="008569B8">
      <w:pPr>
        <w:ind w:left="240" w:right="336"/>
        <w:contextualSpacing/>
        <w:rPr>
          <w:rFonts w:ascii="Calibri" w:eastAsia="Calibri" w:hAnsi="Calibri"/>
          <w:rPrChange w:id="183" w:author="Goldschmidt, Michael" w:date="2016-05-19T23:03:00Z">
            <w:rPr>
              <w:rFonts w:ascii="Calibri" w:eastAsia="Calibri" w:hAnsi="Calibri"/>
            </w:rPr>
          </w:rPrChange>
        </w:rPr>
        <w:pPrChange w:id="184" w:author="Goldschmidt, Michael" w:date="2016-05-19T23:03:00Z">
          <w:pPr>
            <w:ind w:left="240" w:right="336"/>
            <w:contextualSpacing/>
          </w:pPr>
        </w:pPrChange>
      </w:pPr>
    </w:p>
    <w:p w:rsidR="00E13C46" w:rsidRPr="008569B8" w:rsidRDefault="00E13C46" w:rsidP="008569B8">
      <w:pPr>
        <w:ind w:left="240" w:right="336"/>
        <w:contextualSpacing/>
        <w:rPr>
          <w:rFonts w:ascii="Calibri" w:eastAsia="Calibri" w:hAnsi="Calibri"/>
          <w:rPrChange w:id="185" w:author="Goldschmidt, Michael" w:date="2016-05-19T23:03:00Z">
            <w:rPr>
              <w:rFonts w:ascii="Calibri" w:eastAsia="Calibri" w:hAnsi="Calibri"/>
            </w:rPr>
          </w:rPrChange>
        </w:rPr>
        <w:pPrChange w:id="186" w:author="Goldschmidt, Michael" w:date="2016-05-19T23:03:00Z">
          <w:pPr>
            <w:ind w:left="240" w:right="336"/>
            <w:contextualSpacing/>
          </w:pPr>
        </w:pPrChange>
      </w:pPr>
    </w:p>
    <w:p w:rsidR="00E13C46" w:rsidRPr="008569B8" w:rsidRDefault="00E13C46" w:rsidP="008569B8">
      <w:pPr>
        <w:ind w:left="240" w:right="336"/>
        <w:contextualSpacing/>
        <w:rPr>
          <w:rFonts w:ascii="Calibri" w:eastAsia="Calibri" w:hAnsi="Calibri"/>
          <w:rPrChange w:id="187" w:author="Goldschmidt, Michael" w:date="2016-05-19T23:03:00Z">
            <w:rPr>
              <w:rFonts w:ascii="Calibri" w:eastAsia="Calibri" w:hAnsi="Calibri"/>
            </w:rPr>
          </w:rPrChange>
        </w:rPr>
        <w:pPrChange w:id="188" w:author="Goldschmidt, Michael" w:date="2016-05-19T23:03:00Z">
          <w:pPr>
            <w:ind w:left="240" w:right="336"/>
            <w:contextualSpacing/>
          </w:pPr>
        </w:pPrChange>
      </w:pPr>
    </w:p>
    <w:p w:rsidR="00DE19C5" w:rsidRPr="008569B8" w:rsidRDefault="00DE19C5" w:rsidP="008569B8">
      <w:pPr>
        <w:ind w:left="240" w:right="336"/>
        <w:contextualSpacing/>
        <w:rPr>
          <w:rFonts w:ascii="Calibri" w:eastAsia="Calibri" w:hAnsi="Calibri"/>
          <w:rPrChange w:id="189" w:author="Goldschmidt, Michael" w:date="2016-05-19T23:03:00Z">
            <w:rPr>
              <w:rFonts w:ascii="Calibri" w:eastAsia="Calibri" w:hAnsi="Calibri"/>
            </w:rPr>
          </w:rPrChange>
        </w:rPr>
        <w:pPrChange w:id="190" w:author="Goldschmidt, Michael" w:date="2016-05-19T23:03:00Z">
          <w:pPr>
            <w:ind w:left="240" w:right="336"/>
            <w:contextualSpacing/>
          </w:pPr>
        </w:pPrChange>
      </w:pPr>
    </w:p>
    <w:p w:rsidR="00DE19C5" w:rsidRPr="008569B8" w:rsidRDefault="00DE19C5" w:rsidP="008569B8">
      <w:pPr>
        <w:ind w:left="240" w:right="336"/>
        <w:contextualSpacing/>
        <w:rPr>
          <w:rFonts w:ascii="Calibri" w:eastAsia="Calibri" w:hAnsi="Calibri"/>
          <w:rPrChange w:id="191" w:author="Goldschmidt, Michael" w:date="2016-05-19T23:03:00Z">
            <w:rPr>
              <w:rFonts w:ascii="Calibri" w:eastAsia="Calibri" w:hAnsi="Calibri"/>
            </w:rPr>
          </w:rPrChange>
        </w:rPr>
        <w:pPrChange w:id="192" w:author="Goldschmidt, Michael" w:date="2016-05-19T23:03:00Z">
          <w:pPr>
            <w:ind w:left="240" w:right="336"/>
            <w:contextualSpacing/>
          </w:pPr>
        </w:pPrChange>
      </w:pPr>
    </w:p>
    <w:p w:rsidR="00DE19C5" w:rsidRPr="008569B8" w:rsidRDefault="00DE19C5" w:rsidP="008569B8">
      <w:pPr>
        <w:ind w:left="240" w:right="336"/>
        <w:contextualSpacing/>
        <w:rPr>
          <w:rFonts w:ascii="Calibri" w:eastAsia="Calibri" w:hAnsi="Calibri"/>
          <w:rPrChange w:id="193" w:author="Goldschmidt, Michael" w:date="2016-05-19T23:03:00Z">
            <w:rPr>
              <w:rFonts w:ascii="Calibri" w:eastAsia="Calibri" w:hAnsi="Calibri"/>
            </w:rPr>
          </w:rPrChange>
        </w:rPr>
        <w:pPrChange w:id="194" w:author="Goldschmidt, Michael" w:date="2016-05-19T23:03:00Z">
          <w:pPr>
            <w:ind w:left="240" w:right="336"/>
            <w:contextualSpacing/>
          </w:pPr>
        </w:pPrChange>
      </w:pPr>
    </w:p>
    <w:p w:rsidR="00DE19C5" w:rsidRPr="008569B8" w:rsidRDefault="00DE19C5" w:rsidP="008569B8">
      <w:pPr>
        <w:ind w:left="240" w:right="336"/>
        <w:contextualSpacing/>
        <w:rPr>
          <w:rFonts w:ascii="Calibri" w:eastAsia="Calibri" w:hAnsi="Calibri"/>
          <w:rPrChange w:id="195" w:author="Goldschmidt, Michael" w:date="2016-05-19T23:03:00Z">
            <w:rPr>
              <w:rFonts w:ascii="Calibri" w:eastAsia="Calibri" w:hAnsi="Calibri"/>
            </w:rPr>
          </w:rPrChange>
        </w:rPr>
        <w:pPrChange w:id="196" w:author="Goldschmidt, Michael" w:date="2016-05-19T23:03:00Z">
          <w:pPr>
            <w:ind w:left="240" w:right="336"/>
            <w:contextualSpacing/>
          </w:pPr>
        </w:pPrChange>
      </w:pPr>
    </w:p>
    <w:p w:rsidR="00E13C46" w:rsidRPr="008569B8" w:rsidDel="00005215" w:rsidRDefault="00E13C46" w:rsidP="008569B8">
      <w:pPr>
        <w:ind w:left="240" w:right="336"/>
        <w:contextualSpacing/>
        <w:rPr>
          <w:del w:id="197" w:author="Goldschmidt, Michael" w:date="2016-05-19T23:12:00Z"/>
          <w:rFonts w:ascii="Calibri" w:eastAsia="Calibri" w:hAnsi="Calibri"/>
          <w:rPrChange w:id="198" w:author="Goldschmidt, Michael" w:date="2016-05-19T23:03:00Z">
            <w:rPr>
              <w:del w:id="199" w:author="Goldschmidt, Michael" w:date="2016-05-19T23:12:00Z"/>
              <w:rFonts w:ascii="Calibri" w:eastAsia="Calibri" w:hAnsi="Calibri"/>
            </w:rPr>
          </w:rPrChange>
        </w:rPr>
        <w:pPrChange w:id="200" w:author="Goldschmidt, Michael" w:date="2016-05-19T23:03:00Z">
          <w:pPr>
            <w:ind w:left="240" w:right="336"/>
            <w:contextualSpacing/>
          </w:pPr>
        </w:pPrChange>
      </w:pPr>
    </w:p>
    <w:p w:rsidR="00E13C46" w:rsidRPr="008569B8" w:rsidDel="00005215" w:rsidRDefault="00E13C46" w:rsidP="008569B8">
      <w:pPr>
        <w:ind w:left="240" w:right="336"/>
        <w:contextualSpacing/>
        <w:rPr>
          <w:del w:id="201" w:author="Goldschmidt, Michael" w:date="2016-05-19T23:12:00Z"/>
          <w:rFonts w:ascii="Calibri" w:eastAsia="Calibri" w:hAnsi="Calibri"/>
          <w:rPrChange w:id="202" w:author="Goldschmidt, Michael" w:date="2016-05-19T23:03:00Z">
            <w:rPr>
              <w:del w:id="203" w:author="Goldschmidt, Michael" w:date="2016-05-19T23:12:00Z"/>
              <w:rFonts w:ascii="Calibri" w:eastAsia="Calibri" w:hAnsi="Calibri"/>
            </w:rPr>
          </w:rPrChange>
        </w:rPr>
        <w:pPrChange w:id="204" w:author="Goldschmidt, Michael" w:date="2016-05-19T23:03:00Z">
          <w:pPr>
            <w:ind w:left="240" w:right="336"/>
            <w:contextualSpacing/>
          </w:pPr>
        </w:pPrChange>
      </w:pPr>
    </w:p>
    <w:p w:rsidR="00F12A3A" w:rsidRPr="008569B8" w:rsidDel="00005215" w:rsidRDefault="00F12A3A" w:rsidP="008569B8">
      <w:pPr>
        <w:ind w:left="240" w:right="336"/>
        <w:contextualSpacing/>
        <w:rPr>
          <w:del w:id="205" w:author="Goldschmidt, Michael" w:date="2016-05-19T23:12:00Z"/>
          <w:rFonts w:ascii="Calibri" w:eastAsia="Calibri" w:hAnsi="Calibri"/>
          <w:rPrChange w:id="206" w:author="Goldschmidt, Michael" w:date="2016-05-19T23:03:00Z">
            <w:rPr>
              <w:del w:id="207" w:author="Goldschmidt, Michael" w:date="2016-05-19T23:12:00Z"/>
              <w:rFonts w:ascii="Calibri" w:eastAsia="Calibri" w:hAnsi="Calibri"/>
            </w:rPr>
          </w:rPrChange>
        </w:rPr>
        <w:pPrChange w:id="208" w:author="Goldschmidt, Michael" w:date="2016-05-19T23:03:00Z">
          <w:pPr>
            <w:ind w:left="240" w:right="336"/>
            <w:contextualSpacing/>
          </w:pPr>
        </w:pPrChange>
      </w:pPr>
    </w:p>
    <w:p w:rsidR="00F12A3A" w:rsidRPr="008569B8" w:rsidDel="00005215" w:rsidRDefault="00F12A3A" w:rsidP="008569B8">
      <w:pPr>
        <w:ind w:left="240" w:right="336"/>
        <w:contextualSpacing/>
        <w:rPr>
          <w:del w:id="209" w:author="Goldschmidt, Michael" w:date="2016-05-19T23:12:00Z"/>
          <w:rFonts w:ascii="Calibri" w:eastAsia="Calibri" w:hAnsi="Calibri"/>
          <w:rPrChange w:id="210" w:author="Goldschmidt, Michael" w:date="2016-05-19T23:03:00Z">
            <w:rPr>
              <w:del w:id="211" w:author="Goldschmidt, Michael" w:date="2016-05-19T23:12:00Z"/>
              <w:rFonts w:ascii="Calibri" w:eastAsia="Calibri" w:hAnsi="Calibri"/>
            </w:rPr>
          </w:rPrChange>
        </w:rPr>
        <w:pPrChange w:id="212" w:author="Goldschmidt, Michael" w:date="2016-05-19T23:03:00Z">
          <w:pPr>
            <w:ind w:left="240" w:right="336"/>
            <w:contextualSpacing/>
          </w:pPr>
        </w:pPrChange>
      </w:pPr>
    </w:p>
    <w:p w:rsidR="00F12A3A" w:rsidRPr="008569B8" w:rsidDel="00005215" w:rsidRDefault="00F12A3A" w:rsidP="008569B8">
      <w:pPr>
        <w:ind w:left="240" w:right="336"/>
        <w:contextualSpacing/>
        <w:rPr>
          <w:del w:id="213" w:author="Goldschmidt, Michael" w:date="2016-05-19T23:12:00Z"/>
          <w:rFonts w:ascii="Calibri" w:eastAsia="Calibri" w:hAnsi="Calibri"/>
          <w:rPrChange w:id="214" w:author="Goldschmidt, Michael" w:date="2016-05-19T23:03:00Z">
            <w:rPr>
              <w:del w:id="215" w:author="Goldschmidt, Michael" w:date="2016-05-19T23:12:00Z"/>
              <w:rFonts w:ascii="Calibri" w:eastAsia="Calibri" w:hAnsi="Calibri"/>
            </w:rPr>
          </w:rPrChange>
        </w:rPr>
        <w:pPrChange w:id="216" w:author="Goldschmidt, Michael" w:date="2016-05-19T23:03:00Z">
          <w:pPr>
            <w:ind w:left="240" w:right="336"/>
            <w:contextualSpacing/>
          </w:pPr>
        </w:pPrChange>
      </w:pPr>
    </w:p>
    <w:p w:rsidR="00F12A3A" w:rsidRPr="008569B8" w:rsidDel="00005215" w:rsidRDefault="00F12A3A" w:rsidP="008569B8">
      <w:pPr>
        <w:ind w:left="240" w:right="336"/>
        <w:contextualSpacing/>
        <w:rPr>
          <w:del w:id="217" w:author="Goldschmidt, Michael" w:date="2016-05-19T23:12:00Z"/>
          <w:rFonts w:ascii="Calibri" w:eastAsia="Calibri" w:hAnsi="Calibri"/>
          <w:rPrChange w:id="218" w:author="Goldschmidt, Michael" w:date="2016-05-19T23:03:00Z">
            <w:rPr>
              <w:del w:id="219" w:author="Goldschmidt, Michael" w:date="2016-05-19T23:12:00Z"/>
              <w:rFonts w:ascii="Calibri" w:eastAsia="Calibri" w:hAnsi="Calibri"/>
            </w:rPr>
          </w:rPrChange>
        </w:rPr>
        <w:pPrChange w:id="220" w:author="Goldschmidt, Michael" w:date="2016-05-19T23:03:00Z">
          <w:pPr>
            <w:ind w:left="240" w:right="336"/>
            <w:contextualSpacing/>
          </w:pPr>
        </w:pPrChange>
      </w:pPr>
    </w:p>
    <w:p w:rsidR="00B55476" w:rsidRPr="008569B8" w:rsidRDefault="00FF0EC0" w:rsidP="008569B8">
      <w:pPr>
        <w:pStyle w:val="BodyText"/>
        <w:ind w:left="117" w:right="503"/>
        <w:contextualSpacing/>
        <w:rPr>
          <w:sz w:val="22"/>
          <w:szCs w:val="22"/>
          <w:rPrChange w:id="221" w:author="Goldschmidt, Michael" w:date="2016-05-19T23:03:00Z">
            <w:rPr>
              <w:sz w:val="22"/>
              <w:szCs w:val="22"/>
            </w:rPr>
          </w:rPrChange>
        </w:rPr>
        <w:pPrChange w:id="222" w:author="Goldschmidt, Michael" w:date="2016-05-19T23:03:00Z">
          <w:pPr>
            <w:pStyle w:val="BodyText"/>
            <w:ind w:left="117" w:right="503"/>
            <w:contextualSpacing/>
          </w:pPr>
        </w:pPrChange>
      </w:pPr>
      <w:r w:rsidRPr="008569B8">
        <w:rPr>
          <w:noProof/>
          <w:sz w:val="22"/>
          <w:szCs w:val="22"/>
          <w:rPrChange w:id="223" w:author="Goldschmidt, Michael" w:date="2016-05-19T23:03:00Z">
            <w:rPr>
              <w:noProof/>
              <w:sz w:val="22"/>
              <w:szCs w:val="22"/>
            </w:rPr>
          </w:rPrChange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89DA86F" wp14:editId="53539AB7">
                <wp:simplePos x="0" y="0"/>
                <wp:positionH relativeFrom="column">
                  <wp:posOffset>-107315</wp:posOffset>
                </wp:positionH>
                <wp:positionV relativeFrom="paragraph">
                  <wp:posOffset>-3175</wp:posOffset>
                </wp:positionV>
                <wp:extent cx="5114925" cy="120015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1200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-8.45pt;margin-top:-.25pt;width:402.75pt;height:94.5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" fillcolor="#f2f2f2 [3052]" stroked="f" strokeweight="2pt"/>
            </w:pict>
          </mc:Fallback>
        </mc:AlternateContent>
      </w:r>
      <w:r w:rsidR="00BC4489" w:rsidRPr="008569B8">
        <w:rPr>
          <w:noProof/>
          <w:sz w:val="22"/>
          <w:szCs w:val="22"/>
          <w:rPrChange w:id="224" w:author="Goldschmidt, Michael" w:date="2016-05-19T23:03:00Z">
            <w:rPr>
              <w:noProof/>
              <w:sz w:val="22"/>
              <w:szCs w:val="22"/>
            </w:rPr>
          </w:rPrChange>
        </w:rPr>
        <w:drawing>
          <wp:anchor distT="0" distB="0" distL="114300" distR="114300" simplePos="0" relativeHeight="251663360" behindDoc="1" locked="0" layoutInCell="1" allowOverlap="1" wp14:anchorId="49634A01" wp14:editId="011AD4F2">
            <wp:simplePos x="0" y="0"/>
            <wp:positionH relativeFrom="column">
              <wp:posOffset>76200</wp:posOffset>
            </wp:positionH>
            <wp:positionV relativeFrom="paragraph">
              <wp:posOffset>-3810</wp:posOffset>
            </wp:positionV>
            <wp:extent cx="1823085" cy="1200150"/>
            <wp:effectExtent l="0" t="0" r="5715" b="0"/>
            <wp:wrapThrough wrapText="bothSides">
              <wp:wrapPolygon edited="0">
                <wp:start x="0" y="0"/>
                <wp:lineTo x="0" y="21257"/>
                <wp:lineTo x="21442" y="21257"/>
                <wp:lineTo x="2144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17FD" w:rsidRPr="008569B8" w:rsidRDefault="000D17FD" w:rsidP="008569B8">
      <w:pPr>
        <w:pStyle w:val="BodyText"/>
        <w:ind w:left="117" w:right="503"/>
        <w:contextualSpacing/>
        <w:jc w:val="center"/>
        <w:rPr>
          <w:ins w:id="225" w:author="Goldschmidt, Michael" w:date="2016-05-19T22:55:00Z"/>
          <w:rFonts w:asciiTheme="minorHAnsi" w:hAnsiTheme="minorHAnsi"/>
          <w:b/>
          <w:color w:val="0079C1"/>
          <w:sz w:val="36"/>
          <w:szCs w:val="36"/>
          <w:rPrChange w:id="226" w:author="Goldschmidt, Michael" w:date="2016-05-19T23:03:00Z">
            <w:rPr>
              <w:ins w:id="227" w:author="Goldschmidt, Michael" w:date="2016-05-19T22:55:00Z"/>
              <w:rFonts w:asciiTheme="minorHAnsi" w:hAnsiTheme="minorHAnsi"/>
              <w:b/>
              <w:color w:val="0079C1"/>
              <w:sz w:val="36"/>
              <w:szCs w:val="36"/>
            </w:rPr>
          </w:rPrChange>
        </w:rPr>
        <w:pPrChange w:id="228" w:author="Goldschmidt, Michael" w:date="2016-05-19T23:03:00Z">
          <w:pPr>
            <w:pStyle w:val="BodyText"/>
            <w:ind w:left="117" w:right="503"/>
            <w:contextualSpacing/>
            <w:jc w:val="center"/>
          </w:pPr>
        </w:pPrChange>
      </w:pPr>
      <w:ins w:id="229" w:author="Goldschmidt, Michael" w:date="2016-05-19T22:55:00Z">
        <w:r w:rsidRPr="008569B8">
          <w:rPr>
            <w:rFonts w:asciiTheme="minorHAnsi" w:hAnsiTheme="minorHAnsi" w:cs="Arial"/>
            <w:b/>
            <w:color w:val="0079C1"/>
            <w:sz w:val="36"/>
            <w:szCs w:val="36"/>
            <w:rPrChange w:id="230" w:author="Goldschmidt, Michael" w:date="2016-05-19T23:03:00Z">
              <w:rPr>
                <w:rFonts w:asciiTheme="minorHAnsi" w:hAnsiTheme="minorHAnsi" w:cs="Arial"/>
                <w:b/>
                <w:color w:val="0079C1"/>
                <w:sz w:val="36"/>
                <w:szCs w:val="36"/>
              </w:rPr>
            </w:rPrChange>
          </w:rPr>
          <w:t xml:space="preserve">What can you do </w:t>
        </w:r>
        <w:r w:rsidRPr="008569B8">
          <w:rPr>
            <w:rFonts w:asciiTheme="minorHAnsi" w:hAnsiTheme="minorHAnsi"/>
            <w:b/>
            <w:color w:val="0079C1"/>
            <w:sz w:val="36"/>
            <w:szCs w:val="36"/>
            <w:rPrChange w:id="231" w:author="Goldschmidt, Michael" w:date="2016-05-19T23:03:00Z">
              <w:rPr>
                <w:rFonts w:asciiTheme="minorHAnsi" w:hAnsiTheme="minorHAnsi"/>
                <w:b/>
                <w:color w:val="0079C1"/>
                <w:sz w:val="36"/>
                <w:szCs w:val="36"/>
              </w:rPr>
            </w:rPrChange>
          </w:rPr>
          <w:t xml:space="preserve">to help the </w:t>
        </w:r>
        <w:proofErr w:type="gramStart"/>
        <w:r w:rsidRPr="008569B8">
          <w:rPr>
            <w:rFonts w:asciiTheme="minorHAnsi" w:hAnsiTheme="minorHAnsi"/>
            <w:b/>
            <w:color w:val="0079C1"/>
            <w:sz w:val="36"/>
            <w:szCs w:val="36"/>
            <w:rPrChange w:id="232" w:author="Goldschmidt, Michael" w:date="2016-05-19T23:03:00Z">
              <w:rPr>
                <w:rFonts w:asciiTheme="minorHAnsi" w:hAnsiTheme="minorHAnsi"/>
                <w:b/>
                <w:color w:val="0079C1"/>
                <w:sz w:val="36"/>
                <w:szCs w:val="36"/>
              </w:rPr>
            </w:rPrChange>
          </w:rPr>
          <w:t>families</w:t>
        </w:r>
        <w:proofErr w:type="gramEnd"/>
        <w:r w:rsidRPr="008569B8">
          <w:rPr>
            <w:rFonts w:asciiTheme="minorHAnsi" w:hAnsiTheme="minorHAnsi"/>
            <w:b/>
            <w:color w:val="0079C1"/>
            <w:sz w:val="36"/>
            <w:szCs w:val="36"/>
            <w:rPrChange w:id="233" w:author="Goldschmidt, Michael" w:date="2016-05-19T23:03:00Z">
              <w:rPr>
                <w:rFonts w:asciiTheme="minorHAnsi" w:hAnsiTheme="minorHAnsi"/>
                <w:b/>
                <w:color w:val="0079C1"/>
                <w:sz w:val="36"/>
                <w:szCs w:val="36"/>
              </w:rPr>
            </w:rPrChange>
          </w:rPr>
          <w:t xml:space="preserve"> </w:t>
        </w:r>
      </w:ins>
    </w:p>
    <w:p w:rsidR="000D17FD" w:rsidRPr="008569B8" w:rsidRDefault="000D17FD" w:rsidP="008569B8">
      <w:pPr>
        <w:pStyle w:val="BodyText"/>
        <w:ind w:left="117" w:right="503"/>
        <w:contextualSpacing/>
        <w:jc w:val="center"/>
        <w:rPr>
          <w:ins w:id="234" w:author="Goldschmidt, Michael" w:date="2016-05-19T22:55:00Z"/>
          <w:rFonts w:asciiTheme="minorHAnsi" w:hAnsiTheme="minorHAnsi"/>
          <w:b/>
          <w:color w:val="0079C1"/>
          <w:sz w:val="36"/>
          <w:szCs w:val="36"/>
          <w:rPrChange w:id="235" w:author="Goldschmidt, Michael" w:date="2016-05-19T23:03:00Z">
            <w:rPr>
              <w:ins w:id="236" w:author="Goldschmidt, Michael" w:date="2016-05-19T22:55:00Z"/>
              <w:rFonts w:asciiTheme="minorHAnsi" w:hAnsiTheme="minorHAnsi"/>
              <w:b/>
              <w:color w:val="0079C1"/>
              <w:sz w:val="36"/>
              <w:szCs w:val="36"/>
            </w:rPr>
          </w:rPrChange>
        </w:rPr>
        <w:pPrChange w:id="237" w:author="Goldschmidt, Michael" w:date="2016-05-19T23:03:00Z">
          <w:pPr>
            <w:pStyle w:val="BodyText"/>
            <w:ind w:left="117" w:right="503"/>
            <w:contextualSpacing/>
            <w:jc w:val="center"/>
          </w:pPr>
        </w:pPrChange>
      </w:pPr>
      <w:proofErr w:type="gramStart"/>
      <w:ins w:id="238" w:author="Goldschmidt, Michael" w:date="2016-05-19T22:55:00Z">
        <w:r w:rsidRPr="008569B8">
          <w:rPr>
            <w:rFonts w:asciiTheme="minorHAnsi" w:hAnsiTheme="minorHAnsi"/>
            <w:b/>
            <w:color w:val="0079C1"/>
            <w:sz w:val="36"/>
            <w:szCs w:val="36"/>
            <w:rPrChange w:id="239" w:author="Goldschmidt, Michael" w:date="2016-05-19T23:03:00Z">
              <w:rPr>
                <w:rFonts w:asciiTheme="minorHAnsi" w:hAnsiTheme="minorHAnsi"/>
                <w:b/>
                <w:color w:val="0079C1"/>
                <w:sz w:val="36"/>
                <w:szCs w:val="36"/>
              </w:rPr>
            </w:rPrChange>
          </w:rPr>
          <w:t>and</w:t>
        </w:r>
        <w:proofErr w:type="gramEnd"/>
        <w:r w:rsidRPr="008569B8">
          <w:rPr>
            <w:rFonts w:asciiTheme="minorHAnsi" w:hAnsiTheme="minorHAnsi"/>
            <w:b/>
            <w:color w:val="0079C1"/>
            <w:sz w:val="36"/>
            <w:szCs w:val="36"/>
            <w:rPrChange w:id="240" w:author="Goldschmidt, Michael" w:date="2016-05-19T23:03:00Z">
              <w:rPr>
                <w:rFonts w:asciiTheme="minorHAnsi" w:hAnsiTheme="minorHAnsi"/>
                <w:b/>
                <w:color w:val="0079C1"/>
                <w:sz w:val="36"/>
                <w:szCs w:val="36"/>
              </w:rPr>
            </w:rPrChange>
          </w:rPr>
          <w:t xml:space="preserve"> communities you serve?</w:t>
        </w:r>
      </w:ins>
    </w:p>
    <w:p w:rsidR="007575D3" w:rsidRPr="008569B8" w:rsidDel="000D17FD" w:rsidRDefault="007575D3" w:rsidP="008569B8">
      <w:pPr>
        <w:pStyle w:val="BodyText"/>
        <w:ind w:left="117" w:right="503"/>
        <w:contextualSpacing/>
        <w:jc w:val="center"/>
        <w:rPr>
          <w:del w:id="241" w:author="Goldschmidt, Michael" w:date="2016-05-19T22:55:00Z"/>
          <w:rFonts w:ascii="Arial" w:hAnsi="Arial" w:cs="Arial"/>
          <w:b/>
          <w:color w:val="0079C1"/>
          <w:sz w:val="52"/>
          <w:szCs w:val="52"/>
          <w:rPrChange w:id="242" w:author="Goldschmidt, Michael" w:date="2016-05-19T23:03:00Z">
            <w:rPr>
              <w:del w:id="243" w:author="Goldschmidt, Michael" w:date="2016-05-19T22:55:00Z"/>
              <w:rFonts w:ascii="Arial" w:hAnsi="Arial" w:cs="Arial"/>
              <w:b/>
              <w:color w:val="0079C1"/>
              <w:sz w:val="52"/>
              <w:szCs w:val="52"/>
            </w:rPr>
          </w:rPrChange>
        </w:rPr>
        <w:pPrChange w:id="244" w:author="Goldschmidt, Michael" w:date="2016-05-19T23:03:00Z">
          <w:pPr>
            <w:pStyle w:val="BodyText"/>
            <w:ind w:left="117" w:right="503"/>
            <w:contextualSpacing/>
            <w:jc w:val="center"/>
          </w:pPr>
        </w:pPrChange>
      </w:pPr>
      <w:del w:id="245" w:author="Goldschmidt, Michael" w:date="2016-05-19T22:55:00Z">
        <w:r w:rsidRPr="008569B8" w:rsidDel="000D17FD">
          <w:rPr>
            <w:rFonts w:ascii="Arial" w:hAnsi="Arial" w:cs="Arial"/>
            <w:b/>
            <w:color w:val="0079C1"/>
            <w:sz w:val="52"/>
            <w:szCs w:val="52"/>
            <w:rPrChange w:id="246" w:author="Goldschmidt, Michael" w:date="2016-05-19T23:03:00Z">
              <w:rPr>
                <w:rFonts w:ascii="Arial" w:hAnsi="Arial" w:cs="Arial"/>
                <w:b/>
                <w:color w:val="0079C1"/>
                <w:sz w:val="52"/>
                <w:szCs w:val="52"/>
              </w:rPr>
            </w:rPrChange>
          </w:rPr>
          <w:delText>WHAT CAN YOU DO</w:delText>
        </w:r>
        <w:r w:rsidR="00E13C46" w:rsidRPr="008569B8" w:rsidDel="000D17FD">
          <w:rPr>
            <w:rFonts w:ascii="Arial" w:hAnsi="Arial" w:cs="Arial"/>
            <w:b/>
            <w:color w:val="0079C1"/>
            <w:sz w:val="52"/>
            <w:szCs w:val="52"/>
            <w:rPrChange w:id="247" w:author="Goldschmidt, Michael" w:date="2016-05-19T23:03:00Z">
              <w:rPr>
                <w:rFonts w:ascii="Arial" w:hAnsi="Arial" w:cs="Arial"/>
                <w:b/>
                <w:color w:val="0079C1"/>
                <w:sz w:val="52"/>
                <w:szCs w:val="52"/>
              </w:rPr>
            </w:rPrChange>
          </w:rPr>
          <w:delText>,</w:delText>
        </w:r>
      </w:del>
    </w:p>
    <w:p w:rsidR="00BC4489" w:rsidRPr="008569B8" w:rsidDel="000D17FD" w:rsidRDefault="00E13C46" w:rsidP="008569B8">
      <w:pPr>
        <w:pStyle w:val="BodyText"/>
        <w:ind w:left="117" w:right="503"/>
        <w:contextualSpacing/>
        <w:jc w:val="center"/>
        <w:rPr>
          <w:del w:id="248" w:author="Goldschmidt, Michael" w:date="2016-05-19T22:55:00Z"/>
          <w:sz w:val="16"/>
          <w:szCs w:val="16"/>
          <w:rPrChange w:id="249" w:author="Goldschmidt, Michael" w:date="2016-05-19T23:03:00Z">
            <w:rPr>
              <w:del w:id="250" w:author="Goldschmidt, Michael" w:date="2016-05-19T22:55:00Z"/>
              <w:sz w:val="16"/>
              <w:szCs w:val="16"/>
            </w:rPr>
          </w:rPrChange>
        </w:rPr>
        <w:pPrChange w:id="251" w:author="Goldschmidt, Michael" w:date="2016-05-19T23:03:00Z">
          <w:pPr>
            <w:pStyle w:val="BodyText"/>
            <w:ind w:left="117" w:right="503"/>
            <w:contextualSpacing/>
            <w:jc w:val="center"/>
          </w:pPr>
        </w:pPrChange>
      </w:pPr>
      <w:del w:id="252" w:author="Goldschmidt, Michael" w:date="2016-05-19T22:55:00Z">
        <w:r w:rsidRPr="008569B8" w:rsidDel="000D17FD">
          <w:rPr>
            <w:rFonts w:ascii="Arial" w:hAnsi="Arial" w:cs="Arial"/>
            <w:b/>
            <w:color w:val="0079C1"/>
            <w:sz w:val="28"/>
            <w:szCs w:val="28"/>
            <w:rPrChange w:id="253" w:author="Goldschmidt, Michael" w:date="2016-05-19T23:03:00Z">
              <w:rPr>
                <w:rFonts w:ascii="Arial" w:hAnsi="Arial" w:cs="Arial"/>
                <w:b/>
                <w:color w:val="0079C1"/>
                <w:sz w:val="28"/>
                <w:szCs w:val="28"/>
              </w:rPr>
            </w:rPrChange>
          </w:rPr>
          <w:delText>to help the families and communities you serve:</w:delText>
        </w:r>
      </w:del>
    </w:p>
    <w:p w:rsidR="00B55476" w:rsidRPr="008569B8" w:rsidRDefault="007575D3" w:rsidP="008569B8">
      <w:pPr>
        <w:pStyle w:val="BodyText"/>
        <w:ind w:left="117" w:right="503"/>
        <w:contextualSpacing/>
        <w:jc w:val="center"/>
        <w:rPr>
          <w:i/>
          <w:color w:val="0079C1"/>
          <w:sz w:val="36"/>
          <w:szCs w:val="36"/>
          <w:rPrChange w:id="254" w:author="Goldschmidt, Michael" w:date="2016-05-19T23:03:00Z">
            <w:rPr>
              <w:i/>
              <w:color w:val="0079C1"/>
              <w:sz w:val="36"/>
              <w:szCs w:val="36"/>
            </w:rPr>
          </w:rPrChange>
        </w:rPr>
        <w:pPrChange w:id="255" w:author="Goldschmidt, Michael" w:date="2016-05-19T23:03:00Z">
          <w:pPr>
            <w:pStyle w:val="BodyText"/>
            <w:ind w:left="117" w:right="503"/>
            <w:contextualSpacing/>
            <w:jc w:val="center"/>
          </w:pPr>
        </w:pPrChange>
      </w:pPr>
      <w:r w:rsidRPr="008569B8">
        <w:rPr>
          <w:i/>
          <w:color w:val="0079C1"/>
          <w:sz w:val="36"/>
          <w:szCs w:val="36"/>
          <w:rPrChange w:id="256" w:author="Goldschmidt, Michael" w:date="2016-05-19T23:03:00Z">
            <w:rPr>
              <w:i/>
              <w:color w:val="0079C1"/>
              <w:sz w:val="36"/>
              <w:szCs w:val="36"/>
            </w:rPr>
          </w:rPrChange>
        </w:rPr>
        <w:t>Actions for Living in a Healthy Home</w:t>
      </w:r>
    </w:p>
    <w:p w:rsidR="00EF2AE1" w:rsidRPr="008569B8" w:rsidRDefault="00EF2AE1" w:rsidP="008569B8">
      <w:pPr>
        <w:pStyle w:val="BodyText"/>
        <w:ind w:left="117" w:right="503"/>
        <w:contextualSpacing/>
        <w:rPr>
          <w:rFonts w:ascii="Arial" w:hAnsi="Arial" w:cs="Arial"/>
          <w:color w:val="0079C1"/>
          <w:sz w:val="26"/>
          <w:szCs w:val="26"/>
          <w:rPrChange w:id="257" w:author="Goldschmidt, Michael" w:date="2016-05-19T23:03:00Z">
            <w:rPr>
              <w:rFonts w:ascii="Arial" w:hAnsi="Arial" w:cs="Arial"/>
              <w:color w:val="0079C1"/>
              <w:sz w:val="26"/>
              <w:szCs w:val="26"/>
            </w:rPr>
          </w:rPrChange>
        </w:rPr>
        <w:pPrChange w:id="258" w:author="Goldschmidt, Michael" w:date="2016-05-19T23:03:00Z">
          <w:pPr>
            <w:pStyle w:val="BodyText"/>
            <w:ind w:left="117" w:right="503"/>
            <w:contextualSpacing/>
          </w:pPr>
        </w:pPrChange>
      </w:pPr>
    </w:p>
    <w:p w:rsidR="00BC4489" w:rsidRPr="00005215" w:rsidRDefault="00BC4489" w:rsidP="008569B8">
      <w:pPr>
        <w:pStyle w:val="BodyText"/>
        <w:ind w:left="117" w:right="503"/>
        <w:contextualSpacing/>
        <w:rPr>
          <w:rFonts w:asciiTheme="minorHAnsi" w:hAnsiTheme="minorHAnsi" w:cs="Arial"/>
          <w:color w:val="0079C1"/>
          <w:sz w:val="20"/>
          <w:szCs w:val="20"/>
          <w:rPrChange w:id="259" w:author="Goldschmidt, Michael" w:date="2016-05-19T23:13:00Z">
            <w:rPr>
              <w:rFonts w:ascii="Arial" w:hAnsi="Arial" w:cs="Arial"/>
              <w:color w:val="0079C1"/>
              <w:sz w:val="26"/>
              <w:szCs w:val="26"/>
            </w:rPr>
          </w:rPrChange>
        </w:rPr>
        <w:pPrChange w:id="260" w:author="Goldschmidt, Michael" w:date="2016-05-19T23:03:00Z">
          <w:pPr>
            <w:pStyle w:val="BodyText"/>
            <w:ind w:left="117" w:right="503"/>
            <w:contextualSpacing/>
          </w:pPr>
        </w:pPrChange>
      </w:pPr>
    </w:p>
    <w:p w:rsidR="00BD792B" w:rsidRPr="008569B8" w:rsidRDefault="00C50E38" w:rsidP="008569B8">
      <w:pPr>
        <w:spacing w:before="58"/>
        <w:contextualSpacing/>
        <w:outlineLvl w:val="4"/>
        <w:rPr>
          <w:rFonts w:ascii="Arial" w:eastAsia="Arial" w:hAnsi="Arial"/>
          <w:color w:val="0079C1"/>
          <w:sz w:val="26"/>
          <w:szCs w:val="26"/>
          <w:rPrChange w:id="261" w:author="Goldschmidt, Michael" w:date="2016-05-19T23:03:00Z">
            <w:rPr>
              <w:rFonts w:ascii="Arial" w:eastAsia="Arial" w:hAnsi="Arial"/>
              <w:color w:val="0079C1"/>
              <w:sz w:val="26"/>
              <w:szCs w:val="26"/>
            </w:rPr>
          </w:rPrChange>
        </w:rPr>
        <w:pPrChange w:id="262" w:author="Goldschmidt, Michael" w:date="2016-05-19T23:03:00Z">
          <w:pPr>
            <w:spacing w:before="58"/>
            <w:contextualSpacing/>
            <w:outlineLvl w:val="4"/>
          </w:pPr>
        </w:pPrChange>
      </w:pPr>
      <w:r w:rsidRPr="008569B8">
        <w:rPr>
          <w:rFonts w:ascii="Arial" w:eastAsia="Arial" w:hAnsi="Arial"/>
          <w:color w:val="0079C1"/>
          <w:sz w:val="26"/>
          <w:szCs w:val="26"/>
          <w:rPrChange w:id="263" w:author="Goldschmidt, Michael" w:date="2016-05-19T23:03:00Z">
            <w:rPr>
              <w:rFonts w:ascii="Arial" w:eastAsia="Arial" w:hAnsi="Arial"/>
              <w:color w:val="0079C1"/>
              <w:sz w:val="26"/>
              <w:szCs w:val="26"/>
            </w:rPr>
          </w:rPrChange>
        </w:rPr>
        <w:t>Family Health</w:t>
      </w:r>
      <w:r w:rsidR="00D920D4" w:rsidRPr="008569B8">
        <w:rPr>
          <w:rFonts w:ascii="Arial" w:eastAsia="Arial" w:hAnsi="Arial"/>
          <w:color w:val="0079C1"/>
          <w:sz w:val="26"/>
          <w:szCs w:val="26"/>
          <w:rPrChange w:id="264" w:author="Goldschmidt, Michael" w:date="2016-05-19T23:03:00Z">
            <w:rPr>
              <w:rFonts w:ascii="Arial" w:eastAsia="Arial" w:hAnsi="Arial"/>
              <w:color w:val="0079C1"/>
              <w:sz w:val="26"/>
              <w:szCs w:val="26"/>
            </w:rPr>
          </w:rPrChange>
        </w:rPr>
        <w:t xml:space="preserve"> </w:t>
      </w:r>
    </w:p>
    <w:p w:rsidR="00750C04" w:rsidRPr="00005215" w:rsidDel="00005215" w:rsidRDefault="00750C04" w:rsidP="00005215">
      <w:pPr>
        <w:spacing w:before="58"/>
        <w:contextualSpacing/>
        <w:outlineLvl w:val="4"/>
        <w:rPr>
          <w:del w:id="265" w:author="Goldschmidt, Michael" w:date="2016-05-19T23:10:00Z"/>
          <w:rFonts w:eastAsia="Arial"/>
          <w:color w:val="0079C1"/>
          <w:sz w:val="20"/>
          <w:szCs w:val="20"/>
          <w:rPrChange w:id="266" w:author="Goldschmidt, Michael" w:date="2016-05-19T23:13:00Z">
            <w:rPr>
              <w:del w:id="267" w:author="Goldschmidt, Michael" w:date="2016-05-19T23:10:00Z"/>
              <w:color w:val="0079C1"/>
            </w:rPr>
          </w:rPrChange>
        </w:rPr>
        <w:pPrChange w:id="268" w:author="Goldschmidt, Michael" w:date="2016-05-19T23:10:00Z">
          <w:pPr>
            <w:pStyle w:val="Heading5"/>
            <w:numPr>
              <w:numId w:val="77"/>
            </w:numPr>
            <w:ind w:left="720" w:right="189" w:hanging="360"/>
            <w:contextualSpacing/>
          </w:pPr>
        </w:pPrChange>
      </w:pPr>
    </w:p>
    <w:p w:rsidR="00005215" w:rsidRPr="00005215" w:rsidRDefault="00005215" w:rsidP="008569B8">
      <w:pPr>
        <w:spacing w:before="58"/>
        <w:contextualSpacing/>
        <w:outlineLvl w:val="4"/>
        <w:rPr>
          <w:ins w:id="269" w:author="Goldschmidt, Michael" w:date="2016-05-19T23:10:00Z"/>
          <w:rFonts w:eastAsia="Arial"/>
          <w:color w:val="0079C1"/>
          <w:sz w:val="20"/>
          <w:szCs w:val="20"/>
          <w:rPrChange w:id="270" w:author="Goldschmidt, Michael" w:date="2016-05-19T23:10:00Z">
            <w:rPr>
              <w:ins w:id="271" w:author="Goldschmidt, Michael" w:date="2016-05-19T23:10:00Z"/>
              <w:rFonts w:ascii="Arial" w:eastAsia="Arial" w:hAnsi="Arial"/>
              <w:color w:val="0079C1"/>
              <w:sz w:val="26"/>
              <w:szCs w:val="26"/>
            </w:rPr>
          </w:rPrChange>
        </w:rPr>
        <w:pPrChange w:id="272" w:author="Goldschmidt, Michael" w:date="2016-05-19T23:03:00Z">
          <w:pPr>
            <w:spacing w:before="58"/>
            <w:contextualSpacing/>
            <w:outlineLvl w:val="4"/>
          </w:pPr>
        </w:pPrChange>
      </w:pPr>
    </w:p>
    <w:p w:rsidR="003D6197" w:rsidRPr="007346FA" w:rsidDel="00005215" w:rsidRDefault="007346FA" w:rsidP="00005215">
      <w:pPr>
        <w:spacing w:before="58"/>
        <w:ind w:left="90" w:right="331"/>
        <w:contextualSpacing/>
        <w:outlineLvl w:val="4"/>
        <w:rPr>
          <w:del w:id="273" w:author="Goldschmidt, Michael" w:date="2016-05-19T23:13:00Z"/>
          <w:rPrChange w:id="274" w:author="Goldschmidt, Michael" w:date="2016-05-19T23:27:00Z">
            <w:rPr>
              <w:del w:id="275" w:author="Goldschmidt, Michael" w:date="2016-05-19T23:13:00Z"/>
              <w:rFonts w:asciiTheme="minorHAnsi" w:hAnsiTheme="minorHAnsi" w:cstheme="minorHAnsi"/>
              <w:sz w:val="22"/>
            </w:rPr>
          </w:rPrChange>
        </w:rPr>
        <w:pPrChange w:id="276" w:author="Goldschmidt, Michael" w:date="2016-05-19T23:14:00Z">
          <w:pPr>
            <w:pStyle w:val="Heading5"/>
            <w:numPr>
              <w:numId w:val="77"/>
            </w:numPr>
            <w:ind w:left="720" w:right="189" w:hanging="360"/>
            <w:contextualSpacing/>
          </w:pPr>
        </w:pPrChange>
      </w:pPr>
      <w:ins w:id="277" w:author="Goldschmidt, Michael" w:date="2016-05-19T23:32:00Z">
        <w:r>
          <w:t>A stakeholder should r</w:t>
        </w:r>
      </w:ins>
      <w:del w:id="278" w:author="Goldschmidt, Michael" w:date="2016-05-19T23:32:00Z">
        <w:r w:rsidR="00BD792B" w:rsidRPr="007346FA" w:rsidDel="007346FA">
          <w:rPr>
            <w:rPrChange w:id="279" w:author="Goldschmidt, Michael" w:date="2016-05-19T23:27:00Z">
              <w:rPr>
                <w:rFonts w:asciiTheme="minorHAnsi" w:hAnsiTheme="minorHAnsi" w:cstheme="minorHAnsi"/>
                <w:sz w:val="22"/>
              </w:rPr>
            </w:rPrChange>
          </w:rPr>
          <w:delText>R</w:delText>
        </w:r>
      </w:del>
      <w:r w:rsidR="00BD792B" w:rsidRPr="007346FA">
        <w:rPr>
          <w:rPrChange w:id="280" w:author="Goldschmidt, Michael" w:date="2016-05-19T23:27:00Z">
            <w:rPr>
              <w:rFonts w:asciiTheme="minorHAnsi" w:hAnsiTheme="minorHAnsi" w:cstheme="minorHAnsi"/>
              <w:sz w:val="22"/>
            </w:rPr>
          </w:rPrChange>
        </w:rPr>
        <w:t xml:space="preserve">emind all families </w:t>
      </w:r>
      <w:del w:id="281" w:author="Goldschmidt, Michael" w:date="2016-05-19T23:32:00Z">
        <w:r w:rsidR="00BD792B" w:rsidRPr="007346FA" w:rsidDel="007346FA">
          <w:rPr>
            <w:rPrChange w:id="282" w:author="Goldschmidt, Michael" w:date="2016-05-19T23:27:00Z">
              <w:rPr>
                <w:rFonts w:asciiTheme="minorHAnsi" w:hAnsiTheme="minorHAnsi" w:cstheme="minorHAnsi"/>
                <w:sz w:val="22"/>
              </w:rPr>
            </w:rPrChange>
          </w:rPr>
          <w:delText>you</w:delText>
        </w:r>
      </w:del>
      <w:ins w:id="283" w:author="Goldschmidt, Michael" w:date="2016-05-19T23:32:00Z">
        <w:r>
          <w:t>they</w:t>
        </w:r>
      </w:ins>
      <w:del w:id="284" w:author="Goldschmidt, Michael" w:date="2016-05-19T23:11:00Z">
        <w:r w:rsidR="00BD792B" w:rsidRPr="007346FA" w:rsidDel="00005215">
          <w:rPr>
            <w:rPrChange w:id="285" w:author="Goldschmidt, Michael" w:date="2016-05-19T23:27:00Z">
              <w:rPr>
                <w:rFonts w:asciiTheme="minorHAnsi" w:hAnsiTheme="minorHAnsi" w:cstheme="minorHAnsi"/>
                <w:sz w:val="22"/>
              </w:rPr>
            </w:rPrChange>
          </w:rPr>
          <w:delText>r</w:delText>
        </w:r>
      </w:del>
      <w:r w:rsidR="00BD792B" w:rsidRPr="007346FA">
        <w:rPr>
          <w:rPrChange w:id="286" w:author="Goldschmidt, Michael" w:date="2016-05-19T23:27:00Z">
            <w:rPr>
              <w:rFonts w:asciiTheme="minorHAnsi" w:hAnsiTheme="minorHAnsi" w:cstheme="minorHAnsi"/>
              <w:sz w:val="22"/>
            </w:rPr>
          </w:rPrChange>
        </w:rPr>
        <w:t xml:space="preserve"> serve that if they think a family member has been poisoned they should call the poison control center number</w:t>
      </w:r>
      <w:ins w:id="287" w:author="Goldschmidt, Michael" w:date="2016-05-19T23:11:00Z">
        <w:r w:rsidR="00005215" w:rsidRPr="007346FA">
          <w:rPr>
            <w:rPrChange w:id="288" w:author="Goldschmidt, Michael" w:date="2016-05-19T23:27:00Z">
              <w:rPr/>
            </w:rPrChange>
          </w:rPr>
          <w:t xml:space="preserve"> immediately</w:t>
        </w:r>
      </w:ins>
      <w:ins w:id="289" w:author="Goldschmidt, Michael" w:date="2016-05-19T23:14:00Z">
        <w:r w:rsidR="00F6632C" w:rsidRPr="007346FA">
          <w:rPr>
            <w:rPrChange w:id="290" w:author="Goldschmidt, Michael" w:date="2016-05-19T23:27:00Z">
              <w:rPr>
                <w:sz w:val="22"/>
                <w:szCs w:val="22"/>
              </w:rPr>
            </w:rPrChange>
          </w:rPr>
          <w:t xml:space="preserve">. </w:t>
        </w:r>
      </w:ins>
      <w:del w:id="291" w:author="Goldschmidt, Michael" w:date="2016-05-19T23:13:00Z">
        <w:r w:rsidR="003D6197" w:rsidRPr="007346FA" w:rsidDel="00005215">
          <w:rPr>
            <w:rPrChange w:id="292" w:author="Goldschmidt, Michael" w:date="2016-05-19T23:27:00Z">
              <w:rPr>
                <w:rFonts w:asciiTheme="minorHAnsi" w:hAnsiTheme="minorHAnsi" w:cstheme="minorHAnsi"/>
                <w:sz w:val="22"/>
              </w:rPr>
            </w:rPrChange>
          </w:rPr>
          <w:delText>:</w:delText>
        </w:r>
      </w:del>
    </w:p>
    <w:p w:rsidR="00750C04" w:rsidRPr="007346FA" w:rsidDel="00005215" w:rsidRDefault="00750C04" w:rsidP="00005215">
      <w:pPr>
        <w:spacing w:before="58"/>
        <w:ind w:left="90" w:right="331"/>
        <w:contextualSpacing/>
        <w:outlineLvl w:val="4"/>
        <w:rPr>
          <w:del w:id="293" w:author="Goldschmidt, Michael" w:date="2016-05-19T23:13:00Z"/>
          <w:color w:val="0079C1"/>
          <w:rPrChange w:id="294" w:author="Goldschmidt, Michael" w:date="2016-05-19T23:27:00Z">
            <w:rPr>
              <w:del w:id="295" w:author="Goldschmidt, Michael" w:date="2016-05-19T23:13:00Z"/>
              <w:color w:val="0079C1"/>
              <w:spacing w:val="4"/>
              <w:w w:val="115"/>
            </w:rPr>
          </w:rPrChange>
        </w:rPr>
        <w:pPrChange w:id="296" w:author="Goldschmidt, Michael" w:date="2016-05-19T23:14:00Z">
          <w:pPr>
            <w:pStyle w:val="Heading5"/>
            <w:ind w:left="360" w:right="189"/>
            <w:contextualSpacing/>
          </w:pPr>
        </w:pPrChange>
      </w:pPr>
    </w:p>
    <w:p w:rsidR="003D6197" w:rsidRPr="007346FA" w:rsidDel="00005215" w:rsidRDefault="003D6197" w:rsidP="00005215">
      <w:pPr>
        <w:pStyle w:val="Heading5"/>
        <w:ind w:left="90" w:right="331"/>
        <w:contextualSpacing/>
        <w:rPr>
          <w:del w:id="297" w:author="Goldschmidt, Michael" w:date="2016-05-19T23:13:00Z"/>
          <w:sz w:val="22"/>
          <w:szCs w:val="22"/>
          <w:rPrChange w:id="298" w:author="Goldschmidt, Michael" w:date="2016-05-19T23:27:00Z">
            <w:rPr>
              <w:del w:id="299" w:author="Goldschmidt, Michael" w:date="2016-05-19T23:13:00Z"/>
            </w:rPr>
          </w:rPrChange>
        </w:rPr>
        <w:pPrChange w:id="300" w:author="Goldschmidt, Michael" w:date="2016-05-19T23:14:00Z">
          <w:pPr>
            <w:pStyle w:val="Heading5"/>
            <w:ind w:left="360" w:right="189"/>
            <w:contextualSpacing/>
          </w:pPr>
        </w:pPrChange>
      </w:pPr>
      <w:del w:id="301" w:author="Goldschmidt, Michael" w:date="2016-05-19T23:13:00Z">
        <w:r w:rsidRPr="007346FA" w:rsidDel="00005215">
          <w:rPr>
            <w:color w:val="0079C1"/>
            <w:sz w:val="22"/>
            <w:szCs w:val="22"/>
            <w:rPrChange w:id="302" w:author="Goldschmidt, Michael" w:date="2016-05-19T23:27:00Z">
              <w:rPr>
                <w:color w:val="0079C1"/>
                <w:spacing w:val="4"/>
                <w:w w:val="115"/>
              </w:rPr>
            </w:rPrChange>
          </w:rPr>
          <w:delText>In Case of Emergency</w:delText>
        </w:r>
      </w:del>
    </w:p>
    <w:p w:rsidR="00750C04" w:rsidRPr="007346FA" w:rsidDel="00F6632C" w:rsidRDefault="003D6197" w:rsidP="00F6632C">
      <w:pPr>
        <w:pStyle w:val="BodyText"/>
        <w:spacing w:before="82"/>
        <w:ind w:left="90" w:right="331"/>
        <w:contextualSpacing/>
        <w:rPr>
          <w:del w:id="303" w:author="Goldschmidt, Michael" w:date="2016-05-19T23:14:00Z"/>
          <w:sz w:val="22"/>
          <w:szCs w:val="22"/>
          <w:rPrChange w:id="304" w:author="Goldschmidt, Michael" w:date="2016-05-19T23:27:00Z">
            <w:rPr>
              <w:del w:id="305" w:author="Goldschmidt, Michael" w:date="2016-05-19T23:14:00Z"/>
            </w:rPr>
          </w:rPrChange>
        </w:rPr>
        <w:pPrChange w:id="306" w:author="Goldschmidt, Michael" w:date="2016-05-19T23:14:00Z">
          <w:pPr>
            <w:pStyle w:val="ListParagraph"/>
            <w:numPr>
              <w:numId w:val="77"/>
            </w:numPr>
            <w:spacing w:before="58"/>
            <w:ind w:left="720" w:hanging="360"/>
            <w:contextualSpacing/>
            <w:outlineLvl w:val="4"/>
          </w:pPr>
        </w:pPrChange>
      </w:pPr>
      <w:r w:rsidRPr="007346FA">
        <w:rPr>
          <w:sz w:val="22"/>
          <w:szCs w:val="22"/>
          <w:rPrChange w:id="307" w:author="Goldschmidt, Michael" w:date="2016-05-19T23:27:00Z">
            <w:rPr/>
          </w:rPrChange>
        </w:rPr>
        <w:t>If a family member is expos</w:t>
      </w:r>
      <w:ins w:id="308" w:author="Goldschmidt, Michael" w:date="2016-05-19T23:14:00Z">
        <w:r w:rsidR="00F6632C" w:rsidRPr="007346FA">
          <w:rPr>
            <w:sz w:val="22"/>
            <w:szCs w:val="22"/>
            <w:rPrChange w:id="309" w:author="Goldschmidt, Michael" w:date="2016-05-19T23:27:00Z">
              <w:rPr/>
            </w:rPrChange>
          </w:rPr>
          <w:t>ed</w:t>
        </w:r>
      </w:ins>
      <w:del w:id="310" w:author="Goldschmidt, Michael" w:date="2016-05-19T23:14:00Z">
        <w:r w:rsidRPr="007346FA" w:rsidDel="00F6632C">
          <w:rPr>
            <w:sz w:val="22"/>
            <w:szCs w:val="22"/>
            <w:rPrChange w:id="311" w:author="Goldschmidt, Michael" w:date="2016-05-19T23:27:00Z">
              <w:rPr/>
            </w:rPrChange>
          </w:rPr>
          <w:delText xml:space="preserve">ure </w:delText>
        </w:r>
      </w:del>
      <w:ins w:id="312" w:author="Goldschmidt, Michael" w:date="2016-05-19T23:14:00Z">
        <w:r w:rsidR="00F6632C" w:rsidRPr="007346FA">
          <w:rPr>
            <w:sz w:val="22"/>
            <w:szCs w:val="22"/>
            <w:rPrChange w:id="313" w:author="Goldschmidt, Michael" w:date="2016-05-19T23:27:00Z">
              <w:rPr/>
            </w:rPrChange>
          </w:rPr>
          <w:t xml:space="preserve"> </w:t>
        </w:r>
      </w:ins>
      <w:r w:rsidRPr="007346FA">
        <w:rPr>
          <w:sz w:val="22"/>
          <w:szCs w:val="22"/>
          <w:rPrChange w:id="314" w:author="Goldschmidt, Michael" w:date="2016-05-19T23:27:00Z">
            <w:rPr/>
          </w:rPrChange>
        </w:rPr>
        <w:t xml:space="preserve">to, breathes in,  or  swallows a dangerous household chemical, they can reach a local Poison Control Center by calling </w:t>
      </w:r>
      <w:r w:rsidRPr="007346FA">
        <w:rPr>
          <w:b/>
          <w:sz w:val="22"/>
          <w:szCs w:val="22"/>
          <w:rPrChange w:id="315" w:author="Goldschmidt, Michael" w:date="2016-05-19T23:27:00Z">
            <w:rPr>
              <w:b/>
            </w:rPr>
          </w:rPrChange>
        </w:rPr>
        <w:t>(800) 222-1222</w:t>
      </w:r>
      <w:r w:rsidRPr="007346FA">
        <w:rPr>
          <w:sz w:val="22"/>
          <w:szCs w:val="22"/>
          <w:rPrChange w:id="316" w:author="Goldschmidt, Michael" w:date="2016-05-19T23:27:00Z">
            <w:rPr/>
          </w:rPrChange>
        </w:rPr>
        <w:t xml:space="preserve"> from anywhere in the United </w:t>
      </w:r>
      <w:r w:rsidRPr="007346FA">
        <w:rPr>
          <w:rFonts w:cs="Calibri"/>
          <w:sz w:val="22"/>
          <w:szCs w:val="22"/>
          <w:rPrChange w:id="317" w:author="Goldschmidt, Michael" w:date="2016-05-19T23:27:00Z">
            <w:rPr>
              <w:rFonts w:cs="Calibri"/>
            </w:rPr>
          </w:rPrChange>
        </w:rPr>
        <w:t>States at any time. Families should store this number in a mobile phone or speed dial and also put it</w:t>
      </w:r>
      <w:r w:rsidRPr="007346FA">
        <w:rPr>
          <w:sz w:val="22"/>
          <w:szCs w:val="22"/>
          <w:rPrChange w:id="318" w:author="Goldschmidt, Michael" w:date="2016-05-19T23:27:00Z">
            <w:rPr/>
          </w:rPrChange>
        </w:rPr>
        <w:t xml:space="preserve"> where hazardous products are stored.</w:t>
      </w:r>
    </w:p>
    <w:p w:rsidR="00F6632C" w:rsidRPr="007346FA" w:rsidRDefault="00F6632C" w:rsidP="00005215">
      <w:pPr>
        <w:pStyle w:val="BodyText"/>
        <w:spacing w:before="82"/>
        <w:ind w:left="90" w:right="331"/>
        <w:contextualSpacing/>
        <w:rPr>
          <w:ins w:id="319" w:author="Goldschmidt, Michael" w:date="2016-05-19T23:14:00Z"/>
          <w:sz w:val="22"/>
          <w:szCs w:val="22"/>
          <w:rPrChange w:id="320" w:author="Goldschmidt, Michael" w:date="2016-05-19T23:27:00Z">
            <w:rPr>
              <w:ins w:id="321" w:author="Goldschmidt, Michael" w:date="2016-05-19T23:14:00Z"/>
              <w:sz w:val="22"/>
              <w:szCs w:val="22"/>
            </w:rPr>
          </w:rPrChange>
        </w:rPr>
        <w:pPrChange w:id="322" w:author="Goldschmidt, Michael" w:date="2016-05-19T23:14:00Z">
          <w:pPr>
            <w:pStyle w:val="BodyText"/>
            <w:spacing w:before="82"/>
            <w:ind w:left="560" w:right="327"/>
            <w:contextualSpacing/>
          </w:pPr>
        </w:pPrChange>
      </w:pPr>
    </w:p>
    <w:p w:rsidR="00F6632C" w:rsidRPr="007346FA" w:rsidRDefault="00F6632C" w:rsidP="00005215">
      <w:pPr>
        <w:pStyle w:val="BodyText"/>
        <w:spacing w:before="82"/>
        <w:ind w:left="90" w:right="331"/>
        <w:contextualSpacing/>
        <w:rPr>
          <w:ins w:id="323" w:author="Goldschmidt, Michael" w:date="2016-05-19T23:14:00Z"/>
          <w:sz w:val="20"/>
          <w:szCs w:val="20"/>
          <w:rPrChange w:id="324" w:author="Goldschmidt, Michael" w:date="2016-05-19T23:27:00Z">
            <w:rPr>
              <w:ins w:id="325" w:author="Goldschmidt, Michael" w:date="2016-05-19T23:14:00Z"/>
              <w:sz w:val="22"/>
              <w:szCs w:val="22"/>
            </w:rPr>
          </w:rPrChange>
        </w:rPr>
        <w:pPrChange w:id="326" w:author="Goldschmidt, Michael" w:date="2016-05-19T23:14:00Z">
          <w:pPr>
            <w:pStyle w:val="BodyText"/>
            <w:spacing w:before="82"/>
            <w:ind w:left="560" w:right="327"/>
            <w:contextualSpacing/>
          </w:pPr>
        </w:pPrChange>
      </w:pPr>
    </w:p>
    <w:p w:rsidR="00BD792B" w:rsidRPr="007346FA" w:rsidDel="00F6632C" w:rsidRDefault="00BD792B" w:rsidP="008569B8">
      <w:pPr>
        <w:pStyle w:val="BodyText"/>
        <w:spacing w:before="82"/>
        <w:ind w:left="560" w:right="327"/>
        <w:contextualSpacing/>
        <w:rPr>
          <w:del w:id="327" w:author="Goldschmidt, Michael" w:date="2016-05-19T23:14:00Z"/>
          <w:sz w:val="22"/>
          <w:szCs w:val="22"/>
          <w:rPrChange w:id="328" w:author="Goldschmidt, Michael" w:date="2016-05-19T23:27:00Z">
            <w:rPr>
              <w:del w:id="329" w:author="Goldschmidt, Michael" w:date="2016-05-19T23:14:00Z"/>
            </w:rPr>
          </w:rPrChange>
        </w:rPr>
        <w:pPrChange w:id="330" w:author="Goldschmidt, Michael" w:date="2016-05-19T23:03:00Z">
          <w:pPr>
            <w:pStyle w:val="BodyText"/>
            <w:spacing w:before="82"/>
            <w:ind w:left="560" w:right="327"/>
            <w:contextualSpacing/>
          </w:pPr>
        </w:pPrChange>
      </w:pPr>
    </w:p>
    <w:p w:rsidR="00BD792B" w:rsidRPr="007346FA" w:rsidRDefault="00BD792B" w:rsidP="00F6632C">
      <w:pPr>
        <w:pStyle w:val="BodyText"/>
        <w:spacing w:before="82"/>
        <w:ind w:left="90" w:right="331"/>
        <w:contextualSpacing/>
        <w:rPr>
          <w:ins w:id="331" w:author="Goldschmidt, Michael" w:date="2016-05-19T23:15:00Z"/>
          <w:sz w:val="22"/>
          <w:szCs w:val="22"/>
          <w:rPrChange w:id="332" w:author="Goldschmidt, Michael" w:date="2016-05-19T23:27:00Z">
            <w:rPr>
              <w:ins w:id="333" w:author="Goldschmidt, Michael" w:date="2016-05-19T23:15:00Z"/>
            </w:rPr>
          </w:rPrChange>
        </w:rPr>
        <w:pPrChange w:id="334" w:author="Goldschmidt, Michael" w:date="2016-05-19T23:14:00Z">
          <w:pPr>
            <w:pStyle w:val="ListParagraph"/>
            <w:numPr>
              <w:numId w:val="77"/>
            </w:numPr>
            <w:spacing w:before="58"/>
            <w:ind w:left="720" w:hanging="360"/>
            <w:contextualSpacing/>
            <w:outlineLvl w:val="4"/>
          </w:pPr>
        </w:pPrChange>
      </w:pPr>
      <w:r w:rsidRPr="007346FA">
        <w:rPr>
          <w:sz w:val="22"/>
          <w:szCs w:val="22"/>
          <w:rPrChange w:id="335" w:author="Goldschmidt, Michael" w:date="2016-05-19T23:27:00Z">
            <w:rPr>
              <w:rFonts w:eastAsia="Arial" w:cstheme="minorHAnsi"/>
              <w:szCs w:val="26"/>
            </w:rPr>
          </w:rPrChange>
        </w:rPr>
        <w:t>Some persons can have allergies to strong chemicals which could be impacting their health and work. If a family member identifies</w:t>
      </w:r>
      <w:ins w:id="336" w:author="Goldschmidt, Michael" w:date="2016-05-19T23:15:00Z">
        <w:r w:rsidR="00F6632C" w:rsidRPr="007346FA">
          <w:rPr>
            <w:sz w:val="22"/>
            <w:szCs w:val="22"/>
            <w:rPrChange w:id="337" w:author="Goldschmidt, Michael" w:date="2016-05-19T23:27:00Z">
              <w:rPr/>
            </w:rPrChange>
          </w:rPr>
          <w:t xml:space="preserve"> </w:t>
        </w:r>
      </w:ins>
      <w:del w:id="338" w:author="Goldschmidt, Michael" w:date="2016-05-19T23:15:00Z">
        <w:r w:rsidRPr="007346FA" w:rsidDel="00F6632C">
          <w:rPr>
            <w:sz w:val="22"/>
            <w:szCs w:val="22"/>
            <w:rPrChange w:id="339" w:author="Goldschmidt, Michael" w:date="2016-05-19T23:27:00Z">
              <w:rPr>
                <w:rFonts w:eastAsia="Arial" w:cstheme="minorHAnsi"/>
                <w:szCs w:val="26"/>
              </w:rPr>
            </w:rPrChange>
          </w:rPr>
          <w:delText xml:space="preserve"> </w:delText>
        </w:r>
      </w:del>
      <w:r w:rsidRPr="007346FA">
        <w:rPr>
          <w:sz w:val="22"/>
          <w:szCs w:val="22"/>
          <w:rPrChange w:id="340" w:author="Goldschmidt, Michael" w:date="2016-05-19T23:27:00Z">
            <w:rPr>
              <w:rFonts w:eastAsia="Arial" w:cstheme="minorHAnsi"/>
              <w:szCs w:val="26"/>
            </w:rPr>
          </w:rPrChange>
        </w:rPr>
        <w:t xml:space="preserve">sensitivity to chemicals during cleaning they should notify their health care provider. </w:t>
      </w:r>
    </w:p>
    <w:p w:rsidR="00F6632C" w:rsidRPr="007346FA" w:rsidRDefault="00F6632C" w:rsidP="00F6632C">
      <w:pPr>
        <w:pStyle w:val="BodyText"/>
        <w:spacing w:before="82"/>
        <w:ind w:left="90" w:right="331"/>
        <w:contextualSpacing/>
        <w:rPr>
          <w:ins w:id="341" w:author="Goldschmidt, Michael" w:date="2016-05-19T23:17:00Z"/>
          <w:sz w:val="20"/>
          <w:szCs w:val="20"/>
          <w:rPrChange w:id="342" w:author="Goldschmidt, Michael" w:date="2016-05-19T23:27:00Z">
            <w:rPr>
              <w:ins w:id="343" w:author="Goldschmidt, Michael" w:date="2016-05-19T23:17:00Z"/>
              <w:sz w:val="20"/>
              <w:szCs w:val="20"/>
            </w:rPr>
          </w:rPrChange>
        </w:rPr>
        <w:pPrChange w:id="344" w:author="Goldschmidt, Michael" w:date="2016-05-19T23:14:00Z">
          <w:pPr>
            <w:pStyle w:val="ListParagraph"/>
            <w:numPr>
              <w:numId w:val="77"/>
            </w:numPr>
            <w:spacing w:before="58"/>
            <w:ind w:left="720" w:hanging="360"/>
            <w:contextualSpacing/>
            <w:outlineLvl w:val="4"/>
          </w:pPr>
        </w:pPrChange>
      </w:pPr>
    </w:p>
    <w:p w:rsidR="006C0D22" w:rsidRPr="007346FA" w:rsidRDefault="006C0D22" w:rsidP="00F6632C">
      <w:pPr>
        <w:pStyle w:val="BodyText"/>
        <w:spacing w:before="82"/>
        <w:ind w:left="90" w:right="331"/>
        <w:contextualSpacing/>
        <w:rPr>
          <w:sz w:val="20"/>
          <w:szCs w:val="20"/>
          <w:rPrChange w:id="345" w:author="Goldschmidt, Michael" w:date="2016-05-19T23:27:00Z">
            <w:rPr>
              <w:rFonts w:eastAsia="Arial" w:cstheme="minorHAnsi"/>
              <w:szCs w:val="26"/>
            </w:rPr>
          </w:rPrChange>
        </w:rPr>
        <w:pPrChange w:id="346" w:author="Goldschmidt, Michael" w:date="2016-05-19T23:14:00Z">
          <w:pPr>
            <w:pStyle w:val="ListParagraph"/>
            <w:numPr>
              <w:numId w:val="77"/>
            </w:numPr>
            <w:spacing w:before="58"/>
            <w:ind w:left="720" w:hanging="360"/>
            <w:contextualSpacing/>
            <w:outlineLvl w:val="4"/>
          </w:pPr>
        </w:pPrChange>
      </w:pPr>
    </w:p>
    <w:p w:rsidR="00BD792B" w:rsidRPr="007346FA" w:rsidRDefault="00BD792B" w:rsidP="008569B8">
      <w:pPr>
        <w:pStyle w:val="Heading5"/>
        <w:spacing w:before="51"/>
        <w:ind w:left="0" w:right="6430"/>
        <w:contextualSpacing/>
        <w:rPr>
          <w:ins w:id="347" w:author="Goldschmidt, Michael" w:date="2016-05-19T23:15:00Z"/>
          <w:color w:val="0079C1"/>
          <w:rPrChange w:id="348" w:author="Goldschmidt, Michael" w:date="2016-05-19T23:27:00Z">
            <w:rPr>
              <w:ins w:id="349" w:author="Goldschmidt, Michael" w:date="2016-05-19T23:15:00Z"/>
              <w:color w:val="0079C1"/>
            </w:rPr>
          </w:rPrChange>
        </w:rPr>
        <w:pPrChange w:id="350" w:author="Goldschmidt, Michael" w:date="2016-05-19T23:03:00Z">
          <w:pPr>
            <w:pStyle w:val="Heading5"/>
            <w:spacing w:before="51"/>
            <w:ind w:left="0" w:right="6430"/>
            <w:contextualSpacing/>
          </w:pPr>
        </w:pPrChange>
      </w:pPr>
      <w:r w:rsidRPr="007346FA">
        <w:rPr>
          <w:color w:val="0079C1"/>
          <w:rPrChange w:id="351" w:author="Goldschmidt, Michael" w:date="2016-05-19T23:27:00Z">
            <w:rPr>
              <w:color w:val="0079C1"/>
              <w:spacing w:val="5"/>
              <w:w w:val="115"/>
            </w:rPr>
          </w:rPrChange>
        </w:rPr>
        <w:t>Housekeeping and Maintenance</w:t>
      </w:r>
    </w:p>
    <w:p w:rsidR="00F6632C" w:rsidRPr="007346FA" w:rsidRDefault="00F6632C" w:rsidP="008569B8">
      <w:pPr>
        <w:pStyle w:val="Heading5"/>
        <w:spacing w:before="51"/>
        <w:ind w:left="0" w:right="6430"/>
        <w:contextualSpacing/>
        <w:rPr>
          <w:rFonts w:asciiTheme="minorHAnsi" w:hAnsiTheme="minorHAnsi"/>
          <w:sz w:val="20"/>
          <w:szCs w:val="20"/>
          <w:rPrChange w:id="352" w:author="Goldschmidt, Michael" w:date="2016-05-19T23:27:00Z">
            <w:rPr/>
          </w:rPrChange>
        </w:rPr>
        <w:pPrChange w:id="353" w:author="Goldschmidt, Michael" w:date="2016-05-19T23:03:00Z">
          <w:pPr>
            <w:pStyle w:val="Heading5"/>
            <w:spacing w:before="51"/>
            <w:ind w:left="0" w:right="6430"/>
            <w:contextualSpacing/>
          </w:pPr>
        </w:pPrChange>
      </w:pPr>
    </w:p>
    <w:p w:rsidR="00BD792B" w:rsidRPr="007346FA" w:rsidRDefault="00BD792B" w:rsidP="00F6632C">
      <w:pPr>
        <w:spacing w:before="58"/>
        <w:ind w:left="90"/>
        <w:contextualSpacing/>
        <w:outlineLvl w:val="4"/>
        <w:rPr>
          <w:rPrChange w:id="354" w:author="Goldschmidt, Michael" w:date="2016-05-19T23:27:00Z">
            <w:rPr/>
          </w:rPrChange>
        </w:rPr>
        <w:pPrChange w:id="355" w:author="Goldschmidt, Michael" w:date="2016-05-19T23:16:00Z">
          <w:pPr>
            <w:spacing w:before="58"/>
            <w:contextualSpacing/>
            <w:outlineLvl w:val="4"/>
          </w:pPr>
        </w:pPrChange>
      </w:pPr>
      <w:r w:rsidRPr="007346FA">
        <w:rPr>
          <w:rPrChange w:id="356" w:author="Goldschmidt, Michael" w:date="2016-05-19T23:27:00Z">
            <w:rPr/>
          </w:rPrChange>
        </w:rPr>
        <w:t xml:space="preserve">Most families can create a healthier home environment by </w:t>
      </w:r>
      <w:r w:rsidRPr="007346FA">
        <w:rPr>
          <w:rFonts w:cs="Calibri"/>
          <w:rPrChange w:id="357" w:author="Goldschmidt, Michael" w:date="2016-05-19T23:27:00Z">
            <w:rPr>
              <w:rFonts w:cs="Calibri"/>
            </w:rPr>
          </w:rPrChange>
        </w:rPr>
        <w:t xml:space="preserve">changing some of their everyday practices so they </w:t>
      </w:r>
      <w:r w:rsidRPr="007346FA">
        <w:rPr>
          <w:rPrChange w:id="358" w:author="Goldschmidt, Michael" w:date="2016-05-19T23:27:00Z">
            <w:rPr/>
          </w:rPrChange>
        </w:rPr>
        <w:t xml:space="preserve">don’t need to always use hazardous products for cleaning. Some </w:t>
      </w:r>
      <w:del w:id="359" w:author="Goldschmidt, Michael" w:date="2016-05-19T23:16:00Z">
        <w:r w:rsidRPr="007346FA" w:rsidDel="00F6632C">
          <w:rPr>
            <w:rPrChange w:id="360" w:author="Goldschmidt, Michael" w:date="2016-05-19T23:27:00Z">
              <w:rPr/>
            </w:rPrChange>
          </w:rPr>
          <w:delText xml:space="preserve">suggestions </w:delText>
        </w:r>
      </w:del>
      <w:ins w:id="361" w:author="Goldschmidt, Michael" w:date="2016-05-19T23:16:00Z">
        <w:r w:rsidR="00F6632C" w:rsidRPr="007346FA">
          <w:rPr>
            <w:rPrChange w:id="362" w:author="Goldschmidt, Michael" w:date="2016-05-19T23:27:00Z">
              <w:rPr/>
            </w:rPrChange>
          </w:rPr>
          <w:t>suggestions</w:t>
        </w:r>
        <w:r w:rsidR="00F6632C" w:rsidRPr="007346FA">
          <w:rPr>
            <w:rPrChange w:id="363" w:author="Goldschmidt, Michael" w:date="2016-05-19T23:27:00Z">
              <w:rPr/>
            </w:rPrChange>
          </w:rPr>
          <w:t xml:space="preserve"> for them </w:t>
        </w:r>
      </w:ins>
      <w:r w:rsidRPr="007346FA">
        <w:rPr>
          <w:rPrChange w:id="364" w:author="Goldschmidt, Michael" w:date="2016-05-19T23:27:00Z">
            <w:rPr/>
          </w:rPrChange>
        </w:rPr>
        <w:t>include:</w:t>
      </w:r>
    </w:p>
    <w:p w:rsidR="003D6197" w:rsidRPr="007346FA" w:rsidRDefault="003D6197" w:rsidP="008569B8">
      <w:pPr>
        <w:pStyle w:val="ListParagraph"/>
        <w:contextualSpacing/>
        <w:rPr>
          <w:rFonts w:cs="Calibri"/>
          <w:sz w:val="20"/>
          <w:szCs w:val="20"/>
          <w:rPrChange w:id="365" w:author="Goldschmidt, Michael" w:date="2016-05-19T23:27:00Z">
            <w:rPr>
              <w:rFonts w:cs="Calibri"/>
            </w:rPr>
          </w:rPrChange>
        </w:rPr>
        <w:pPrChange w:id="366" w:author="Goldschmidt, Michael" w:date="2016-05-19T23:03:00Z">
          <w:pPr>
            <w:pStyle w:val="ListParagraph"/>
          </w:pPr>
        </w:pPrChange>
      </w:pPr>
    </w:p>
    <w:p w:rsidR="003D6197" w:rsidRPr="007346FA" w:rsidRDefault="003D6197" w:rsidP="007346FA">
      <w:pPr>
        <w:pStyle w:val="BodyText"/>
        <w:numPr>
          <w:ilvl w:val="0"/>
          <w:numId w:val="77"/>
        </w:numPr>
        <w:tabs>
          <w:tab w:val="left" w:pos="360"/>
        </w:tabs>
        <w:ind w:left="360" w:right="873" w:firstLine="0"/>
        <w:contextualSpacing/>
        <w:jc w:val="both"/>
        <w:rPr>
          <w:rFonts w:cs="Calibri"/>
          <w:sz w:val="22"/>
          <w:szCs w:val="22"/>
          <w:rPrChange w:id="367" w:author="Goldschmidt, Michael" w:date="2016-05-19T23:27:00Z">
            <w:rPr>
              <w:rFonts w:cs="Calibri"/>
              <w:sz w:val="22"/>
              <w:szCs w:val="22"/>
            </w:rPr>
          </w:rPrChange>
        </w:rPr>
        <w:pPrChange w:id="368" w:author="Goldschmidt, Michael" w:date="2016-05-19T23:25:00Z">
          <w:pPr>
            <w:pStyle w:val="BodyText"/>
            <w:numPr>
              <w:numId w:val="77"/>
            </w:numPr>
            <w:tabs>
              <w:tab w:val="left" w:pos="560"/>
            </w:tabs>
            <w:ind w:left="720" w:right="873" w:hanging="360"/>
            <w:contextualSpacing/>
          </w:pPr>
        </w:pPrChange>
      </w:pPr>
      <w:r w:rsidRPr="007346FA">
        <w:rPr>
          <w:sz w:val="22"/>
          <w:szCs w:val="22"/>
          <w:rPrChange w:id="369" w:author="Goldschmidt, Michael" w:date="2016-05-19T23:27:00Z">
            <w:rPr>
              <w:spacing w:val="-5"/>
              <w:sz w:val="22"/>
              <w:szCs w:val="22"/>
            </w:rPr>
          </w:rPrChange>
        </w:rPr>
        <w:t xml:space="preserve">Use only the amount of the product that is </w:t>
      </w:r>
      <w:r w:rsidRPr="007346FA">
        <w:rPr>
          <w:rFonts w:cs="Calibri"/>
          <w:sz w:val="22"/>
          <w:szCs w:val="22"/>
          <w:rPrChange w:id="370" w:author="Goldschmidt, Michael" w:date="2016-05-19T23:27:00Z">
            <w:rPr>
              <w:rFonts w:cs="Calibri"/>
              <w:spacing w:val="-2"/>
              <w:sz w:val="22"/>
              <w:szCs w:val="22"/>
            </w:rPr>
          </w:rPrChange>
        </w:rPr>
        <w:t xml:space="preserve">recommended. </w:t>
      </w:r>
      <w:del w:id="371" w:author="Goldschmidt, Michael" w:date="2016-05-19T23:16:00Z">
        <w:r w:rsidRPr="007346FA" w:rsidDel="00F6632C">
          <w:rPr>
            <w:rFonts w:cs="Calibri"/>
            <w:sz w:val="22"/>
            <w:szCs w:val="22"/>
            <w:rPrChange w:id="372" w:author="Goldschmidt, Michael" w:date="2016-05-19T23:27:00Z">
              <w:rPr>
                <w:rFonts w:cs="Calibri"/>
                <w:spacing w:val="-2"/>
                <w:sz w:val="22"/>
                <w:szCs w:val="22"/>
              </w:rPr>
            </w:rPrChange>
          </w:rPr>
          <w:delText>More is not better!</w:delText>
        </w:r>
      </w:del>
    </w:p>
    <w:p w:rsidR="003D6197" w:rsidRPr="007346FA" w:rsidRDefault="003D6197" w:rsidP="007346FA">
      <w:pPr>
        <w:pStyle w:val="BodyText"/>
        <w:numPr>
          <w:ilvl w:val="0"/>
          <w:numId w:val="77"/>
        </w:numPr>
        <w:tabs>
          <w:tab w:val="left" w:pos="360"/>
        </w:tabs>
        <w:ind w:left="360" w:right="276" w:firstLine="0"/>
        <w:contextualSpacing/>
        <w:jc w:val="both"/>
        <w:rPr>
          <w:sz w:val="22"/>
          <w:szCs w:val="22"/>
          <w:rPrChange w:id="373" w:author="Goldschmidt, Michael" w:date="2016-05-19T23:27:00Z">
            <w:rPr>
              <w:sz w:val="22"/>
              <w:szCs w:val="22"/>
            </w:rPr>
          </w:rPrChange>
        </w:rPr>
        <w:pPrChange w:id="374" w:author="Goldschmidt, Michael" w:date="2016-05-19T23:25:00Z">
          <w:pPr>
            <w:pStyle w:val="BodyText"/>
            <w:numPr>
              <w:numId w:val="77"/>
            </w:numPr>
            <w:tabs>
              <w:tab w:val="left" w:pos="560"/>
            </w:tabs>
            <w:ind w:left="720" w:right="276" w:hanging="360"/>
            <w:contextualSpacing/>
          </w:pPr>
        </w:pPrChange>
      </w:pPr>
      <w:r w:rsidRPr="007346FA">
        <w:rPr>
          <w:rFonts w:cs="Calibri"/>
          <w:sz w:val="22"/>
          <w:szCs w:val="22"/>
          <w:rPrChange w:id="375" w:author="Goldschmidt, Michael" w:date="2016-05-19T23:27:00Z">
            <w:rPr>
              <w:rFonts w:cs="Calibri"/>
              <w:spacing w:val="-4"/>
              <w:sz w:val="22"/>
              <w:szCs w:val="22"/>
            </w:rPr>
          </w:rPrChange>
        </w:rPr>
        <w:t xml:space="preserve">Steam cleaning is a good alternative for people </w:t>
      </w:r>
      <w:r w:rsidRPr="007346FA">
        <w:rPr>
          <w:sz w:val="22"/>
          <w:szCs w:val="22"/>
          <w:rPrChange w:id="376" w:author="Goldschmidt, Michael" w:date="2016-05-19T23:27:00Z">
            <w:rPr>
              <w:spacing w:val="-2"/>
              <w:sz w:val="22"/>
              <w:szCs w:val="22"/>
            </w:rPr>
          </w:rPrChange>
        </w:rPr>
        <w:t>who want to reduce their exposure to chemicals.</w:t>
      </w:r>
    </w:p>
    <w:p w:rsidR="007346FA" w:rsidRPr="007346FA" w:rsidRDefault="00FC2888" w:rsidP="007346FA">
      <w:pPr>
        <w:pStyle w:val="BodyText"/>
        <w:numPr>
          <w:ilvl w:val="1"/>
          <w:numId w:val="9"/>
        </w:numPr>
        <w:tabs>
          <w:tab w:val="left" w:pos="360"/>
        </w:tabs>
        <w:ind w:left="360" w:right="142" w:firstLine="0"/>
        <w:contextualSpacing/>
        <w:rPr>
          <w:ins w:id="377" w:author="Goldschmidt, Michael" w:date="2016-05-19T23:25:00Z"/>
          <w:sz w:val="22"/>
          <w:szCs w:val="22"/>
          <w:rPrChange w:id="378" w:author="Goldschmidt, Michael" w:date="2016-05-19T23:27:00Z">
            <w:rPr>
              <w:ins w:id="379" w:author="Goldschmidt, Michael" w:date="2016-05-19T23:25:00Z"/>
              <w:sz w:val="22"/>
              <w:szCs w:val="22"/>
            </w:rPr>
          </w:rPrChange>
        </w:rPr>
        <w:pPrChange w:id="380" w:author="Goldschmidt, Michael" w:date="2016-05-19T23:27:00Z">
          <w:pPr>
            <w:pStyle w:val="BodyText"/>
            <w:numPr>
              <w:ilvl w:val="1"/>
              <w:numId w:val="9"/>
            </w:numPr>
            <w:tabs>
              <w:tab w:val="left" w:pos="560"/>
            </w:tabs>
            <w:ind w:left="100" w:right="142"/>
            <w:contextualSpacing/>
          </w:pPr>
        </w:pPrChange>
      </w:pPr>
      <w:r w:rsidRPr="007346FA">
        <w:rPr>
          <w:rFonts w:cs="Calibri"/>
          <w:rPrChange w:id="381" w:author="Goldschmidt, Michael" w:date="2016-05-19T23:27:00Z">
            <w:rPr>
              <w:rFonts w:cs="Calibri"/>
              <w:spacing w:val="-5"/>
            </w:rPr>
          </w:rPrChange>
        </w:rPr>
        <w:t xml:space="preserve">Look for products that are less toxic: </w:t>
      </w:r>
      <w:r w:rsidR="003D6197" w:rsidRPr="007346FA">
        <w:rPr>
          <w:rFonts w:cs="Calibri"/>
          <w:rPrChange w:id="382" w:author="Goldschmidt, Michael" w:date="2016-05-19T23:27:00Z">
            <w:rPr>
              <w:rFonts w:cs="Calibri"/>
              <w:spacing w:val="-5"/>
            </w:rPr>
          </w:rPrChange>
        </w:rPr>
        <w:t xml:space="preserve">“Green” is printed on some labels. It usually means safer, less toxic </w:t>
      </w:r>
      <w:ins w:id="383" w:author="Goldschmidt, Michael" w:date="2016-05-19T23:25:00Z">
        <w:r w:rsidR="007346FA" w:rsidRPr="007346FA">
          <w:rPr>
            <w:rFonts w:cs="Calibri"/>
            <w:rPrChange w:id="384" w:author="Goldschmidt, Michael" w:date="2016-05-19T23:27:00Z">
              <w:rPr>
                <w:rFonts w:cs="Calibri"/>
              </w:rPr>
            </w:rPrChange>
          </w:rPr>
          <w:tab/>
        </w:r>
      </w:ins>
      <w:r w:rsidR="003D6197" w:rsidRPr="007346FA">
        <w:rPr>
          <w:rFonts w:cs="Calibri"/>
          <w:rPrChange w:id="385" w:author="Goldschmidt, Michael" w:date="2016-05-19T23:27:00Z">
            <w:rPr>
              <w:rFonts w:cs="Calibri"/>
              <w:spacing w:val="-1"/>
            </w:rPr>
          </w:rPrChange>
        </w:rPr>
        <w:t>products.</w:t>
      </w:r>
      <w:ins w:id="386" w:author="Goldschmidt, Michael" w:date="2016-05-19T23:25:00Z">
        <w:r w:rsidR="007346FA" w:rsidRPr="007346FA">
          <w:rPr>
            <w:rFonts w:cs="Calibri"/>
            <w:sz w:val="22"/>
            <w:szCs w:val="22"/>
            <w:rPrChange w:id="387" w:author="Goldschmidt, Michael" w:date="2016-05-19T23:27:00Z">
              <w:rPr>
                <w:rFonts w:cs="Calibri"/>
                <w:sz w:val="22"/>
                <w:szCs w:val="22"/>
              </w:rPr>
            </w:rPrChange>
          </w:rPr>
          <w:t xml:space="preserve"> </w:t>
        </w:r>
        <w:r w:rsidR="007346FA" w:rsidRPr="007346FA">
          <w:rPr>
            <w:rFonts w:cs="Calibri"/>
            <w:sz w:val="22"/>
            <w:szCs w:val="22"/>
            <w:rPrChange w:id="388" w:author="Goldschmidt, Michael" w:date="2016-05-19T23:27:00Z">
              <w:rPr>
                <w:rFonts w:cs="Calibri"/>
                <w:sz w:val="22"/>
                <w:szCs w:val="22"/>
              </w:rPr>
            </w:rPrChange>
          </w:rPr>
          <w:t xml:space="preserve">Look for products that list all </w:t>
        </w:r>
        <w:r w:rsidR="007346FA" w:rsidRPr="007346FA">
          <w:rPr>
            <w:sz w:val="22"/>
            <w:szCs w:val="22"/>
            <w:rPrChange w:id="389" w:author="Goldschmidt, Michael" w:date="2016-05-19T23:27:00Z">
              <w:rPr>
                <w:spacing w:val="-2"/>
                <w:sz w:val="22"/>
                <w:szCs w:val="22"/>
              </w:rPr>
            </w:rPrChange>
          </w:rPr>
          <w:t>ingredients and less toxic</w:t>
        </w:r>
        <w:r w:rsidR="007346FA" w:rsidRPr="007346FA">
          <w:rPr>
            <w:sz w:val="22"/>
            <w:szCs w:val="22"/>
            <w:rPrChange w:id="390" w:author="Goldschmidt, Michael" w:date="2016-05-19T23:27:00Z">
              <w:rPr>
                <w:sz w:val="22"/>
                <w:szCs w:val="22"/>
              </w:rPr>
            </w:rPrChange>
          </w:rPr>
          <w:t xml:space="preserve"> </w:t>
        </w:r>
        <w:r w:rsidR="007346FA" w:rsidRPr="007346FA">
          <w:rPr>
            <w:sz w:val="22"/>
            <w:szCs w:val="22"/>
            <w:rPrChange w:id="391" w:author="Goldschmidt, Michael" w:date="2016-05-19T23:27:00Z">
              <w:rPr>
                <w:spacing w:val="-1"/>
                <w:sz w:val="22"/>
                <w:szCs w:val="22"/>
              </w:rPr>
            </w:rPrChange>
          </w:rPr>
          <w:t xml:space="preserve">products that have been tested by a third </w:t>
        </w:r>
        <w:r w:rsidR="007346FA" w:rsidRPr="007346FA">
          <w:rPr>
            <w:sz w:val="22"/>
            <w:szCs w:val="22"/>
            <w:rPrChange w:id="392" w:author="Goldschmidt, Michael" w:date="2016-05-19T23:27:00Z">
              <w:rPr>
                <w:spacing w:val="3"/>
                <w:sz w:val="22"/>
                <w:szCs w:val="22"/>
              </w:rPr>
            </w:rPrChange>
          </w:rPr>
          <w:tab/>
        </w:r>
        <w:r w:rsidR="007346FA" w:rsidRPr="007346FA">
          <w:rPr>
            <w:sz w:val="22"/>
            <w:szCs w:val="22"/>
            <w:rPrChange w:id="393" w:author="Goldschmidt, Michael" w:date="2016-05-19T23:27:00Z">
              <w:rPr>
                <w:spacing w:val="-2"/>
                <w:sz w:val="22"/>
                <w:szCs w:val="22"/>
              </w:rPr>
            </w:rPrChange>
          </w:rPr>
          <w:t xml:space="preserve">party. Reliable third party seals include:  EPA Design for the Environment, Green Seal and </w:t>
        </w:r>
        <w:proofErr w:type="spellStart"/>
        <w:r w:rsidR="007346FA" w:rsidRPr="007346FA">
          <w:rPr>
            <w:sz w:val="22"/>
            <w:szCs w:val="22"/>
            <w:rPrChange w:id="394" w:author="Goldschmidt, Michael" w:date="2016-05-19T23:27:00Z">
              <w:rPr>
                <w:spacing w:val="-5"/>
                <w:sz w:val="22"/>
                <w:szCs w:val="22"/>
              </w:rPr>
            </w:rPrChange>
          </w:rPr>
          <w:t>EcoLogo</w:t>
        </w:r>
        <w:proofErr w:type="spellEnd"/>
        <w:r w:rsidR="007346FA" w:rsidRPr="007346FA">
          <w:rPr>
            <w:sz w:val="22"/>
            <w:szCs w:val="22"/>
            <w:rPrChange w:id="395" w:author="Goldschmidt, Michael" w:date="2016-05-19T23:27:00Z">
              <w:rPr>
                <w:sz w:val="22"/>
                <w:szCs w:val="22"/>
              </w:rPr>
            </w:rPrChange>
          </w:rPr>
          <w:t>.</w:t>
        </w:r>
      </w:ins>
    </w:p>
    <w:p w:rsidR="003D6197" w:rsidRPr="007346FA" w:rsidDel="007346FA" w:rsidRDefault="003D6197" w:rsidP="007346FA">
      <w:pPr>
        <w:pStyle w:val="ListParagraph"/>
        <w:numPr>
          <w:ilvl w:val="0"/>
          <w:numId w:val="78"/>
        </w:numPr>
        <w:tabs>
          <w:tab w:val="left" w:pos="360"/>
        </w:tabs>
        <w:spacing w:before="58"/>
        <w:ind w:left="360" w:firstLine="0"/>
        <w:contextualSpacing/>
        <w:jc w:val="both"/>
        <w:outlineLvl w:val="4"/>
        <w:rPr>
          <w:del w:id="396" w:author="Goldschmidt, Michael" w:date="2016-05-19T23:25:00Z"/>
          <w:rFonts w:cs="Calibri"/>
          <w:rPrChange w:id="397" w:author="Goldschmidt, Michael" w:date="2016-05-19T23:27:00Z">
            <w:rPr>
              <w:del w:id="398" w:author="Goldschmidt, Michael" w:date="2016-05-19T23:25:00Z"/>
              <w:rFonts w:cs="Calibri"/>
            </w:rPr>
          </w:rPrChange>
        </w:rPr>
        <w:pPrChange w:id="399" w:author="Goldschmidt, Michael" w:date="2016-05-19T23:25:00Z">
          <w:pPr>
            <w:pStyle w:val="ListParagraph"/>
            <w:numPr>
              <w:numId w:val="78"/>
            </w:numPr>
            <w:spacing w:before="58"/>
            <w:ind w:left="432" w:hanging="72"/>
            <w:contextualSpacing/>
            <w:outlineLvl w:val="4"/>
          </w:pPr>
        </w:pPrChange>
      </w:pPr>
    </w:p>
    <w:p w:rsidR="00FC2888" w:rsidRPr="007346FA" w:rsidRDefault="00FC2888" w:rsidP="007346FA">
      <w:pPr>
        <w:pStyle w:val="ListParagraph"/>
        <w:numPr>
          <w:ilvl w:val="0"/>
          <w:numId w:val="77"/>
        </w:numPr>
        <w:tabs>
          <w:tab w:val="left" w:pos="360"/>
        </w:tabs>
        <w:spacing w:before="58"/>
        <w:ind w:left="360" w:firstLine="0"/>
        <w:contextualSpacing/>
        <w:jc w:val="both"/>
        <w:outlineLvl w:val="4"/>
        <w:rPr>
          <w:rFonts w:cs="Calibri"/>
          <w:rPrChange w:id="400" w:author="Goldschmidt, Michael" w:date="2016-05-19T23:27:00Z">
            <w:rPr>
              <w:rFonts w:cs="Calibri"/>
            </w:rPr>
          </w:rPrChange>
        </w:rPr>
        <w:pPrChange w:id="401" w:author="Goldschmidt, Michael" w:date="2016-05-19T23:25:00Z">
          <w:pPr>
            <w:pStyle w:val="ListParagraph"/>
            <w:numPr>
              <w:numId w:val="77"/>
            </w:numPr>
            <w:spacing w:before="58"/>
            <w:ind w:left="720" w:hanging="360"/>
            <w:contextualSpacing/>
            <w:outlineLvl w:val="4"/>
          </w:pPr>
        </w:pPrChange>
      </w:pPr>
      <w:r w:rsidRPr="007346FA">
        <w:rPr>
          <w:rPrChange w:id="402" w:author="Goldschmidt, Michael" w:date="2016-05-19T23:27:00Z">
            <w:rPr>
              <w:spacing w:val="-6"/>
            </w:rPr>
          </w:rPrChange>
        </w:rPr>
        <w:t>Keeping a doormat by every entrance to the home to encourage</w:t>
      </w:r>
      <w:del w:id="403" w:author="Goldschmidt, Michael" w:date="2016-05-19T23:17:00Z">
        <w:r w:rsidRPr="007346FA" w:rsidDel="00F6632C">
          <w:rPr>
            <w:rPrChange w:id="404" w:author="Goldschmidt, Michael" w:date="2016-05-19T23:27:00Z">
              <w:rPr>
                <w:spacing w:val="-5"/>
              </w:rPr>
            </w:rPrChange>
          </w:rPr>
          <w:delText>:</w:delText>
        </w:r>
      </w:del>
      <w:r w:rsidRPr="007346FA">
        <w:rPr>
          <w:rPrChange w:id="405" w:author="Goldschmidt, Michael" w:date="2016-05-19T23:27:00Z">
            <w:rPr>
              <w:spacing w:val="-5"/>
            </w:rPr>
          </w:rPrChange>
        </w:rPr>
        <w:t xml:space="preserve"> </w:t>
      </w:r>
      <w:r w:rsidRPr="007346FA">
        <w:rPr>
          <w:rFonts w:cs="Calibri"/>
          <w:rPrChange w:id="406" w:author="Goldschmidt, Michael" w:date="2016-05-19T23:27:00Z">
            <w:rPr>
              <w:rFonts w:cs="Calibri"/>
              <w:spacing w:val="-3"/>
            </w:rPr>
          </w:rPrChange>
        </w:rPr>
        <w:t xml:space="preserve">“wipe </w:t>
      </w:r>
      <w:del w:id="407" w:author="Goldschmidt, Michael" w:date="2016-05-19T23:17:00Z">
        <w:r w:rsidRPr="007346FA" w:rsidDel="00F6632C">
          <w:rPr>
            <w:rFonts w:cs="Calibri"/>
            <w:rPrChange w:id="408" w:author="Goldschmidt, Michael" w:date="2016-05-19T23:27:00Z">
              <w:rPr>
                <w:rFonts w:cs="Calibri"/>
                <w:spacing w:val="-3"/>
              </w:rPr>
            </w:rPrChange>
          </w:rPr>
          <w:delText xml:space="preserve">their </w:delText>
        </w:r>
      </w:del>
      <w:ins w:id="409" w:author="Goldschmidt, Michael" w:date="2016-05-19T23:17:00Z">
        <w:r w:rsidR="00F6632C" w:rsidRPr="007346FA">
          <w:rPr>
            <w:rFonts w:cs="Calibri"/>
            <w:rPrChange w:id="410" w:author="Goldschmidt, Michael" w:date="2016-05-19T23:27:00Z">
              <w:rPr>
                <w:rFonts w:cs="Calibri"/>
              </w:rPr>
            </w:rPrChange>
          </w:rPr>
          <w:t>your</w:t>
        </w:r>
        <w:r w:rsidR="00F6632C" w:rsidRPr="007346FA">
          <w:rPr>
            <w:rFonts w:cs="Calibri"/>
            <w:rPrChange w:id="411" w:author="Goldschmidt, Michael" w:date="2016-05-19T23:27:00Z">
              <w:rPr>
                <w:rFonts w:cs="Calibri"/>
                <w:spacing w:val="5"/>
              </w:rPr>
            </w:rPrChange>
          </w:rPr>
          <w:t xml:space="preserve"> </w:t>
        </w:r>
      </w:ins>
      <w:r w:rsidRPr="007346FA">
        <w:rPr>
          <w:rFonts w:cs="Calibri"/>
          <w:rPrChange w:id="412" w:author="Goldschmidt, Michael" w:date="2016-05-19T23:27:00Z">
            <w:rPr>
              <w:rFonts w:cs="Calibri"/>
              <w:spacing w:val="-2"/>
            </w:rPr>
          </w:rPrChange>
        </w:rPr>
        <w:t>feet” habits</w:t>
      </w:r>
    </w:p>
    <w:p w:rsidR="003D6197" w:rsidRPr="007346FA" w:rsidRDefault="003D6197" w:rsidP="008569B8">
      <w:pPr>
        <w:spacing w:before="58"/>
        <w:contextualSpacing/>
        <w:outlineLvl w:val="4"/>
        <w:rPr>
          <w:rFonts w:eastAsia="Arial"/>
          <w:sz w:val="20"/>
          <w:szCs w:val="20"/>
          <w:rPrChange w:id="413" w:author="Goldschmidt, Michael" w:date="2016-05-19T23:27:00Z">
            <w:rPr>
              <w:rFonts w:ascii="Arial" w:eastAsia="Arial" w:hAnsi="Arial"/>
              <w:sz w:val="26"/>
              <w:szCs w:val="26"/>
            </w:rPr>
          </w:rPrChange>
        </w:rPr>
        <w:pPrChange w:id="414" w:author="Goldschmidt, Michael" w:date="2016-05-19T23:03:00Z">
          <w:pPr>
            <w:spacing w:before="58"/>
            <w:contextualSpacing/>
            <w:outlineLvl w:val="4"/>
          </w:pPr>
        </w:pPrChange>
      </w:pPr>
    </w:p>
    <w:p w:rsidR="007346FA" w:rsidRDefault="007346FA" w:rsidP="007346FA">
      <w:pPr>
        <w:spacing w:before="58"/>
        <w:ind w:left="90"/>
        <w:contextualSpacing/>
        <w:outlineLvl w:val="4"/>
        <w:rPr>
          <w:ins w:id="415" w:author="Goldschmidt, Michael" w:date="2016-05-19T23:29:00Z"/>
          <w:rFonts w:ascii="Calibri" w:eastAsia="Calibri" w:hAnsi="Calibri" w:cs="Calibri"/>
        </w:rPr>
        <w:pPrChange w:id="416" w:author="Goldschmidt, Michael" w:date="2016-05-19T23:29:00Z">
          <w:pPr>
            <w:spacing w:before="58"/>
            <w:contextualSpacing/>
            <w:outlineLvl w:val="4"/>
          </w:pPr>
        </w:pPrChange>
      </w:pPr>
      <w:ins w:id="417" w:author="Goldschmidt, Michael" w:date="2016-05-19T23:32:00Z">
        <w:r>
          <w:rPr>
            <w:rFonts w:ascii="Calibri" w:eastAsia="Calibri" w:hAnsi="Calibri" w:cs="Calibri"/>
          </w:rPr>
          <w:t>A stakeholder should e</w:t>
        </w:r>
      </w:ins>
      <w:del w:id="418" w:author="Goldschmidt, Michael" w:date="2016-05-19T23:32:00Z">
        <w:r w:rsidR="00D920D4" w:rsidRPr="007346FA" w:rsidDel="007346FA">
          <w:rPr>
            <w:rFonts w:ascii="Calibri" w:eastAsia="Calibri" w:hAnsi="Calibri" w:cs="Calibri"/>
            <w:rPrChange w:id="419" w:author="Goldschmidt, Michael" w:date="2016-05-19T23:29:00Z">
              <w:rPr>
                <w:rFonts w:ascii="Calibri" w:eastAsia="Calibri" w:hAnsi="Calibri" w:cs="Calibri"/>
                <w:b/>
                <w:spacing w:val="-1"/>
                <w:sz w:val="24"/>
              </w:rPr>
            </w:rPrChange>
          </w:rPr>
          <w:delText>E</w:delText>
        </w:r>
      </w:del>
      <w:r w:rsidR="00D920D4" w:rsidRPr="007346FA">
        <w:rPr>
          <w:rFonts w:ascii="Calibri" w:eastAsia="Calibri" w:hAnsi="Calibri" w:cs="Calibri"/>
          <w:rPrChange w:id="420" w:author="Goldschmidt, Michael" w:date="2016-05-19T23:29:00Z">
            <w:rPr>
              <w:rFonts w:ascii="Calibri" w:eastAsia="Calibri" w:hAnsi="Calibri" w:cs="Calibri"/>
              <w:b/>
              <w:spacing w:val="-1"/>
              <w:sz w:val="24"/>
            </w:rPr>
          </w:rPrChange>
        </w:rPr>
        <w:t xml:space="preserve">ncourage the families </w:t>
      </w:r>
      <w:ins w:id="421" w:author="Goldschmidt, Michael" w:date="2016-05-19T23:32:00Z">
        <w:r>
          <w:rPr>
            <w:rFonts w:ascii="Calibri" w:eastAsia="Calibri" w:hAnsi="Calibri" w:cs="Calibri"/>
          </w:rPr>
          <w:t>they</w:t>
        </w:r>
      </w:ins>
      <w:del w:id="422" w:author="Goldschmidt, Michael" w:date="2016-05-19T23:32:00Z">
        <w:r w:rsidR="00D920D4" w:rsidRPr="007346FA" w:rsidDel="007346FA">
          <w:rPr>
            <w:rFonts w:ascii="Calibri" w:eastAsia="Calibri" w:hAnsi="Calibri" w:cs="Calibri"/>
            <w:rPrChange w:id="423" w:author="Goldschmidt, Michael" w:date="2016-05-19T23:29:00Z">
              <w:rPr>
                <w:rFonts w:ascii="Calibri" w:eastAsia="Calibri" w:hAnsi="Calibri" w:cs="Calibri"/>
                <w:b/>
                <w:spacing w:val="-1"/>
                <w:sz w:val="24"/>
              </w:rPr>
            </w:rPrChange>
          </w:rPr>
          <w:delText>you</w:delText>
        </w:r>
      </w:del>
      <w:r w:rsidR="00D920D4" w:rsidRPr="007346FA">
        <w:rPr>
          <w:rFonts w:ascii="Calibri" w:eastAsia="Calibri" w:hAnsi="Calibri" w:cs="Calibri"/>
          <w:rPrChange w:id="424" w:author="Goldschmidt, Michael" w:date="2016-05-19T23:29:00Z">
            <w:rPr>
              <w:rFonts w:ascii="Calibri" w:eastAsia="Calibri" w:hAnsi="Calibri" w:cs="Calibri"/>
              <w:b/>
              <w:spacing w:val="-1"/>
              <w:sz w:val="24"/>
            </w:rPr>
          </w:rPrChange>
        </w:rPr>
        <w:t xml:space="preserve"> work with to take the following precautions to protect th</w:t>
      </w:r>
      <w:ins w:id="425" w:author="Goldschmidt, Michael" w:date="2016-05-19T23:29:00Z">
        <w:r>
          <w:rPr>
            <w:rFonts w:ascii="Calibri" w:eastAsia="Calibri" w:hAnsi="Calibri" w:cs="Calibri"/>
          </w:rPr>
          <w:t>e</w:t>
        </w:r>
      </w:ins>
      <w:del w:id="426" w:author="Goldschmidt, Michael" w:date="2016-05-19T23:29:00Z">
        <w:r w:rsidR="00D920D4" w:rsidRPr="007346FA" w:rsidDel="007346FA">
          <w:rPr>
            <w:rFonts w:ascii="Calibri" w:eastAsia="Calibri" w:hAnsi="Calibri" w:cs="Calibri"/>
            <w:rPrChange w:id="427" w:author="Goldschmidt, Michael" w:date="2016-05-19T23:29:00Z">
              <w:rPr>
                <w:rFonts w:ascii="Calibri" w:eastAsia="Calibri" w:hAnsi="Calibri" w:cs="Calibri"/>
                <w:b/>
                <w:spacing w:val="-1"/>
                <w:sz w:val="24"/>
              </w:rPr>
            </w:rPrChange>
          </w:rPr>
          <w:delText>ose</w:delText>
        </w:r>
      </w:del>
      <w:r w:rsidR="00D920D4" w:rsidRPr="007346FA">
        <w:rPr>
          <w:rFonts w:ascii="Calibri" w:eastAsia="Calibri" w:hAnsi="Calibri" w:cs="Calibri"/>
          <w:rPrChange w:id="428" w:author="Goldschmidt, Michael" w:date="2016-05-19T23:29:00Z">
            <w:rPr>
              <w:rFonts w:ascii="Calibri" w:eastAsia="Calibri" w:hAnsi="Calibri" w:cs="Calibri"/>
              <w:b/>
              <w:spacing w:val="-1"/>
              <w:sz w:val="24"/>
            </w:rPr>
          </w:rPrChange>
        </w:rPr>
        <w:t xml:space="preserve"> most vulnerable family members</w:t>
      </w:r>
      <w:r w:rsidR="00FC2888" w:rsidRPr="007346FA">
        <w:rPr>
          <w:rFonts w:ascii="Calibri" w:eastAsia="Calibri" w:hAnsi="Calibri" w:cs="Calibri"/>
          <w:rPrChange w:id="429" w:author="Goldschmidt, Michael" w:date="2016-05-19T23:29:00Z">
            <w:rPr>
              <w:rFonts w:ascii="Calibri" w:eastAsia="Calibri" w:hAnsi="Calibri" w:cs="Calibri"/>
              <w:spacing w:val="-1"/>
            </w:rPr>
          </w:rPrChange>
        </w:rPr>
        <w:t>:</w:t>
      </w:r>
    </w:p>
    <w:p w:rsidR="00C50E38" w:rsidRPr="007346FA" w:rsidRDefault="00E13C46" w:rsidP="007346FA">
      <w:pPr>
        <w:spacing w:before="58"/>
        <w:ind w:left="90"/>
        <w:contextualSpacing/>
        <w:outlineLvl w:val="4"/>
        <w:rPr>
          <w:rPrChange w:id="430" w:author="Goldschmidt, Michael" w:date="2016-05-19T23:29:00Z">
            <w:rPr>
              <w:rFonts w:ascii="Arial" w:eastAsia="Arial" w:hAnsi="Arial"/>
              <w:sz w:val="26"/>
              <w:szCs w:val="26"/>
            </w:rPr>
          </w:rPrChange>
        </w:rPr>
        <w:pPrChange w:id="431" w:author="Goldschmidt, Michael" w:date="2016-05-19T23:29:00Z">
          <w:pPr>
            <w:spacing w:before="58"/>
            <w:contextualSpacing/>
            <w:outlineLvl w:val="4"/>
          </w:pPr>
        </w:pPrChange>
      </w:pPr>
      <w:del w:id="432" w:author="Goldschmidt, Michael" w:date="2016-05-19T22:54:00Z">
        <w:r w:rsidRPr="007346FA" w:rsidDel="000D17FD">
          <w:rPr>
            <w:rPrChange w:id="433" w:author="Goldschmidt, Michael" w:date="2016-05-19T23:29:00Z">
              <w:rPr>
                <w:rFonts w:ascii="Calibri" w:eastAsia="Calibri" w:hAnsi="Calibri"/>
              </w:rPr>
            </w:rPrChange>
          </w:rPr>
          <w:delText>:</w:delText>
        </w:r>
      </w:del>
    </w:p>
    <w:p w:rsidR="00FC2888" w:rsidRPr="007346FA" w:rsidRDefault="00FC2888" w:rsidP="007346FA">
      <w:pPr>
        <w:pStyle w:val="ListParagraph"/>
        <w:numPr>
          <w:ilvl w:val="0"/>
          <w:numId w:val="79"/>
        </w:numPr>
        <w:ind w:left="720"/>
        <w:contextualSpacing/>
        <w:rPr>
          <w:rPrChange w:id="434" w:author="Goldschmidt, Michael" w:date="2016-05-19T23:27:00Z">
            <w:rPr/>
          </w:rPrChange>
        </w:rPr>
        <w:pPrChange w:id="435" w:author="Goldschmidt, Michael" w:date="2016-05-19T23:26:00Z">
          <w:pPr>
            <w:pStyle w:val="ListParagraph"/>
            <w:numPr>
              <w:numId w:val="79"/>
            </w:numPr>
            <w:ind w:left="360" w:hanging="360"/>
          </w:pPr>
        </w:pPrChange>
      </w:pPr>
      <w:r w:rsidRPr="007346FA">
        <w:rPr>
          <w:rPrChange w:id="436" w:author="Goldschmidt, Michael" w:date="2016-05-19T23:27:00Z">
            <w:rPr/>
          </w:rPrChange>
        </w:rPr>
        <w:t>Always keep hazardous products in their original containers</w:t>
      </w:r>
      <w:ins w:id="437" w:author="Goldschmidt, Michael" w:date="2016-05-19T23:29:00Z">
        <w:r w:rsidR="007346FA">
          <w:t>.</w:t>
        </w:r>
      </w:ins>
    </w:p>
    <w:p w:rsidR="00FC2888" w:rsidRPr="007346FA" w:rsidRDefault="00FC2888" w:rsidP="007346FA">
      <w:pPr>
        <w:pStyle w:val="ListParagraph"/>
        <w:numPr>
          <w:ilvl w:val="0"/>
          <w:numId w:val="79"/>
        </w:numPr>
        <w:tabs>
          <w:tab w:val="left" w:pos="720"/>
        </w:tabs>
        <w:ind w:left="720" w:right="168"/>
        <w:contextualSpacing/>
        <w:rPr>
          <w:rFonts w:ascii="Calibri" w:eastAsia="Calibri" w:hAnsi="Calibri"/>
          <w:rPrChange w:id="438" w:author="Goldschmidt, Michael" w:date="2016-05-19T23:27:00Z">
            <w:rPr>
              <w:rFonts w:ascii="Calibri" w:eastAsia="Calibri" w:hAnsi="Calibri"/>
            </w:rPr>
          </w:rPrChange>
        </w:rPr>
        <w:pPrChange w:id="439" w:author="Goldschmidt, Michael" w:date="2016-05-19T23:26:00Z">
          <w:pPr>
            <w:pStyle w:val="ListParagraph"/>
            <w:numPr>
              <w:numId w:val="79"/>
            </w:numPr>
            <w:tabs>
              <w:tab w:val="left" w:pos="473"/>
            </w:tabs>
            <w:ind w:left="360" w:right="168" w:hanging="360"/>
            <w:contextualSpacing/>
          </w:pPr>
        </w:pPrChange>
      </w:pPr>
      <w:r w:rsidRPr="007346FA">
        <w:rPr>
          <w:rFonts w:ascii="Calibri" w:eastAsia="Calibri" w:hAnsi="Calibri" w:cs="Calibri"/>
          <w:rPrChange w:id="440" w:author="Goldschmidt, Michael" w:date="2016-05-19T23:27:00Z">
            <w:rPr>
              <w:rFonts w:ascii="Calibri" w:eastAsia="Calibri" w:hAnsi="Calibri" w:cs="Calibri"/>
              <w:spacing w:val="-4"/>
            </w:rPr>
          </w:rPrChange>
        </w:rPr>
        <w:t xml:space="preserve">Recycle products at approved locations. Oil, antifreeze, and products with mercury can </w:t>
      </w:r>
      <w:r w:rsidRPr="007346FA">
        <w:rPr>
          <w:rFonts w:ascii="Calibri" w:eastAsia="Calibri" w:hAnsi="Calibri"/>
          <w:rPrChange w:id="441" w:author="Goldschmidt, Michael" w:date="2016-05-19T23:27:00Z">
            <w:rPr>
              <w:rFonts w:ascii="Calibri" w:eastAsia="Calibri" w:hAnsi="Calibri"/>
            </w:rPr>
          </w:rPrChange>
        </w:rPr>
        <w:t>be recycled</w:t>
      </w:r>
      <w:ins w:id="442" w:author="Goldschmidt, Michael" w:date="2016-05-19T23:29:00Z">
        <w:r w:rsidR="007346FA">
          <w:rPr>
            <w:rFonts w:ascii="Calibri" w:eastAsia="Calibri" w:hAnsi="Calibri"/>
          </w:rPr>
          <w:t>.</w:t>
        </w:r>
      </w:ins>
    </w:p>
    <w:p w:rsidR="00D920D4" w:rsidRPr="007346FA" w:rsidRDefault="00D920D4" w:rsidP="007346FA">
      <w:pPr>
        <w:pStyle w:val="ListParagraph"/>
        <w:numPr>
          <w:ilvl w:val="0"/>
          <w:numId w:val="79"/>
        </w:numPr>
        <w:tabs>
          <w:tab w:val="left" w:pos="720"/>
        </w:tabs>
        <w:ind w:left="720" w:right="168"/>
        <w:contextualSpacing/>
        <w:rPr>
          <w:rFonts w:ascii="Calibri" w:eastAsia="Calibri" w:hAnsi="Calibri"/>
          <w:rPrChange w:id="443" w:author="Goldschmidt, Michael" w:date="2016-05-19T23:27:00Z">
            <w:rPr>
              <w:rFonts w:ascii="Calibri" w:eastAsia="Calibri" w:hAnsi="Calibri"/>
            </w:rPr>
          </w:rPrChange>
        </w:rPr>
        <w:pPrChange w:id="444" w:author="Goldschmidt, Michael" w:date="2016-05-19T23:26:00Z">
          <w:pPr>
            <w:pStyle w:val="ListParagraph"/>
            <w:numPr>
              <w:numId w:val="79"/>
            </w:numPr>
            <w:tabs>
              <w:tab w:val="left" w:pos="473"/>
            </w:tabs>
            <w:ind w:left="360" w:right="168" w:hanging="360"/>
            <w:contextualSpacing/>
          </w:pPr>
        </w:pPrChange>
      </w:pPr>
      <w:r w:rsidRPr="007346FA">
        <w:rPr>
          <w:rFonts w:ascii="Calibri" w:eastAsia="Calibri" w:hAnsi="Calibri" w:cs="Calibri"/>
          <w:rPrChange w:id="445" w:author="Goldschmidt, Michael" w:date="2016-05-19T23:27:00Z">
            <w:rPr>
              <w:rFonts w:ascii="Calibri" w:eastAsia="Calibri" w:hAnsi="Calibri" w:cs="Calibri"/>
              <w:spacing w:val="-1"/>
            </w:rPr>
          </w:rPrChange>
        </w:rPr>
        <w:t xml:space="preserve">Families with young children should always buy products in child-proof containers and only get </w:t>
      </w:r>
      <w:r w:rsidRPr="007346FA">
        <w:rPr>
          <w:rFonts w:ascii="Calibri" w:eastAsia="Calibri" w:hAnsi="Calibri"/>
          <w:rPrChange w:id="446" w:author="Goldschmidt, Michael" w:date="2016-05-19T23:27:00Z">
            <w:rPr>
              <w:rFonts w:ascii="Calibri" w:eastAsia="Calibri" w:hAnsi="Calibri"/>
              <w:spacing w:val="-2"/>
            </w:rPr>
          </w:rPrChange>
        </w:rPr>
        <w:t>medicines with child-proof caps.</w:t>
      </w:r>
    </w:p>
    <w:p w:rsidR="00FC2888" w:rsidRPr="007346FA" w:rsidRDefault="00C50E38" w:rsidP="007346FA">
      <w:pPr>
        <w:pStyle w:val="ListParagraph"/>
        <w:numPr>
          <w:ilvl w:val="0"/>
          <w:numId w:val="80"/>
        </w:numPr>
        <w:contextualSpacing/>
        <w:rPr>
          <w:rFonts w:ascii="Calibri" w:eastAsia="Calibri" w:hAnsi="Calibri"/>
          <w:rPrChange w:id="447" w:author="Goldschmidt, Michael" w:date="2016-05-19T23:27:00Z">
            <w:rPr>
              <w:rFonts w:ascii="Calibri" w:eastAsia="Calibri" w:hAnsi="Calibri"/>
            </w:rPr>
          </w:rPrChange>
        </w:rPr>
        <w:pPrChange w:id="448" w:author="Goldschmidt, Michael" w:date="2016-05-19T23:26:00Z">
          <w:pPr>
            <w:pStyle w:val="ListParagraph"/>
            <w:numPr>
              <w:numId w:val="80"/>
            </w:numPr>
            <w:ind w:left="360" w:hanging="360"/>
          </w:pPr>
        </w:pPrChange>
      </w:pPr>
      <w:r w:rsidRPr="007346FA">
        <w:rPr>
          <w:rFonts w:ascii="Calibri" w:eastAsia="Calibri" w:hAnsi="Calibri"/>
          <w:rPrChange w:id="449" w:author="Goldschmidt, Michael" w:date="2016-05-19T23:27:00Z">
            <w:rPr>
              <w:rFonts w:ascii="Calibri" w:eastAsia="Calibri" w:hAnsi="Calibri"/>
              <w:spacing w:val="-6"/>
            </w:rPr>
          </w:rPrChange>
        </w:rPr>
        <w:t>Keep all hazardous products</w:t>
      </w:r>
      <w:r w:rsidR="006E63D8" w:rsidRPr="007346FA">
        <w:rPr>
          <w:rFonts w:ascii="Calibri" w:eastAsia="Calibri" w:hAnsi="Calibri"/>
          <w:rPrChange w:id="450" w:author="Goldschmidt, Michael" w:date="2016-05-19T23:27:00Z">
            <w:rPr>
              <w:rFonts w:ascii="Calibri" w:eastAsia="Calibri" w:hAnsi="Calibri"/>
            </w:rPr>
          </w:rPrChange>
        </w:rPr>
        <w:t xml:space="preserve"> and chemicals</w:t>
      </w:r>
      <w:r w:rsidRPr="007346FA">
        <w:rPr>
          <w:rFonts w:ascii="Calibri" w:eastAsia="Calibri" w:hAnsi="Calibri"/>
          <w:rPrChange w:id="451" w:author="Goldschmidt, Michael" w:date="2016-05-19T23:27:00Z">
            <w:rPr>
              <w:rFonts w:ascii="Calibri" w:eastAsia="Calibri" w:hAnsi="Calibri"/>
              <w:spacing w:val="3"/>
            </w:rPr>
          </w:rPrChange>
        </w:rPr>
        <w:t xml:space="preserve"> in a locked cabinet away from children</w:t>
      </w:r>
      <w:r w:rsidR="00D920D4" w:rsidRPr="007346FA">
        <w:rPr>
          <w:rFonts w:ascii="Calibri" w:eastAsia="Calibri" w:hAnsi="Calibri"/>
          <w:rPrChange w:id="452" w:author="Goldschmidt, Michael" w:date="2016-05-19T23:27:00Z">
            <w:rPr>
              <w:rFonts w:ascii="Calibri" w:eastAsia="Calibri" w:hAnsi="Calibri"/>
            </w:rPr>
          </w:rPrChange>
        </w:rPr>
        <w:t xml:space="preserve"> including the kitchen, bathroom, garage and hobby </w:t>
      </w:r>
      <w:proofErr w:type="gramStart"/>
      <w:r w:rsidR="00D920D4" w:rsidRPr="007346FA">
        <w:rPr>
          <w:rFonts w:ascii="Calibri" w:eastAsia="Calibri" w:hAnsi="Calibri"/>
          <w:rPrChange w:id="453" w:author="Goldschmidt, Michael" w:date="2016-05-19T23:27:00Z">
            <w:rPr>
              <w:rFonts w:ascii="Calibri" w:eastAsia="Calibri" w:hAnsi="Calibri"/>
            </w:rPr>
          </w:rPrChange>
        </w:rPr>
        <w:t>areas</w:t>
      </w:r>
      <w:ins w:id="454" w:author="Goldschmidt, Michael" w:date="2016-05-19T23:29:00Z">
        <w:r w:rsidR="007346FA">
          <w:rPr>
            <w:rFonts w:ascii="Calibri" w:eastAsia="Calibri" w:hAnsi="Calibri"/>
          </w:rPr>
          <w:t>.</w:t>
        </w:r>
      </w:ins>
      <w:proofErr w:type="gramEnd"/>
    </w:p>
    <w:p w:rsidR="00C50E38" w:rsidRPr="007346FA" w:rsidRDefault="00C50E38" w:rsidP="008569B8">
      <w:pPr>
        <w:tabs>
          <w:tab w:val="left" w:pos="473"/>
        </w:tabs>
        <w:spacing w:before="10"/>
        <w:ind w:right="499"/>
        <w:contextualSpacing/>
        <w:rPr>
          <w:ins w:id="455" w:author="Goldschmidt, Michael" w:date="2016-05-19T23:18:00Z"/>
          <w:rFonts w:ascii="Calibri" w:eastAsia="Calibri" w:hAnsi="Calibri"/>
          <w:sz w:val="20"/>
          <w:szCs w:val="20"/>
          <w:rPrChange w:id="456" w:author="Goldschmidt, Michael" w:date="2016-05-19T23:27:00Z">
            <w:rPr>
              <w:ins w:id="457" w:author="Goldschmidt, Michael" w:date="2016-05-19T23:18:00Z"/>
              <w:rFonts w:ascii="Calibri" w:eastAsia="Calibri" w:hAnsi="Calibri"/>
              <w:sz w:val="20"/>
              <w:szCs w:val="20"/>
            </w:rPr>
          </w:rPrChange>
        </w:rPr>
        <w:pPrChange w:id="458" w:author="Goldschmidt, Michael" w:date="2016-05-19T23:03:00Z">
          <w:pPr>
            <w:tabs>
              <w:tab w:val="left" w:pos="473"/>
            </w:tabs>
            <w:spacing w:before="10"/>
            <w:ind w:right="499"/>
            <w:contextualSpacing/>
          </w:pPr>
        </w:pPrChange>
      </w:pPr>
    </w:p>
    <w:p w:rsidR="006C0D22" w:rsidRPr="007346FA" w:rsidRDefault="006C0D22" w:rsidP="008569B8">
      <w:pPr>
        <w:tabs>
          <w:tab w:val="left" w:pos="473"/>
        </w:tabs>
        <w:spacing w:before="10"/>
        <w:ind w:right="499"/>
        <w:contextualSpacing/>
        <w:rPr>
          <w:rFonts w:ascii="Calibri" w:eastAsia="Calibri" w:hAnsi="Calibri"/>
          <w:sz w:val="20"/>
          <w:szCs w:val="20"/>
          <w:rPrChange w:id="459" w:author="Goldschmidt, Michael" w:date="2016-05-19T23:27:00Z">
            <w:rPr>
              <w:rFonts w:ascii="Calibri" w:eastAsia="Calibri" w:hAnsi="Calibri"/>
            </w:rPr>
          </w:rPrChange>
        </w:rPr>
        <w:pPrChange w:id="460" w:author="Goldschmidt, Michael" w:date="2016-05-19T23:03:00Z">
          <w:pPr>
            <w:tabs>
              <w:tab w:val="left" w:pos="473"/>
            </w:tabs>
            <w:spacing w:before="10"/>
            <w:ind w:right="499"/>
            <w:contextualSpacing/>
          </w:pPr>
        </w:pPrChange>
      </w:pPr>
    </w:p>
    <w:p w:rsidR="006C0D22" w:rsidDel="007346FA" w:rsidRDefault="00C50E38" w:rsidP="007346FA">
      <w:pPr>
        <w:tabs>
          <w:tab w:val="left" w:pos="473"/>
        </w:tabs>
        <w:spacing w:before="5"/>
        <w:ind w:left="473" w:right="448"/>
        <w:contextualSpacing/>
        <w:jc w:val="both"/>
        <w:rPr>
          <w:del w:id="461" w:author="Goldschmidt, Michael" w:date="2016-05-19T23:33:00Z"/>
          <w:rFonts w:ascii="Arial" w:eastAsia="Arial" w:hAnsi="Arial"/>
          <w:color w:val="0079C1"/>
          <w:sz w:val="26"/>
          <w:szCs w:val="26"/>
        </w:rPr>
        <w:pPrChange w:id="462" w:author="Goldschmidt, Michael" w:date="2016-05-19T23:33:00Z">
          <w:pPr>
            <w:numPr>
              <w:numId w:val="10"/>
            </w:numPr>
            <w:tabs>
              <w:tab w:val="left" w:pos="473"/>
            </w:tabs>
            <w:spacing w:before="5"/>
            <w:ind w:left="473" w:right="448" w:hanging="383"/>
            <w:contextualSpacing/>
            <w:jc w:val="both"/>
          </w:pPr>
        </w:pPrChange>
      </w:pPr>
      <w:r w:rsidRPr="007346FA">
        <w:rPr>
          <w:rFonts w:ascii="Arial" w:eastAsia="Arial" w:hAnsi="Arial"/>
          <w:color w:val="0079C1"/>
          <w:sz w:val="26"/>
          <w:szCs w:val="26"/>
          <w:rPrChange w:id="463" w:author="Goldschmidt, Michael" w:date="2016-05-19T23:27:00Z">
            <w:rPr>
              <w:rFonts w:ascii="Arial" w:eastAsia="Arial" w:hAnsi="Arial"/>
              <w:color w:val="0079C1"/>
              <w:sz w:val="26"/>
              <w:szCs w:val="26"/>
            </w:rPr>
          </w:rPrChange>
        </w:rPr>
        <w:t>Use Safely</w:t>
      </w:r>
      <w:r w:rsidR="00BD792B" w:rsidRPr="007346FA">
        <w:rPr>
          <w:rFonts w:ascii="Arial" w:eastAsia="Arial" w:hAnsi="Arial"/>
          <w:color w:val="0079C1"/>
          <w:sz w:val="26"/>
          <w:szCs w:val="26"/>
          <w:rPrChange w:id="464" w:author="Goldschmidt, Michael" w:date="2016-05-19T23:27:00Z">
            <w:rPr>
              <w:rFonts w:ascii="Arial" w:eastAsia="Arial" w:hAnsi="Arial"/>
              <w:color w:val="0079C1"/>
              <w:sz w:val="26"/>
              <w:szCs w:val="26"/>
            </w:rPr>
          </w:rPrChange>
        </w:rPr>
        <w:t xml:space="preserve"> as Directed</w:t>
      </w:r>
    </w:p>
    <w:p w:rsidR="007346FA" w:rsidRDefault="007346FA" w:rsidP="007346FA">
      <w:pPr>
        <w:contextualSpacing/>
        <w:outlineLvl w:val="4"/>
        <w:rPr>
          <w:ins w:id="465" w:author="Goldschmidt, Michael" w:date="2016-05-19T23:33:00Z"/>
          <w:rFonts w:ascii="Arial" w:eastAsia="Arial" w:hAnsi="Arial"/>
          <w:color w:val="0079C1"/>
          <w:sz w:val="26"/>
          <w:szCs w:val="26"/>
        </w:rPr>
        <w:pPrChange w:id="466" w:author="Goldschmidt, Michael" w:date="2016-05-19T23:33:00Z">
          <w:pPr>
            <w:contextualSpacing/>
            <w:outlineLvl w:val="4"/>
          </w:pPr>
        </w:pPrChange>
      </w:pPr>
    </w:p>
    <w:p w:rsidR="007346FA" w:rsidRPr="007346FA" w:rsidRDefault="007346FA" w:rsidP="007346FA">
      <w:pPr>
        <w:contextualSpacing/>
        <w:outlineLvl w:val="4"/>
        <w:rPr>
          <w:ins w:id="467" w:author="Goldschmidt, Michael" w:date="2016-05-19T23:33:00Z"/>
          <w:rFonts w:eastAsia="Arial"/>
          <w:color w:val="0079C1"/>
          <w:sz w:val="20"/>
          <w:szCs w:val="20"/>
          <w:rPrChange w:id="468" w:author="Goldschmidt, Michael" w:date="2016-05-19T23:33:00Z">
            <w:rPr>
              <w:ins w:id="469" w:author="Goldschmidt, Michael" w:date="2016-05-19T23:33:00Z"/>
              <w:rFonts w:ascii="Arial" w:eastAsia="Arial" w:hAnsi="Arial"/>
              <w:sz w:val="26"/>
              <w:szCs w:val="26"/>
            </w:rPr>
          </w:rPrChange>
        </w:rPr>
        <w:pPrChange w:id="470" w:author="Goldschmidt, Michael" w:date="2016-05-19T23:33:00Z">
          <w:pPr>
            <w:contextualSpacing/>
            <w:outlineLvl w:val="4"/>
          </w:pPr>
        </w:pPrChange>
      </w:pPr>
    </w:p>
    <w:p w:rsidR="00C50E38" w:rsidRPr="007346FA" w:rsidRDefault="006E63D8" w:rsidP="007346FA">
      <w:pPr>
        <w:tabs>
          <w:tab w:val="left" w:pos="90"/>
        </w:tabs>
        <w:spacing w:before="5"/>
        <w:ind w:left="90" w:right="448"/>
        <w:contextualSpacing/>
        <w:jc w:val="both"/>
        <w:rPr>
          <w:rPrChange w:id="471" w:author="Goldschmidt, Michael" w:date="2016-05-19T23:27:00Z">
            <w:rPr/>
          </w:rPrChange>
        </w:rPr>
        <w:pPrChange w:id="472" w:author="Goldschmidt, Michael" w:date="2016-05-19T23:33:00Z">
          <w:pPr>
            <w:numPr>
              <w:numId w:val="10"/>
            </w:numPr>
            <w:tabs>
              <w:tab w:val="left" w:pos="473"/>
            </w:tabs>
            <w:spacing w:before="5"/>
            <w:ind w:left="473" w:right="448" w:hanging="383"/>
            <w:contextualSpacing/>
            <w:jc w:val="both"/>
          </w:pPr>
        </w:pPrChange>
      </w:pPr>
      <w:r w:rsidRPr="007346FA">
        <w:rPr>
          <w:rFonts w:ascii="Calibri" w:eastAsia="Calibri" w:hAnsi="Calibri" w:cs="Calibri"/>
          <w:rPrChange w:id="473" w:author="Goldschmidt, Michael" w:date="2016-05-19T23:27:00Z">
            <w:rPr>
              <w:rFonts w:ascii="Calibri" w:eastAsia="Calibri" w:hAnsi="Calibri" w:cs="Calibri"/>
              <w:spacing w:val="-2"/>
            </w:rPr>
          </w:rPrChange>
        </w:rPr>
        <w:t>Family members should always f</w:t>
      </w:r>
      <w:r w:rsidR="00C50E38" w:rsidRPr="007346FA">
        <w:rPr>
          <w:rFonts w:ascii="Calibri" w:eastAsia="Calibri" w:hAnsi="Calibri" w:cs="Calibri"/>
          <w:rPrChange w:id="474" w:author="Goldschmidt, Michael" w:date="2016-05-19T23:27:00Z">
            <w:rPr>
              <w:rFonts w:ascii="Calibri" w:eastAsia="Calibri" w:hAnsi="Calibri" w:cs="Calibri"/>
              <w:spacing w:val="-1"/>
            </w:rPr>
          </w:rPrChange>
        </w:rPr>
        <w:t>ollow directions on the label</w:t>
      </w:r>
      <w:r w:rsidRPr="007346FA">
        <w:rPr>
          <w:rFonts w:ascii="Calibri" w:eastAsia="Calibri" w:hAnsi="Calibri" w:cs="Calibri"/>
          <w:rPrChange w:id="475" w:author="Goldschmidt, Michael" w:date="2016-05-19T23:27:00Z">
            <w:rPr>
              <w:rFonts w:ascii="Calibri" w:eastAsia="Calibri" w:hAnsi="Calibri" w:cs="Calibri"/>
              <w:spacing w:val="-2"/>
            </w:rPr>
          </w:rPrChange>
        </w:rPr>
        <w:t>s of household chemicals</w:t>
      </w:r>
      <w:r w:rsidR="00C50E38" w:rsidRPr="007346FA">
        <w:rPr>
          <w:rFonts w:ascii="Calibri" w:eastAsia="Calibri" w:hAnsi="Calibri" w:cs="Calibri"/>
          <w:rPrChange w:id="476" w:author="Goldschmidt, Michael" w:date="2016-05-19T23:27:00Z">
            <w:rPr>
              <w:rFonts w:ascii="Calibri" w:eastAsia="Calibri" w:hAnsi="Calibri" w:cs="Calibri"/>
            </w:rPr>
          </w:rPrChange>
        </w:rPr>
        <w:t xml:space="preserve">. That is one of </w:t>
      </w:r>
      <w:r w:rsidR="00C50E38" w:rsidRPr="007346FA">
        <w:rPr>
          <w:rFonts w:ascii="Calibri" w:eastAsia="Calibri" w:hAnsi="Calibri"/>
          <w:rPrChange w:id="477" w:author="Goldschmidt, Michael" w:date="2016-05-19T23:27:00Z">
            <w:rPr>
              <w:rFonts w:ascii="Calibri" w:eastAsia="Calibri" w:hAnsi="Calibri"/>
              <w:spacing w:val="-3"/>
            </w:rPr>
          </w:rPrChange>
        </w:rPr>
        <w:t>the most important steps in using hazardous products.</w:t>
      </w:r>
      <w:r w:rsidRPr="007346FA">
        <w:rPr>
          <w:rFonts w:ascii="Calibri" w:eastAsia="Calibri" w:hAnsi="Calibri"/>
          <w:rPrChange w:id="478" w:author="Goldschmidt, Michael" w:date="2016-05-19T23:27:00Z">
            <w:rPr>
              <w:rFonts w:ascii="Calibri" w:eastAsia="Calibri" w:hAnsi="Calibri"/>
            </w:rPr>
          </w:rPrChange>
        </w:rPr>
        <w:t xml:space="preserve"> They should also t</w:t>
      </w:r>
      <w:r w:rsidR="00C50E38" w:rsidRPr="007346FA">
        <w:rPr>
          <w:rFonts w:ascii="Calibri" w:eastAsia="Calibri" w:hAnsi="Calibri"/>
          <w:rPrChange w:id="479" w:author="Goldschmidt, Michael" w:date="2016-05-19T23:27:00Z">
            <w:rPr>
              <w:rFonts w:ascii="Calibri" w:eastAsia="Calibri" w:hAnsi="Calibri"/>
              <w:spacing w:val="-3"/>
            </w:rPr>
          </w:rPrChange>
        </w:rPr>
        <w:t>ake extra care if a label has any of these words:</w:t>
      </w:r>
    </w:p>
    <w:p w:rsidR="0016620E" w:rsidRPr="007346FA" w:rsidRDefault="0016620E" w:rsidP="008569B8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 w:cs="Calibri"/>
          <w:rPrChange w:id="480" w:author="Goldschmidt, Michael" w:date="2016-05-19T23:27:00Z">
            <w:rPr>
              <w:rFonts w:ascii="Calibri" w:eastAsia="Calibri" w:hAnsi="Calibri" w:cs="Calibri"/>
              <w:spacing w:val="2"/>
            </w:rPr>
          </w:rPrChange>
        </w:rPr>
        <w:sectPr w:rsidR="0016620E" w:rsidRPr="007346FA" w:rsidSect="00C50E38">
          <w:type w:val="continuous"/>
          <w:pgSz w:w="12240" w:h="15840"/>
          <w:pgMar w:top="620" w:right="600" w:bottom="0" w:left="620" w:header="720" w:footer="720" w:gutter="0"/>
          <w:cols w:space="720"/>
        </w:sectPr>
        <w:pPrChange w:id="481" w:author="Goldschmidt, Michael" w:date="2016-05-19T23:03:00Z">
          <w:pPr>
            <w:pStyle w:val="ListParagraph"/>
            <w:numPr>
              <w:numId w:val="73"/>
            </w:numPr>
            <w:ind w:left="720" w:hanging="360"/>
            <w:contextualSpacing/>
          </w:pPr>
        </w:pPrChange>
      </w:pPr>
    </w:p>
    <w:p w:rsidR="00C50E38" w:rsidRPr="007346FA" w:rsidRDefault="00C50E38" w:rsidP="008569B8">
      <w:pPr>
        <w:pStyle w:val="ListParagraph"/>
        <w:numPr>
          <w:ilvl w:val="0"/>
          <w:numId w:val="73"/>
        </w:numPr>
        <w:ind w:right="1190"/>
        <w:contextualSpacing/>
        <w:rPr>
          <w:rFonts w:ascii="Calibri" w:eastAsia="Calibri" w:hAnsi="Calibri" w:cs="Calibri"/>
          <w:rPrChange w:id="482" w:author="Goldschmidt, Michael" w:date="2016-05-19T23:27:00Z">
            <w:rPr>
              <w:rFonts w:ascii="Calibri" w:eastAsia="Calibri" w:hAnsi="Calibri" w:cs="Calibri"/>
            </w:rPr>
          </w:rPrChange>
        </w:rPr>
        <w:pPrChange w:id="483" w:author="Goldschmidt, Michael" w:date="2016-05-19T23:03:00Z">
          <w:pPr>
            <w:pStyle w:val="ListParagraph"/>
            <w:numPr>
              <w:numId w:val="73"/>
            </w:numPr>
            <w:ind w:left="720" w:right="1190" w:hanging="360"/>
            <w:contextualSpacing/>
          </w:pPr>
        </w:pPrChange>
      </w:pPr>
      <w:r w:rsidRPr="007346FA">
        <w:rPr>
          <w:rFonts w:ascii="Calibri" w:eastAsia="Calibri" w:hAnsi="Calibri" w:cs="Calibri"/>
          <w:rPrChange w:id="484" w:author="Goldschmidt, Michael" w:date="2016-05-19T23:27:00Z">
            <w:rPr>
              <w:rFonts w:ascii="Calibri" w:eastAsia="Calibri" w:hAnsi="Calibri" w:cs="Calibri"/>
              <w:spacing w:val="2"/>
            </w:rPr>
          </w:rPrChange>
        </w:rPr>
        <w:lastRenderedPageBreak/>
        <w:t>Caution</w:t>
      </w:r>
    </w:p>
    <w:p w:rsidR="00C50E38" w:rsidRPr="007346FA" w:rsidRDefault="00C50E38" w:rsidP="008569B8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  <w:rPrChange w:id="485" w:author="Goldschmidt, Michael" w:date="2016-05-19T23:27:00Z">
            <w:rPr>
              <w:rFonts w:ascii="Calibri" w:eastAsia="Calibri" w:hAnsi="Calibri"/>
            </w:rPr>
          </w:rPrChange>
        </w:rPr>
        <w:pPrChange w:id="486" w:author="Goldschmidt, Michael" w:date="2016-05-19T23:03:00Z">
          <w:pPr>
            <w:pStyle w:val="ListParagraph"/>
            <w:numPr>
              <w:numId w:val="73"/>
            </w:numPr>
            <w:ind w:left="720" w:hanging="360"/>
            <w:contextualSpacing/>
          </w:pPr>
        </w:pPrChange>
      </w:pPr>
      <w:r w:rsidRPr="007346FA">
        <w:rPr>
          <w:rFonts w:ascii="Calibri" w:eastAsia="Calibri" w:hAnsi="Calibri"/>
          <w:rPrChange w:id="487" w:author="Goldschmidt, Michael" w:date="2016-05-19T23:27:00Z">
            <w:rPr>
              <w:rFonts w:ascii="Calibri" w:eastAsia="Calibri" w:hAnsi="Calibri"/>
              <w:spacing w:val="-2"/>
            </w:rPr>
          </w:rPrChange>
        </w:rPr>
        <w:t>Harmful</w:t>
      </w:r>
    </w:p>
    <w:p w:rsidR="00C50E38" w:rsidRPr="007346FA" w:rsidRDefault="00C50E38" w:rsidP="008569B8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  <w:rPrChange w:id="488" w:author="Goldschmidt, Michael" w:date="2016-05-19T23:27:00Z">
            <w:rPr>
              <w:rFonts w:ascii="Calibri" w:eastAsia="Calibri" w:hAnsi="Calibri"/>
            </w:rPr>
          </w:rPrChange>
        </w:rPr>
        <w:pPrChange w:id="489" w:author="Goldschmidt, Michael" w:date="2016-05-19T23:03:00Z">
          <w:pPr>
            <w:pStyle w:val="ListParagraph"/>
            <w:numPr>
              <w:numId w:val="73"/>
            </w:numPr>
            <w:ind w:left="720" w:hanging="360"/>
            <w:contextualSpacing/>
          </w:pPr>
        </w:pPrChange>
      </w:pPr>
      <w:r w:rsidRPr="007346FA">
        <w:rPr>
          <w:rFonts w:ascii="Calibri" w:eastAsia="Calibri" w:hAnsi="Calibri"/>
          <w:rPrChange w:id="490" w:author="Goldschmidt, Michael" w:date="2016-05-19T23:27:00Z">
            <w:rPr>
              <w:rFonts w:ascii="Calibri" w:eastAsia="Calibri" w:hAnsi="Calibri"/>
              <w:spacing w:val="-8"/>
            </w:rPr>
          </w:rPrChange>
        </w:rPr>
        <w:t>Warning</w:t>
      </w:r>
    </w:p>
    <w:p w:rsidR="00FC2888" w:rsidRPr="007346FA" w:rsidRDefault="00C50E38" w:rsidP="008569B8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  <w:rPrChange w:id="491" w:author="Goldschmidt, Michael" w:date="2016-05-19T23:27:00Z">
            <w:rPr>
              <w:rFonts w:ascii="Calibri" w:eastAsia="Calibri" w:hAnsi="Calibri"/>
            </w:rPr>
          </w:rPrChange>
        </w:rPr>
        <w:pPrChange w:id="492" w:author="Goldschmidt, Michael" w:date="2016-05-19T23:03:00Z">
          <w:pPr>
            <w:pStyle w:val="ListParagraph"/>
            <w:numPr>
              <w:numId w:val="73"/>
            </w:numPr>
            <w:ind w:left="720" w:hanging="360"/>
            <w:contextualSpacing/>
          </w:pPr>
        </w:pPrChange>
      </w:pPr>
      <w:r w:rsidRPr="007346FA">
        <w:rPr>
          <w:rFonts w:ascii="Calibri" w:eastAsia="Calibri" w:hAnsi="Calibri"/>
          <w:rPrChange w:id="493" w:author="Goldschmidt, Michael" w:date="2016-05-19T23:27:00Z">
            <w:rPr>
              <w:rFonts w:ascii="Calibri" w:eastAsia="Calibri" w:hAnsi="Calibri"/>
              <w:spacing w:val="-3"/>
            </w:rPr>
          </w:rPrChange>
        </w:rPr>
        <w:t>Danger</w:t>
      </w:r>
    </w:p>
    <w:p w:rsidR="00C50E38" w:rsidRPr="007346FA" w:rsidRDefault="00C50E38" w:rsidP="008569B8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  <w:rPrChange w:id="494" w:author="Goldschmidt, Michael" w:date="2016-05-19T23:27:00Z">
            <w:rPr>
              <w:rFonts w:ascii="Calibri" w:eastAsia="Calibri" w:hAnsi="Calibri"/>
            </w:rPr>
          </w:rPrChange>
        </w:rPr>
        <w:pPrChange w:id="495" w:author="Goldschmidt, Michael" w:date="2016-05-19T23:03:00Z">
          <w:pPr>
            <w:pStyle w:val="ListParagraph"/>
            <w:numPr>
              <w:numId w:val="73"/>
            </w:numPr>
            <w:ind w:left="720" w:hanging="360"/>
            <w:contextualSpacing/>
          </w:pPr>
        </w:pPrChange>
      </w:pPr>
      <w:r w:rsidRPr="007346FA">
        <w:rPr>
          <w:rFonts w:ascii="Calibri" w:eastAsia="Calibri" w:hAnsi="Calibri"/>
          <w:rPrChange w:id="496" w:author="Goldschmidt, Michael" w:date="2016-05-19T23:27:00Z">
            <w:rPr>
              <w:rFonts w:ascii="Calibri" w:eastAsia="Calibri" w:hAnsi="Calibri"/>
              <w:spacing w:val="-5"/>
            </w:rPr>
          </w:rPrChange>
        </w:rPr>
        <w:lastRenderedPageBreak/>
        <w:t>Poison</w:t>
      </w:r>
    </w:p>
    <w:p w:rsidR="00C50E38" w:rsidRPr="007346FA" w:rsidRDefault="00C50E38" w:rsidP="008569B8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  <w:rPrChange w:id="497" w:author="Goldschmidt, Michael" w:date="2016-05-19T23:27:00Z">
            <w:rPr>
              <w:rFonts w:ascii="Calibri" w:eastAsia="Calibri" w:hAnsi="Calibri"/>
            </w:rPr>
          </w:rPrChange>
        </w:rPr>
        <w:pPrChange w:id="498" w:author="Goldschmidt, Michael" w:date="2016-05-19T23:03:00Z">
          <w:pPr>
            <w:pStyle w:val="ListParagraph"/>
            <w:numPr>
              <w:numId w:val="73"/>
            </w:numPr>
            <w:ind w:left="720" w:hanging="360"/>
            <w:contextualSpacing/>
          </w:pPr>
        </w:pPrChange>
      </w:pPr>
      <w:r w:rsidRPr="007346FA">
        <w:rPr>
          <w:rFonts w:ascii="Calibri" w:eastAsia="Calibri" w:hAnsi="Calibri"/>
          <w:rPrChange w:id="499" w:author="Goldschmidt, Michael" w:date="2016-05-19T23:27:00Z">
            <w:rPr>
              <w:rFonts w:ascii="Calibri" w:eastAsia="Calibri" w:hAnsi="Calibri"/>
              <w:spacing w:val="-3"/>
            </w:rPr>
          </w:rPrChange>
        </w:rPr>
        <w:t>Flammable</w:t>
      </w:r>
    </w:p>
    <w:p w:rsidR="00C50E38" w:rsidRPr="007346FA" w:rsidRDefault="00C50E38" w:rsidP="008569B8">
      <w:pPr>
        <w:pStyle w:val="ListParagraph"/>
        <w:numPr>
          <w:ilvl w:val="0"/>
          <w:numId w:val="73"/>
        </w:numPr>
        <w:contextualSpacing/>
        <w:rPr>
          <w:rFonts w:ascii="Calibri" w:eastAsia="Calibri" w:hAnsi="Calibri"/>
          <w:rPrChange w:id="500" w:author="Goldschmidt, Michael" w:date="2016-05-19T23:27:00Z">
            <w:rPr>
              <w:rFonts w:ascii="Calibri" w:eastAsia="Calibri" w:hAnsi="Calibri"/>
            </w:rPr>
          </w:rPrChange>
        </w:rPr>
        <w:pPrChange w:id="501" w:author="Goldschmidt, Michael" w:date="2016-05-19T23:03:00Z">
          <w:pPr>
            <w:pStyle w:val="ListParagraph"/>
            <w:numPr>
              <w:numId w:val="73"/>
            </w:numPr>
            <w:ind w:left="720" w:hanging="360"/>
            <w:contextualSpacing/>
          </w:pPr>
        </w:pPrChange>
      </w:pPr>
      <w:r w:rsidRPr="007346FA">
        <w:rPr>
          <w:rFonts w:ascii="Calibri" w:eastAsia="Calibri" w:hAnsi="Calibri"/>
          <w:rPrChange w:id="502" w:author="Goldschmidt, Michael" w:date="2016-05-19T23:27:00Z">
            <w:rPr>
              <w:rFonts w:ascii="Calibri" w:eastAsia="Calibri" w:hAnsi="Calibri"/>
              <w:spacing w:val="-16"/>
            </w:rPr>
          </w:rPrChange>
        </w:rPr>
        <w:t>Toxic</w:t>
      </w:r>
    </w:p>
    <w:p w:rsidR="0016620E" w:rsidRPr="007346FA" w:rsidRDefault="0016620E" w:rsidP="008569B8">
      <w:pPr>
        <w:tabs>
          <w:tab w:val="left" w:pos="353"/>
        </w:tabs>
        <w:spacing w:before="58"/>
        <w:ind w:left="353"/>
        <w:contextualSpacing/>
        <w:rPr>
          <w:rFonts w:ascii="Calibri" w:eastAsia="Calibri" w:hAnsi="Calibri" w:cs="Calibri"/>
          <w:rPrChange w:id="503" w:author="Goldschmidt, Michael" w:date="2016-05-19T23:27:00Z">
            <w:rPr>
              <w:rFonts w:ascii="Calibri" w:eastAsia="Calibri" w:hAnsi="Calibri" w:cs="Calibri"/>
            </w:rPr>
          </w:rPrChange>
        </w:rPr>
        <w:sectPr w:rsidR="0016620E" w:rsidRPr="007346FA" w:rsidSect="006E63D8">
          <w:type w:val="continuous"/>
          <w:pgSz w:w="12240" w:h="15840"/>
          <w:pgMar w:top="620" w:right="600" w:bottom="0" w:left="1080" w:header="720" w:footer="720" w:gutter="0"/>
          <w:cols w:num="2" w:space="720"/>
        </w:sectPr>
        <w:pPrChange w:id="504" w:author="Goldschmidt, Michael" w:date="2016-05-19T23:03:00Z">
          <w:pPr>
            <w:tabs>
              <w:tab w:val="left" w:pos="353"/>
            </w:tabs>
            <w:spacing w:before="58"/>
            <w:ind w:left="353"/>
            <w:contextualSpacing/>
          </w:pPr>
        </w:pPrChange>
      </w:pPr>
    </w:p>
    <w:p w:rsidR="00FC2888" w:rsidRPr="007346FA" w:rsidRDefault="00FC2888" w:rsidP="008569B8">
      <w:pPr>
        <w:tabs>
          <w:tab w:val="left" w:pos="353"/>
        </w:tabs>
        <w:spacing w:before="10"/>
        <w:ind w:right="148"/>
        <w:contextualSpacing/>
        <w:rPr>
          <w:rFonts w:ascii="Calibri" w:eastAsia="Calibri" w:hAnsi="Calibri" w:cs="Calibri"/>
          <w:rPrChange w:id="505" w:author="Goldschmidt, Michael" w:date="2016-05-19T23:27:00Z">
            <w:rPr>
              <w:rFonts w:ascii="Calibri" w:eastAsia="Calibri" w:hAnsi="Calibri" w:cs="Calibri"/>
            </w:rPr>
          </w:rPrChange>
        </w:rPr>
        <w:pPrChange w:id="506" w:author="Goldschmidt, Michael" w:date="2016-05-19T23:03:00Z">
          <w:pPr>
            <w:tabs>
              <w:tab w:val="left" w:pos="353"/>
            </w:tabs>
            <w:spacing w:before="10"/>
            <w:ind w:right="148"/>
            <w:contextualSpacing/>
          </w:pPr>
        </w:pPrChange>
      </w:pPr>
    </w:p>
    <w:p w:rsidR="00750C04" w:rsidRPr="007346FA" w:rsidRDefault="00750C04" w:rsidP="008569B8">
      <w:pPr>
        <w:contextualSpacing/>
        <w:rPr>
          <w:rFonts w:ascii="Calibri" w:eastAsia="Calibri" w:hAnsi="Calibri" w:cs="Calibri"/>
          <w:color w:val="4F81BD" w:themeColor="accent1"/>
          <w:sz w:val="28"/>
          <w:rPrChange w:id="507" w:author="Goldschmidt, Michael" w:date="2016-05-19T23:27:00Z">
            <w:rPr>
              <w:rFonts w:ascii="Calibri" w:eastAsia="Calibri" w:hAnsi="Calibri" w:cs="Calibri"/>
              <w:color w:val="4F81BD" w:themeColor="accent1"/>
              <w:sz w:val="28"/>
            </w:rPr>
          </w:rPrChange>
        </w:rPr>
        <w:pPrChange w:id="508" w:author="Goldschmidt, Michael" w:date="2016-05-19T23:03:00Z">
          <w:pPr/>
        </w:pPrChange>
      </w:pPr>
      <w:r w:rsidRPr="007346FA">
        <w:rPr>
          <w:rFonts w:ascii="Calibri" w:eastAsia="Calibri" w:hAnsi="Calibri" w:cs="Calibri"/>
          <w:color w:val="4F81BD" w:themeColor="accent1"/>
          <w:sz w:val="28"/>
          <w:rPrChange w:id="509" w:author="Goldschmidt, Michael" w:date="2016-05-19T23:27:00Z">
            <w:rPr>
              <w:rFonts w:ascii="Calibri" w:eastAsia="Calibri" w:hAnsi="Calibri" w:cs="Calibri"/>
              <w:color w:val="4F81BD" w:themeColor="accent1"/>
              <w:sz w:val="28"/>
            </w:rPr>
          </w:rPrChange>
        </w:rPr>
        <w:br w:type="page"/>
      </w:r>
    </w:p>
    <w:p w:rsidR="00FC2888" w:rsidRPr="004726AA" w:rsidRDefault="00750C04" w:rsidP="008569B8">
      <w:pPr>
        <w:contextualSpacing/>
        <w:rPr>
          <w:ins w:id="510" w:author="Goldschmidt, Michael" w:date="2016-05-19T23:17:00Z"/>
          <w:rFonts w:ascii="Arial" w:eastAsia="Calibri" w:hAnsi="Arial" w:cs="Arial"/>
          <w:color w:val="0079C1"/>
          <w:sz w:val="26"/>
          <w:szCs w:val="26"/>
          <w:rPrChange w:id="511" w:author="Goldschmidt, Michael" w:date="2016-05-19T23:36:00Z">
            <w:rPr>
              <w:ins w:id="512" w:author="Goldschmidt, Michael" w:date="2016-05-19T23:17:00Z"/>
              <w:rFonts w:ascii="Calibri" w:eastAsia="Calibri" w:hAnsi="Calibri" w:cs="Calibri"/>
              <w:color w:val="4F81BD" w:themeColor="accent1"/>
              <w:sz w:val="24"/>
            </w:rPr>
          </w:rPrChange>
        </w:rPr>
        <w:pPrChange w:id="513" w:author="Goldschmidt, Michael" w:date="2016-05-19T23:03:00Z">
          <w:pPr/>
        </w:pPrChange>
      </w:pPr>
      <w:r w:rsidRPr="004726AA">
        <w:rPr>
          <w:rFonts w:ascii="Arial" w:eastAsia="Calibri" w:hAnsi="Arial" w:cs="Arial"/>
          <w:color w:val="0079C1"/>
          <w:sz w:val="26"/>
          <w:szCs w:val="26"/>
          <w:rPrChange w:id="514" w:author="Goldschmidt, Michael" w:date="2016-05-19T23:36:00Z">
            <w:rPr>
              <w:rFonts w:ascii="Calibri" w:eastAsia="Calibri" w:hAnsi="Calibri" w:cs="Calibri"/>
              <w:color w:val="4F81BD" w:themeColor="accent1"/>
              <w:sz w:val="28"/>
            </w:rPr>
          </w:rPrChange>
        </w:rPr>
        <w:lastRenderedPageBreak/>
        <w:t>Safe Housekeeping Habits</w:t>
      </w:r>
      <w:del w:id="515" w:author="Goldschmidt, Michael" w:date="2016-05-19T23:18:00Z">
        <w:r w:rsidR="00FC2888" w:rsidRPr="004726AA" w:rsidDel="006C0D22">
          <w:rPr>
            <w:rFonts w:ascii="Arial" w:eastAsia="Calibri" w:hAnsi="Arial" w:cs="Arial"/>
            <w:color w:val="0079C1"/>
            <w:sz w:val="26"/>
            <w:szCs w:val="26"/>
            <w:rPrChange w:id="516" w:author="Goldschmidt, Michael" w:date="2016-05-19T23:36:00Z">
              <w:rPr>
                <w:rFonts w:ascii="Calibri" w:eastAsia="Calibri" w:hAnsi="Calibri" w:cs="Calibri"/>
                <w:color w:val="4F81BD" w:themeColor="accent1"/>
                <w:sz w:val="28"/>
              </w:rPr>
            </w:rPrChange>
          </w:rPr>
          <w:delText>:</w:delText>
        </w:r>
      </w:del>
      <w:r w:rsidR="00FC2888" w:rsidRPr="004726AA" w:rsidDel="00FC2888">
        <w:rPr>
          <w:rFonts w:ascii="Arial" w:eastAsia="Calibri" w:hAnsi="Arial" w:cs="Arial"/>
          <w:color w:val="0079C1"/>
          <w:sz w:val="26"/>
          <w:szCs w:val="26"/>
          <w:rPrChange w:id="517" w:author="Goldschmidt, Michael" w:date="2016-05-19T23:36:00Z">
            <w:rPr>
              <w:rFonts w:ascii="Calibri" w:eastAsia="Calibri" w:hAnsi="Calibri" w:cs="Calibri"/>
              <w:color w:val="4F81BD" w:themeColor="accent1"/>
              <w:sz w:val="24"/>
            </w:rPr>
          </w:rPrChange>
        </w:rPr>
        <w:t xml:space="preserve"> </w:t>
      </w:r>
      <w:r w:rsidR="00BD792B" w:rsidRPr="004726AA">
        <w:rPr>
          <w:rStyle w:val="CommentReference"/>
          <w:rFonts w:ascii="Arial" w:hAnsi="Arial" w:cs="Arial"/>
          <w:color w:val="0079C1"/>
          <w:sz w:val="26"/>
          <w:szCs w:val="26"/>
          <w:rPrChange w:id="518" w:author="Goldschmidt, Michael" w:date="2016-05-19T23:36:00Z">
            <w:rPr>
              <w:rStyle w:val="CommentReference"/>
            </w:rPr>
          </w:rPrChange>
        </w:rPr>
        <w:commentReference w:id="519"/>
      </w:r>
    </w:p>
    <w:p w:rsidR="006C0D22" w:rsidRDefault="006C0D22" w:rsidP="008569B8">
      <w:pPr>
        <w:contextualSpacing/>
        <w:rPr>
          <w:ins w:id="520" w:author="Goldschmidt, Michael" w:date="2016-05-19T23:37:00Z"/>
          <w:sz w:val="20"/>
          <w:szCs w:val="20"/>
        </w:rPr>
        <w:pPrChange w:id="521" w:author="Goldschmidt, Michael" w:date="2016-05-19T23:03:00Z">
          <w:pPr/>
        </w:pPrChange>
      </w:pPr>
      <w:bookmarkStart w:id="522" w:name="_GoBack"/>
      <w:bookmarkEnd w:id="522"/>
    </w:p>
    <w:p w:rsidR="004726AA" w:rsidRPr="004726AA" w:rsidRDefault="004726AA" w:rsidP="004726AA">
      <w:pPr>
        <w:spacing w:before="58"/>
        <w:ind w:left="90"/>
        <w:contextualSpacing/>
        <w:outlineLvl w:val="4"/>
        <w:rPr>
          <w:ins w:id="523" w:author="Goldschmidt, Michael" w:date="2016-05-19T23:37:00Z"/>
          <w:rFonts w:ascii="Calibri" w:eastAsia="Calibri" w:hAnsi="Calibri"/>
          <w:rPrChange w:id="524" w:author="Goldschmidt, Michael" w:date="2016-05-19T23:43:00Z">
            <w:rPr>
              <w:ins w:id="525" w:author="Goldschmidt, Michael" w:date="2016-05-19T23:37:00Z"/>
              <w:rFonts w:ascii="Calibri" w:eastAsia="Calibri" w:hAnsi="Calibri"/>
            </w:rPr>
          </w:rPrChange>
        </w:rPr>
        <w:pPrChange w:id="526" w:author="Goldschmidt, Michael" w:date="2016-05-19T23:43:00Z">
          <w:pPr>
            <w:spacing w:before="58"/>
            <w:ind w:firstLine="90"/>
            <w:contextualSpacing/>
            <w:outlineLvl w:val="4"/>
          </w:pPr>
        </w:pPrChange>
      </w:pPr>
      <w:ins w:id="527" w:author="Goldschmidt, Michael" w:date="2016-05-19T23:37:00Z">
        <w:r w:rsidRPr="004726AA">
          <w:rPr>
            <w:rFonts w:ascii="Calibri" w:eastAsia="Calibri" w:hAnsi="Calibri"/>
            <w:rPrChange w:id="528" w:author="Goldschmidt, Michael" w:date="2016-05-19T23:43:00Z">
              <w:rPr>
                <w:rFonts w:ascii="Calibri" w:eastAsia="Calibri" w:hAnsi="Calibri"/>
              </w:rPr>
            </w:rPrChange>
          </w:rPr>
          <w:t>For each family served, healthy homes stakeholders should</w:t>
        </w:r>
        <w:r w:rsidRPr="004726AA">
          <w:rPr>
            <w:rFonts w:ascii="Calibri" w:eastAsia="Calibri" w:hAnsi="Calibri"/>
            <w:rPrChange w:id="529" w:author="Goldschmidt, Michael" w:date="2016-05-19T23:43:00Z">
              <w:rPr>
                <w:rFonts w:ascii="Calibri" w:eastAsia="Calibri" w:hAnsi="Calibri"/>
              </w:rPr>
            </w:rPrChange>
          </w:rPr>
          <w:t xml:space="preserve"> recommend that families</w:t>
        </w:r>
        <w:r w:rsidRPr="004726AA">
          <w:rPr>
            <w:rFonts w:ascii="Calibri" w:eastAsia="Calibri" w:hAnsi="Calibri"/>
            <w:rPrChange w:id="530" w:author="Goldschmidt, Michael" w:date="2016-05-19T23:43:00Z">
              <w:rPr>
                <w:rFonts w:ascii="Calibri" w:eastAsia="Calibri" w:hAnsi="Calibri"/>
              </w:rPr>
            </w:rPrChange>
          </w:rPr>
          <w:t>:</w:t>
        </w:r>
      </w:ins>
    </w:p>
    <w:p w:rsidR="004726AA" w:rsidRPr="004726AA" w:rsidRDefault="004726AA" w:rsidP="004726AA">
      <w:pPr>
        <w:contextualSpacing/>
        <w:rPr>
          <w:rFonts w:ascii="Calibri" w:hAnsi="Calibri"/>
          <w:sz w:val="20"/>
          <w:szCs w:val="20"/>
          <w:rPrChange w:id="531" w:author="Goldschmidt, Michael" w:date="2016-05-19T23:43:00Z">
            <w:rPr/>
          </w:rPrChange>
        </w:rPr>
        <w:pPrChange w:id="532" w:author="Goldschmidt, Michael" w:date="2016-05-19T23:43:00Z">
          <w:pPr/>
        </w:pPrChange>
      </w:pPr>
    </w:p>
    <w:p w:rsidR="00C50E38" w:rsidRPr="00516132" w:rsidRDefault="006C0D22" w:rsidP="004726AA">
      <w:pPr>
        <w:numPr>
          <w:ilvl w:val="0"/>
          <w:numId w:val="67"/>
        </w:numPr>
        <w:ind w:left="720" w:right="173" w:hanging="360"/>
        <w:contextualSpacing/>
        <w:rPr>
          <w:rFonts w:eastAsia="Calibri" w:cs="Calibri"/>
          <w:rPrChange w:id="533" w:author="Goldschmidt, Michael" w:date="2016-05-19T23:46:00Z">
            <w:rPr>
              <w:rFonts w:ascii="Calibri" w:eastAsia="Calibri" w:hAnsi="Calibri" w:cs="Calibri"/>
            </w:rPr>
          </w:rPrChange>
        </w:rPr>
        <w:pPrChange w:id="534" w:author="Goldschmidt, Michael" w:date="2016-05-19T23:43:00Z">
          <w:pPr>
            <w:numPr>
              <w:numId w:val="67"/>
            </w:numPr>
            <w:tabs>
              <w:tab w:val="left" w:pos="353"/>
            </w:tabs>
            <w:ind w:left="353" w:right="173" w:hanging="240"/>
            <w:contextualSpacing/>
          </w:pPr>
        </w:pPrChange>
      </w:pPr>
      <w:r w:rsidRPr="00516132">
        <w:rPr>
          <w:noProof/>
          <w:rPrChange w:id="535" w:author="Goldschmidt, Michael" w:date="2016-05-19T23:46:00Z">
            <w:rPr>
              <w:noProof/>
              <w:sz w:val="18"/>
              <w:szCs w:val="18"/>
            </w:rPr>
          </w:rPrChange>
        </w:rPr>
        <w:drawing>
          <wp:anchor distT="0" distB="0" distL="114300" distR="114300" simplePos="0" relativeHeight="251669504" behindDoc="0" locked="0" layoutInCell="1" allowOverlap="1" wp14:anchorId="62278BA0" wp14:editId="22245357">
            <wp:simplePos x="0" y="0"/>
            <wp:positionH relativeFrom="margin">
              <wp:posOffset>4133215</wp:posOffset>
            </wp:positionH>
            <wp:positionV relativeFrom="margin">
              <wp:posOffset>422275</wp:posOffset>
            </wp:positionV>
            <wp:extent cx="2581275" cy="286575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E38" w:rsidRPr="00516132">
        <w:rPr>
          <w:rFonts w:eastAsia="Calibri" w:cs="Calibri"/>
          <w:rPrChange w:id="536" w:author="Goldschmidt, Michael" w:date="2016-05-19T23:46:00Z">
            <w:rPr>
              <w:rFonts w:ascii="Calibri" w:eastAsia="Calibri" w:hAnsi="Calibri" w:cs="Calibri"/>
            </w:rPr>
          </w:rPrChange>
        </w:rPr>
        <w:t xml:space="preserve">Always put the cap back on </w:t>
      </w:r>
      <w:r w:rsidR="006E63D8" w:rsidRPr="00516132">
        <w:rPr>
          <w:rFonts w:eastAsia="Calibri" w:cs="Calibri"/>
          <w:rPrChange w:id="537" w:author="Goldschmidt, Michael" w:date="2016-05-19T23:46:00Z">
            <w:rPr>
              <w:rFonts w:ascii="Calibri" w:eastAsia="Calibri" w:hAnsi="Calibri" w:cs="Calibri"/>
              <w:spacing w:val="4"/>
            </w:rPr>
          </w:rPrChange>
        </w:rPr>
        <w:t xml:space="preserve">a product </w:t>
      </w:r>
      <w:r w:rsidR="00C50E38" w:rsidRPr="00516132">
        <w:rPr>
          <w:rFonts w:eastAsia="Calibri" w:cs="Calibri"/>
          <w:rPrChange w:id="538" w:author="Goldschmidt, Michael" w:date="2016-05-19T23:46:00Z">
            <w:rPr>
              <w:rFonts w:ascii="Calibri" w:eastAsia="Calibri" w:hAnsi="Calibri" w:cs="Calibri"/>
            </w:rPr>
          </w:rPrChange>
        </w:rPr>
        <w:t>tightly</w:t>
      </w:r>
      <w:ins w:id="539" w:author="Goldschmidt, Michael" w:date="2016-05-19T23:38:00Z">
        <w:r w:rsidR="004726AA" w:rsidRPr="00516132">
          <w:rPr>
            <w:rFonts w:eastAsia="Calibri" w:cs="Calibri"/>
            <w:rPrChange w:id="540" w:author="Goldschmidt, Michael" w:date="2016-05-19T23:46:00Z">
              <w:rPr>
                <w:rFonts w:ascii="Calibri" w:eastAsia="Calibri" w:hAnsi="Calibri" w:cs="Calibri"/>
              </w:rPr>
            </w:rPrChange>
          </w:rPr>
          <w:t xml:space="preserve"> and</w:t>
        </w:r>
      </w:ins>
      <w:del w:id="541" w:author="Goldschmidt, Michael" w:date="2016-05-19T23:38:00Z">
        <w:r w:rsidR="00C50E38" w:rsidRPr="00516132" w:rsidDel="004726AA">
          <w:rPr>
            <w:rFonts w:eastAsia="Calibri" w:cs="Calibri"/>
            <w:rPrChange w:id="542" w:author="Goldschmidt, Michael" w:date="2016-05-19T23:46:00Z">
              <w:rPr>
                <w:rFonts w:ascii="Calibri" w:eastAsia="Calibri" w:hAnsi="Calibri" w:cs="Calibri"/>
              </w:rPr>
            </w:rPrChange>
          </w:rPr>
          <w:delText>. P</w:delText>
        </w:r>
      </w:del>
      <w:ins w:id="543" w:author="Goldschmidt, Michael" w:date="2016-05-19T23:38:00Z">
        <w:r w:rsidR="004726AA" w:rsidRPr="00516132">
          <w:rPr>
            <w:rFonts w:eastAsia="Calibri" w:cs="Calibri"/>
            <w:rPrChange w:id="544" w:author="Goldschmidt, Michael" w:date="2016-05-19T23:46:00Z">
              <w:rPr>
                <w:rFonts w:ascii="Calibri" w:eastAsia="Calibri" w:hAnsi="Calibri" w:cs="Calibri"/>
              </w:rPr>
            </w:rPrChange>
          </w:rPr>
          <w:t xml:space="preserve"> p</w:t>
        </w:r>
      </w:ins>
      <w:r w:rsidR="00C50E38" w:rsidRPr="00516132">
        <w:rPr>
          <w:rFonts w:eastAsia="Calibri" w:cs="Calibri"/>
          <w:rPrChange w:id="545" w:author="Goldschmidt, Michael" w:date="2016-05-19T23:46:00Z">
            <w:rPr>
              <w:rFonts w:ascii="Calibri" w:eastAsia="Calibri" w:hAnsi="Calibri" w:cs="Calibri"/>
              <w:spacing w:val="-1"/>
            </w:rPr>
          </w:rPrChange>
        </w:rPr>
        <w:t xml:space="preserve">ut everything away right </w:t>
      </w:r>
      <w:r w:rsidR="006E63D8" w:rsidRPr="00516132">
        <w:rPr>
          <w:rFonts w:eastAsia="Calibri" w:cs="Calibri"/>
          <w:rPrChange w:id="546" w:author="Goldschmidt, Michael" w:date="2016-05-19T23:46:00Z">
            <w:rPr>
              <w:rFonts w:ascii="Calibri" w:eastAsia="Calibri" w:hAnsi="Calibri" w:cs="Calibri"/>
              <w:spacing w:val="-2"/>
            </w:rPr>
          </w:rPrChange>
        </w:rPr>
        <w:t>after use.</w:t>
      </w:r>
    </w:p>
    <w:p w:rsidR="00C50E38" w:rsidRPr="00516132" w:rsidRDefault="006E63D8" w:rsidP="004726AA">
      <w:pPr>
        <w:numPr>
          <w:ilvl w:val="0"/>
          <w:numId w:val="67"/>
        </w:numPr>
        <w:spacing w:before="2"/>
        <w:ind w:left="720" w:right="297" w:hanging="360"/>
        <w:contextualSpacing/>
        <w:rPr>
          <w:rFonts w:eastAsia="Calibri"/>
          <w:rPrChange w:id="547" w:author="Goldschmidt, Michael" w:date="2016-05-19T23:46:00Z">
            <w:rPr>
              <w:rFonts w:ascii="Calibri" w:eastAsia="Calibri" w:hAnsi="Calibri"/>
            </w:rPr>
          </w:rPrChange>
        </w:rPr>
        <w:pPrChange w:id="548" w:author="Goldschmidt, Michael" w:date="2016-05-19T23:43:00Z">
          <w:pPr>
            <w:numPr>
              <w:numId w:val="67"/>
            </w:numPr>
            <w:tabs>
              <w:tab w:val="left" w:pos="353"/>
            </w:tabs>
            <w:spacing w:before="2"/>
            <w:ind w:left="353" w:right="297" w:hanging="240"/>
            <w:contextualSpacing/>
          </w:pPr>
        </w:pPrChange>
      </w:pPr>
      <w:del w:id="549" w:author="Goldschmidt, Michael" w:date="2016-05-19T23:38:00Z">
        <w:r w:rsidRPr="00516132" w:rsidDel="004726AA">
          <w:rPr>
            <w:rFonts w:eastAsia="Calibri"/>
            <w:rPrChange w:id="550" w:author="Goldschmidt, Michael" w:date="2016-05-19T23:46:00Z">
              <w:rPr>
                <w:rFonts w:ascii="Calibri" w:eastAsia="Calibri" w:hAnsi="Calibri"/>
              </w:rPr>
            </w:rPrChange>
          </w:rPr>
          <w:delText>A person using a product should</w:delText>
        </w:r>
      </w:del>
      <w:ins w:id="551" w:author="Goldschmidt, Michael" w:date="2016-05-19T23:38:00Z">
        <w:r w:rsidR="004726AA" w:rsidRPr="00516132">
          <w:rPr>
            <w:rFonts w:eastAsia="Calibri"/>
            <w:rPrChange w:id="552" w:author="Goldschmidt, Michael" w:date="2016-05-19T23:46:00Z">
              <w:rPr>
                <w:rFonts w:ascii="Calibri" w:eastAsia="Calibri" w:hAnsi="Calibri"/>
              </w:rPr>
            </w:rPrChange>
          </w:rPr>
          <w:t>Do</w:t>
        </w:r>
      </w:ins>
      <w:r w:rsidRPr="00516132">
        <w:rPr>
          <w:rFonts w:eastAsia="Calibri"/>
          <w:rPrChange w:id="553" w:author="Goldschmidt, Michael" w:date="2016-05-19T23:46:00Z">
            <w:rPr>
              <w:rFonts w:ascii="Calibri" w:eastAsia="Calibri" w:hAnsi="Calibri"/>
            </w:rPr>
          </w:rPrChange>
        </w:rPr>
        <w:t xml:space="preserve"> not</w:t>
      </w:r>
      <w:r w:rsidR="00C50E38" w:rsidRPr="00516132">
        <w:rPr>
          <w:rFonts w:eastAsia="Calibri"/>
          <w:rPrChange w:id="554" w:author="Goldschmidt, Michael" w:date="2016-05-19T23:46:00Z">
            <w:rPr>
              <w:rFonts w:ascii="Calibri" w:eastAsia="Calibri" w:hAnsi="Calibri"/>
              <w:spacing w:val="3"/>
            </w:rPr>
          </w:rPrChange>
        </w:rPr>
        <w:t xml:space="preserve"> eat, drink, or smoke when using </w:t>
      </w:r>
      <w:r w:rsidRPr="00516132">
        <w:rPr>
          <w:rFonts w:eastAsia="Calibri"/>
          <w:rPrChange w:id="555" w:author="Goldschmidt, Michael" w:date="2016-05-19T23:46:00Z">
            <w:rPr>
              <w:rFonts w:ascii="Calibri" w:eastAsia="Calibri" w:hAnsi="Calibri"/>
              <w:spacing w:val="3"/>
            </w:rPr>
          </w:rPrChange>
        </w:rPr>
        <w:t xml:space="preserve">a </w:t>
      </w:r>
      <w:r w:rsidR="00C50E38" w:rsidRPr="00516132">
        <w:rPr>
          <w:rFonts w:eastAsia="Calibri"/>
          <w:rPrChange w:id="556" w:author="Goldschmidt, Michael" w:date="2016-05-19T23:46:00Z">
            <w:rPr>
              <w:rFonts w:ascii="Calibri" w:eastAsia="Calibri" w:hAnsi="Calibri"/>
              <w:spacing w:val="-3"/>
            </w:rPr>
          </w:rPrChange>
        </w:rPr>
        <w:t>hazardous product</w:t>
      </w:r>
      <w:ins w:id="557" w:author="Goldschmidt, Michael" w:date="2016-05-19T23:44:00Z">
        <w:r w:rsidR="004726AA" w:rsidRPr="00516132">
          <w:rPr>
            <w:rFonts w:eastAsia="Calibri"/>
            <w:rPrChange w:id="558" w:author="Goldschmidt, Michael" w:date="2016-05-19T23:46:00Z">
              <w:rPr>
                <w:rFonts w:ascii="Calibri" w:eastAsia="Calibri" w:hAnsi="Calibri"/>
              </w:rPr>
            </w:rPrChange>
          </w:rPr>
          <w:t>, and</w:t>
        </w:r>
      </w:ins>
      <w:del w:id="559" w:author="Goldschmidt, Michael" w:date="2016-05-19T23:38:00Z">
        <w:r w:rsidR="00C50E38" w:rsidRPr="00516132" w:rsidDel="004726AA">
          <w:rPr>
            <w:rFonts w:eastAsia="Calibri"/>
            <w:rPrChange w:id="560" w:author="Goldschmidt, Michael" w:date="2016-05-19T23:46:00Z">
              <w:rPr>
                <w:rFonts w:ascii="Calibri" w:eastAsia="Calibri" w:hAnsi="Calibri"/>
                <w:spacing w:val="-1"/>
              </w:rPr>
            </w:rPrChange>
          </w:rPr>
          <w:delText>s</w:delText>
        </w:r>
      </w:del>
      <w:del w:id="561" w:author="Goldschmidt, Michael" w:date="2016-05-19T23:44:00Z">
        <w:r w:rsidR="00C50E38" w:rsidRPr="00516132" w:rsidDel="004726AA">
          <w:rPr>
            <w:rFonts w:eastAsia="Calibri"/>
            <w:rPrChange w:id="562" w:author="Goldschmidt, Michael" w:date="2016-05-19T23:46:00Z">
              <w:rPr>
                <w:rFonts w:ascii="Calibri" w:eastAsia="Calibri" w:hAnsi="Calibri"/>
              </w:rPr>
            </w:rPrChange>
          </w:rPr>
          <w:delText>.</w:delText>
        </w:r>
        <w:r w:rsidRPr="00516132" w:rsidDel="004726AA">
          <w:rPr>
            <w:rFonts w:eastAsia="Calibri"/>
            <w:rPrChange w:id="563" w:author="Goldschmidt, Michael" w:date="2016-05-19T23:46:00Z">
              <w:rPr>
                <w:rFonts w:ascii="Calibri" w:eastAsia="Calibri" w:hAnsi="Calibri"/>
              </w:rPr>
            </w:rPrChange>
          </w:rPr>
          <w:delText xml:space="preserve"> They should also</w:delText>
        </w:r>
      </w:del>
      <w:r w:rsidRPr="00516132">
        <w:rPr>
          <w:rFonts w:eastAsia="Calibri"/>
          <w:rPrChange w:id="564" w:author="Goldschmidt, Michael" w:date="2016-05-19T23:46:00Z">
            <w:rPr>
              <w:rFonts w:ascii="Calibri" w:eastAsia="Calibri" w:hAnsi="Calibri"/>
            </w:rPr>
          </w:rPrChange>
        </w:rPr>
        <w:t xml:space="preserve"> w</w:t>
      </w:r>
      <w:r w:rsidR="00C50E38" w:rsidRPr="00516132">
        <w:rPr>
          <w:rFonts w:eastAsia="Calibri"/>
          <w:rPrChange w:id="565" w:author="Goldschmidt, Michael" w:date="2016-05-19T23:46:00Z">
            <w:rPr>
              <w:rFonts w:ascii="Calibri" w:eastAsia="Calibri" w:hAnsi="Calibri"/>
              <w:spacing w:val="-3"/>
            </w:rPr>
          </w:rPrChange>
        </w:rPr>
        <w:t>ash hands thoroughly</w:t>
      </w:r>
      <w:ins w:id="566" w:author="Goldschmidt, Michael" w:date="2016-05-19T23:38:00Z">
        <w:r w:rsidR="004726AA" w:rsidRPr="00516132">
          <w:rPr>
            <w:rFonts w:eastAsia="Calibri"/>
            <w:rPrChange w:id="567" w:author="Goldschmidt, Michael" w:date="2016-05-19T23:46:00Z">
              <w:rPr>
                <w:rFonts w:ascii="Calibri" w:eastAsia="Calibri" w:hAnsi="Calibri"/>
              </w:rPr>
            </w:rPrChange>
          </w:rPr>
          <w:t xml:space="preserve"> after use</w:t>
        </w:r>
      </w:ins>
      <w:r w:rsidR="00C50E38" w:rsidRPr="00516132">
        <w:rPr>
          <w:rFonts w:eastAsia="Calibri"/>
          <w:rPrChange w:id="568" w:author="Goldschmidt, Michael" w:date="2016-05-19T23:46:00Z">
            <w:rPr>
              <w:rFonts w:ascii="Calibri" w:eastAsia="Calibri" w:hAnsi="Calibri"/>
            </w:rPr>
          </w:rPrChange>
        </w:rPr>
        <w:t>.</w:t>
      </w:r>
    </w:p>
    <w:p w:rsidR="00FC2888" w:rsidRPr="00516132" w:rsidRDefault="00FC2888" w:rsidP="004726AA">
      <w:pPr>
        <w:numPr>
          <w:ilvl w:val="0"/>
          <w:numId w:val="67"/>
        </w:numPr>
        <w:spacing w:before="2"/>
        <w:ind w:left="720" w:right="297" w:hanging="360"/>
        <w:contextualSpacing/>
        <w:rPr>
          <w:rFonts w:eastAsia="Calibri"/>
          <w:rPrChange w:id="569" w:author="Goldschmidt, Michael" w:date="2016-05-19T23:46:00Z">
            <w:rPr>
              <w:rFonts w:ascii="Calibri" w:eastAsia="Calibri" w:hAnsi="Calibri"/>
            </w:rPr>
          </w:rPrChange>
        </w:rPr>
        <w:pPrChange w:id="570" w:author="Goldschmidt, Michael" w:date="2016-05-19T23:43:00Z">
          <w:pPr>
            <w:numPr>
              <w:numId w:val="67"/>
            </w:numPr>
            <w:tabs>
              <w:tab w:val="left" w:pos="353"/>
            </w:tabs>
            <w:spacing w:before="2"/>
            <w:ind w:left="353" w:right="297" w:hanging="240"/>
            <w:contextualSpacing/>
          </w:pPr>
        </w:pPrChange>
      </w:pPr>
      <w:del w:id="571" w:author="Goldschmidt, Michael" w:date="2016-05-19T23:38:00Z">
        <w:r w:rsidRPr="00516132" w:rsidDel="004726AA">
          <w:rPr>
            <w:rPrChange w:id="572" w:author="Goldschmidt, Michael" w:date="2016-05-19T23:46:00Z">
              <w:rPr>
                <w:spacing w:val="-1"/>
              </w:rPr>
            </w:rPrChange>
          </w:rPr>
          <w:delText xml:space="preserve">Family members should </w:delText>
        </w:r>
      </w:del>
      <w:ins w:id="573" w:author="Goldschmidt, Michael" w:date="2016-05-19T23:38:00Z">
        <w:r w:rsidR="004726AA" w:rsidRPr="00516132">
          <w:rPr>
            <w:rPrChange w:id="574" w:author="Goldschmidt, Michael" w:date="2016-05-19T23:46:00Z">
              <w:rPr/>
            </w:rPrChange>
          </w:rPr>
          <w:t>N</w:t>
        </w:r>
      </w:ins>
      <w:del w:id="575" w:author="Goldschmidt, Michael" w:date="2016-05-19T23:39:00Z">
        <w:r w:rsidRPr="00516132" w:rsidDel="004726AA">
          <w:rPr>
            <w:rPrChange w:id="576" w:author="Goldschmidt, Michael" w:date="2016-05-19T23:46:00Z">
              <w:rPr>
                <w:spacing w:val="-1"/>
              </w:rPr>
            </w:rPrChange>
          </w:rPr>
          <w:delText>n</w:delText>
        </w:r>
      </w:del>
      <w:r w:rsidRPr="00516132">
        <w:rPr>
          <w:rPrChange w:id="577" w:author="Goldschmidt, Michael" w:date="2016-05-19T23:46:00Z">
            <w:rPr>
              <w:spacing w:val="-1"/>
            </w:rPr>
          </w:rPrChange>
        </w:rPr>
        <w:t xml:space="preserve">ever </w:t>
      </w:r>
      <w:del w:id="578" w:author="Goldschmidt, Michael" w:date="2016-05-19T23:44:00Z">
        <w:r w:rsidRPr="00516132" w:rsidDel="004726AA">
          <w:rPr>
            <w:rPrChange w:id="579" w:author="Goldschmidt, Michael" w:date="2016-05-19T23:46:00Z">
              <w:rPr>
                <w:spacing w:val="-3"/>
              </w:rPr>
            </w:rPrChange>
          </w:rPr>
          <w:delText xml:space="preserve">mix </w:delText>
        </w:r>
      </w:del>
      <w:proofErr w:type="gramStart"/>
      <w:ins w:id="580" w:author="Goldschmidt, Michael" w:date="2016-05-19T23:44:00Z">
        <w:r w:rsidR="004726AA" w:rsidRPr="00516132">
          <w:rPr>
            <w:rPrChange w:id="581" w:author="Goldschmidt, Michael" w:date="2016-05-19T23:46:00Z">
              <w:rPr>
                <w:rFonts w:ascii="Calibri" w:hAnsi="Calibri"/>
              </w:rPr>
            </w:rPrChange>
          </w:rPr>
          <w:t>mix</w:t>
        </w:r>
        <w:proofErr w:type="gramEnd"/>
        <w:r w:rsidR="004726AA" w:rsidRPr="00516132">
          <w:rPr>
            <w:rPrChange w:id="582" w:author="Goldschmidt, Michael" w:date="2016-05-19T23:46:00Z">
              <w:rPr>
                <w:rFonts w:ascii="Calibri" w:hAnsi="Calibri"/>
              </w:rPr>
            </w:rPrChange>
          </w:rPr>
          <w:t xml:space="preserve"> </w:t>
        </w:r>
      </w:ins>
      <w:r w:rsidRPr="00516132">
        <w:rPr>
          <w:rPrChange w:id="583" w:author="Goldschmidt, Michael" w:date="2016-05-19T23:46:00Z">
            <w:rPr>
              <w:spacing w:val="-1"/>
            </w:rPr>
          </w:rPrChange>
        </w:rPr>
        <w:t>products</w:t>
      </w:r>
      <w:ins w:id="584" w:author="Goldschmidt, Michael" w:date="2016-05-19T23:44:00Z">
        <w:r w:rsidR="004726AA" w:rsidRPr="00516132">
          <w:rPr>
            <w:rPrChange w:id="585" w:author="Goldschmidt, Michael" w:date="2016-05-19T23:46:00Z">
              <w:rPr>
                <w:rFonts w:ascii="Calibri" w:hAnsi="Calibri"/>
              </w:rPr>
            </w:rPrChange>
          </w:rPr>
          <w:t xml:space="preserve"> </w:t>
        </w:r>
      </w:ins>
      <w:ins w:id="586" w:author="Goldschmidt, Michael" w:date="2016-05-19T23:45:00Z">
        <w:r w:rsidR="00516132" w:rsidRPr="00516132">
          <w:rPr>
            <w:rPrChange w:id="587" w:author="Goldschmidt, Michael" w:date="2016-05-19T23:46:00Z">
              <w:rPr>
                <w:rFonts w:ascii="Calibri" w:hAnsi="Calibri"/>
              </w:rPr>
            </w:rPrChange>
          </w:rPr>
          <w:t xml:space="preserve">together </w:t>
        </w:r>
      </w:ins>
      <w:ins w:id="588" w:author="Goldschmidt, Michael" w:date="2016-05-19T23:44:00Z">
        <w:r w:rsidR="004726AA" w:rsidRPr="00516132">
          <w:rPr>
            <w:rPrChange w:id="589" w:author="Goldschmidt, Michael" w:date="2016-05-19T23:46:00Z">
              <w:rPr>
                <w:rFonts w:ascii="Calibri" w:hAnsi="Calibri"/>
              </w:rPr>
            </w:rPrChange>
          </w:rPr>
          <w:t>unless directed by the product label.</w:t>
        </w:r>
      </w:ins>
    </w:p>
    <w:p w:rsidR="00C50E38" w:rsidRPr="00516132" w:rsidRDefault="00C50E38" w:rsidP="004726AA">
      <w:pPr>
        <w:numPr>
          <w:ilvl w:val="0"/>
          <w:numId w:val="67"/>
        </w:numPr>
        <w:ind w:left="720" w:right="865" w:hanging="360"/>
        <w:contextualSpacing/>
        <w:rPr>
          <w:rFonts w:eastAsia="Calibri"/>
          <w:rPrChange w:id="590" w:author="Goldschmidt, Michael" w:date="2016-05-19T23:46:00Z">
            <w:rPr>
              <w:rFonts w:ascii="Calibri" w:eastAsia="Calibri" w:hAnsi="Calibri"/>
            </w:rPr>
          </w:rPrChange>
        </w:rPr>
        <w:pPrChange w:id="591" w:author="Goldschmidt, Michael" w:date="2016-05-19T23:43:00Z">
          <w:pPr>
            <w:numPr>
              <w:numId w:val="67"/>
            </w:numPr>
            <w:tabs>
              <w:tab w:val="left" w:pos="353"/>
            </w:tabs>
            <w:ind w:left="353" w:right="865" w:hanging="240"/>
            <w:contextualSpacing/>
          </w:pPr>
        </w:pPrChange>
      </w:pPr>
      <w:r w:rsidRPr="00516132">
        <w:rPr>
          <w:rFonts w:eastAsia="Calibri"/>
          <w:rPrChange w:id="592" w:author="Goldschmidt, Michael" w:date="2016-05-19T23:46:00Z">
            <w:rPr>
              <w:rFonts w:ascii="Calibri" w:eastAsia="Calibri" w:hAnsi="Calibri"/>
              <w:spacing w:val="-6"/>
            </w:rPr>
          </w:rPrChange>
        </w:rPr>
        <w:t>Keep children</w:t>
      </w:r>
      <w:r w:rsidR="006E63D8" w:rsidRPr="00516132">
        <w:rPr>
          <w:rFonts w:eastAsia="Calibri"/>
          <w:rPrChange w:id="593" w:author="Goldschmidt, Michael" w:date="2016-05-19T23:46:00Z">
            <w:rPr>
              <w:rFonts w:ascii="Calibri" w:eastAsia="Calibri" w:hAnsi="Calibri"/>
            </w:rPr>
          </w:rPrChange>
        </w:rPr>
        <w:t>,</w:t>
      </w:r>
      <w:r w:rsidRPr="00516132">
        <w:rPr>
          <w:rFonts w:eastAsia="Calibri"/>
          <w:rPrChange w:id="594" w:author="Goldschmidt, Michael" w:date="2016-05-19T23:46:00Z">
            <w:rPr>
              <w:rFonts w:ascii="Calibri" w:eastAsia="Calibri" w:hAnsi="Calibri"/>
              <w:spacing w:val="3"/>
            </w:rPr>
          </w:rPrChange>
        </w:rPr>
        <w:t xml:space="preserve"> pets</w:t>
      </w:r>
      <w:r w:rsidR="006E63D8" w:rsidRPr="00516132">
        <w:rPr>
          <w:rFonts w:eastAsia="Calibri"/>
          <w:rPrChange w:id="595" w:author="Goldschmidt, Michael" w:date="2016-05-19T23:46:00Z">
            <w:rPr>
              <w:rFonts w:ascii="Calibri" w:eastAsia="Calibri" w:hAnsi="Calibri"/>
            </w:rPr>
          </w:rPrChange>
        </w:rPr>
        <w:t>, and pregnant women</w:t>
      </w:r>
      <w:r w:rsidRPr="00516132">
        <w:rPr>
          <w:rFonts w:eastAsia="Calibri"/>
          <w:rPrChange w:id="596" w:author="Goldschmidt, Michael" w:date="2016-05-19T23:46:00Z">
            <w:rPr>
              <w:rFonts w:ascii="Calibri" w:eastAsia="Calibri" w:hAnsi="Calibri"/>
              <w:spacing w:val="3"/>
            </w:rPr>
          </w:rPrChange>
        </w:rPr>
        <w:t xml:space="preserve"> away </w:t>
      </w:r>
      <w:r w:rsidR="006E63D8" w:rsidRPr="00516132">
        <w:rPr>
          <w:rFonts w:eastAsia="Calibri"/>
          <w:rPrChange w:id="597" w:author="Goldschmidt, Michael" w:date="2016-05-19T23:46:00Z">
            <w:rPr>
              <w:rFonts w:ascii="Calibri" w:eastAsia="Calibri" w:hAnsi="Calibri"/>
              <w:spacing w:val="-2"/>
            </w:rPr>
          </w:rPrChange>
        </w:rPr>
        <w:t xml:space="preserve">from the area where the </w:t>
      </w:r>
      <w:r w:rsidRPr="00516132">
        <w:rPr>
          <w:rFonts w:eastAsia="Calibri"/>
          <w:rPrChange w:id="598" w:author="Goldschmidt, Michael" w:date="2016-05-19T23:46:00Z">
            <w:rPr>
              <w:rFonts w:ascii="Calibri" w:eastAsia="Calibri" w:hAnsi="Calibri"/>
              <w:spacing w:val="-3"/>
            </w:rPr>
          </w:rPrChange>
        </w:rPr>
        <w:t>hazardous products</w:t>
      </w:r>
      <w:r w:rsidR="006E63D8" w:rsidRPr="00516132">
        <w:rPr>
          <w:rFonts w:eastAsia="Calibri"/>
          <w:rPrChange w:id="599" w:author="Goldschmidt, Michael" w:date="2016-05-19T23:46:00Z">
            <w:rPr>
              <w:rFonts w:ascii="Calibri" w:eastAsia="Calibri" w:hAnsi="Calibri"/>
              <w:spacing w:val="-1"/>
            </w:rPr>
          </w:rPrChange>
        </w:rPr>
        <w:t xml:space="preserve"> are being used</w:t>
      </w:r>
      <w:r w:rsidRPr="00516132">
        <w:rPr>
          <w:rFonts w:eastAsia="Calibri"/>
          <w:rPrChange w:id="600" w:author="Goldschmidt, Michael" w:date="2016-05-19T23:46:00Z">
            <w:rPr>
              <w:rFonts w:ascii="Calibri" w:eastAsia="Calibri" w:hAnsi="Calibri"/>
            </w:rPr>
          </w:rPrChange>
        </w:rPr>
        <w:t>.</w:t>
      </w:r>
    </w:p>
    <w:p w:rsidR="00C50E38" w:rsidRPr="00516132" w:rsidDel="004726AA" w:rsidRDefault="004726AA" w:rsidP="004726AA">
      <w:pPr>
        <w:numPr>
          <w:ilvl w:val="0"/>
          <w:numId w:val="67"/>
        </w:numPr>
        <w:spacing w:before="10"/>
        <w:ind w:left="720" w:right="865" w:hanging="360"/>
        <w:contextualSpacing/>
        <w:rPr>
          <w:del w:id="601" w:author="Goldschmidt, Michael" w:date="2016-05-19T23:39:00Z"/>
          <w:rPrChange w:id="602" w:author="Goldschmidt, Michael" w:date="2016-05-19T23:46:00Z">
            <w:rPr>
              <w:del w:id="603" w:author="Goldschmidt, Michael" w:date="2016-05-19T23:39:00Z"/>
              <w:sz w:val="16"/>
              <w:szCs w:val="16"/>
            </w:rPr>
          </w:rPrChange>
        </w:rPr>
        <w:pPrChange w:id="604" w:author="Goldschmidt, Michael" w:date="2016-05-19T23:43:00Z">
          <w:pPr>
            <w:numPr>
              <w:numId w:val="67"/>
            </w:numPr>
            <w:tabs>
              <w:tab w:val="left" w:pos="353"/>
            </w:tabs>
            <w:spacing w:before="10"/>
            <w:ind w:left="353" w:right="865" w:hanging="240"/>
            <w:contextualSpacing/>
          </w:pPr>
        </w:pPrChange>
      </w:pPr>
      <w:ins w:id="605" w:author="Goldschmidt, Michael" w:date="2016-05-19T23:39:00Z">
        <w:r w:rsidRPr="00516132">
          <w:rPr>
            <w:rFonts w:eastAsia="Calibri"/>
            <w:rPrChange w:id="606" w:author="Goldschmidt, Michael" w:date="2016-05-19T23:46:00Z">
              <w:rPr>
                <w:rFonts w:ascii="Calibri" w:eastAsia="Calibri" w:hAnsi="Calibri"/>
              </w:rPr>
            </w:rPrChange>
          </w:rPr>
          <w:t>Use c</w:t>
        </w:r>
      </w:ins>
      <w:del w:id="607" w:author="Goldschmidt, Michael" w:date="2016-05-19T23:39:00Z">
        <w:r w:rsidR="00BD792B" w:rsidRPr="00516132" w:rsidDel="004726AA">
          <w:rPr>
            <w:rFonts w:eastAsia="Calibri"/>
            <w:rPrChange w:id="608" w:author="Goldschmidt, Michael" w:date="2016-05-19T23:46:00Z">
              <w:rPr>
                <w:rFonts w:ascii="Calibri" w:eastAsia="Calibri" w:hAnsi="Calibri"/>
              </w:rPr>
            </w:rPrChange>
          </w:rPr>
          <w:delText>C</w:delText>
        </w:r>
      </w:del>
      <w:r w:rsidR="00BD792B" w:rsidRPr="00516132">
        <w:rPr>
          <w:rFonts w:eastAsia="Calibri"/>
          <w:rPrChange w:id="609" w:author="Goldschmidt, Michael" w:date="2016-05-19T23:46:00Z">
            <w:rPr>
              <w:rFonts w:ascii="Calibri" w:eastAsia="Calibri" w:hAnsi="Calibri"/>
            </w:rPr>
          </w:rPrChange>
        </w:rPr>
        <w:t xml:space="preserve">hemical </w:t>
      </w:r>
      <w:ins w:id="610" w:author="Goldschmidt, Michael" w:date="2016-05-19T23:39:00Z">
        <w:r w:rsidRPr="00516132">
          <w:rPr>
            <w:rFonts w:eastAsia="Calibri"/>
            <w:rPrChange w:id="611" w:author="Goldschmidt, Michael" w:date="2016-05-19T23:46:00Z">
              <w:rPr>
                <w:rFonts w:ascii="Calibri" w:eastAsia="Calibri" w:hAnsi="Calibri"/>
              </w:rPr>
            </w:rPrChange>
          </w:rPr>
          <w:t>f</w:t>
        </w:r>
      </w:ins>
      <w:del w:id="612" w:author="Goldschmidt, Michael" w:date="2016-05-19T23:39:00Z">
        <w:r w:rsidR="00BD792B" w:rsidRPr="00516132" w:rsidDel="004726AA">
          <w:rPr>
            <w:rFonts w:eastAsia="Calibri"/>
            <w:rPrChange w:id="613" w:author="Goldschmidt, Michael" w:date="2016-05-19T23:46:00Z">
              <w:rPr>
                <w:rFonts w:ascii="Calibri" w:eastAsia="Calibri" w:hAnsi="Calibri"/>
              </w:rPr>
            </w:rPrChange>
          </w:rPr>
          <w:delText>F</w:delText>
        </w:r>
      </w:del>
      <w:r w:rsidR="00BD792B" w:rsidRPr="00516132">
        <w:rPr>
          <w:rFonts w:eastAsia="Calibri"/>
          <w:rPrChange w:id="614" w:author="Goldschmidt, Michael" w:date="2016-05-19T23:46:00Z">
            <w:rPr>
              <w:rFonts w:ascii="Calibri" w:eastAsia="Calibri" w:hAnsi="Calibri"/>
            </w:rPr>
          </w:rPrChange>
        </w:rPr>
        <w:t xml:space="preserve">ree </w:t>
      </w:r>
      <w:ins w:id="615" w:author="Goldschmidt, Michael" w:date="2016-05-19T23:39:00Z">
        <w:r w:rsidRPr="00516132">
          <w:rPr>
            <w:rFonts w:eastAsia="Calibri"/>
            <w:rPrChange w:id="616" w:author="Goldschmidt, Michael" w:date="2016-05-19T23:46:00Z">
              <w:rPr>
                <w:rFonts w:ascii="Calibri" w:eastAsia="Calibri" w:hAnsi="Calibri"/>
              </w:rPr>
            </w:rPrChange>
          </w:rPr>
          <w:t>a</w:t>
        </w:r>
      </w:ins>
      <w:del w:id="617" w:author="Goldschmidt, Michael" w:date="2016-05-19T23:39:00Z">
        <w:r w:rsidR="00BD792B" w:rsidRPr="00516132" w:rsidDel="004726AA">
          <w:rPr>
            <w:rFonts w:eastAsia="Calibri"/>
            <w:rPrChange w:id="618" w:author="Goldschmidt, Michael" w:date="2016-05-19T23:46:00Z">
              <w:rPr>
                <w:rFonts w:ascii="Calibri" w:eastAsia="Calibri" w:hAnsi="Calibri"/>
              </w:rPr>
            </w:rPrChange>
          </w:rPr>
          <w:delText>A</w:delText>
        </w:r>
      </w:del>
      <w:r w:rsidR="00BD792B" w:rsidRPr="00516132">
        <w:rPr>
          <w:rFonts w:eastAsia="Calibri"/>
          <w:rPrChange w:id="619" w:author="Goldschmidt, Michael" w:date="2016-05-19T23:46:00Z">
            <w:rPr>
              <w:rFonts w:ascii="Calibri" w:eastAsia="Calibri" w:hAnsi="Calibri"/>
            </w:rPr>
          </w:rPrChange>
        </w:rPr>
        <w:t>lternatives</w:t>
      </w:r>
      <w:r w:rsidR="006E63D8" w:rsidRPr="00516132">
        <w:rPr>
          <w:rFonts w:eastAsia="Calibri"/>
          <w:rPrChange w:id="620" w:author="Goldschmidt, Michael" w:date="2016-05-19T23:46:00Z">
            <w:rPr>
              <w:rFonts w:ascii="Calibri" w:eastAsia="Calibri" w:hAnsi="Calibri"/>
            </w:rPr>
          </w:rPrChange>
        </w:rPr>
        <w:t xml:space="preserve"> </w:t>
      </w:r>
      <w:del w:id="621" w:author="Goldschmidt, Michael" w:date="2016-05-19T23:39:00Z">
        <w:r w:rsidR="006E63D8" w:rsidRPr="00516132" w:rsidDel="004726AA">
          <w:rPr>
            <w:rFonts w:eastAsia="Calibri"/>
            <w:rPrChange w:id="622" w:author="Goldschmidt, Michael" w:date="2016-05-19T23:46:00Z">
              <w:rPr>
                <w:rFonts w:ascii="Calibri" w:eastAsia="Calibri" w:hAnsi="Calibri"/>
              </w:rPr>
            </w:rPrChange>
          </w:rPr>
          <w:delText>suggestions for families:</w:delText>
        </w:r>
      </w:del>
    </w:p>
    <w:p w:rsidR="00C50E38" w:rsidRPr="00516132" w:rsidDel="004726AA" w:rsidRDefault="00C50E38" w:rsidP="004726AA">
      <w:pPr>
        <w:numPr>
          <w:ilvl w:val="0"/>
          <w:numId w:val="67"/>
        </w:numPr>
        <w:spacing w:before="10"/>
        <w:ind w:left="720" w:right="865" w:hanging="360"/>
        <w:contextualSpacing/>
        <w:rPr>
          <w:del w:id="623" w:author="Goldschmidt, Michael" w:date="2016-05-19T23:39:00Z"/>
          <w:rFonts w:eastAsia="Calibri"/>
          <w:rPrChange w:id="624" w:author="Goldschmidt, Michael" w:date="2016-05-19T23:46:00Z">
            <w:rPr>
              <w:del w:id="625" w:author="Goldschmidt, Michael" w:date="2016-05-19T23:39:00Z"/>
              <w:rFonts w:ascii="Calibri" w:eastAsia="Calibri" w:hAnsi="Calibri"/>
            </w:rPr>
          </w:rPrChange>
        </w:rPr>
        <w:pPrChange w:id="626" w:author="Goldschmidt, Michael" w:date="2016-05-19T23:43:00Z">
          <w:pPr>
            <w:pStyle w:val="ListParagraph"/>
            <w:numPr>
              <w:numId w:val="75"/>
            </w:numPr>
            <w:ind w:left="720" w:right="259" w:hanging="360"/>
            <w:contextualSpacing/>
          </w:pPr>
        </w:pPrChange>
      </w:pPr>
      <w:del w:id="627" w:author="Goldschmidt, Michael" w:date="2016-05-19T23:39:00Z">
        <w:r w:rsidRPr="00516132" w:rsidDel="004726AA">
          <w:rPr>
            <w:rFonts w:eastAsia="Calibri"/>
            <w:rPrChange w:id="628" w:author="Goldschmidt, Michael" w:date="2016-05-19T23:46:00Z">
              <w:rPr>
                <w:rFonts w:ascii="Calibri" w:eastAsia="Calibri" w:hAnsi="Calibri"/>
                <w:spacing w:val="-5"/>
              </w:rPr>
            </w:rPrChange>
          </w:rPr>
          <w:delText>Use a plunger instead of chemicals to unclog sinks or toilets.</w:delText>
        </w:r>
      </w:del>
    </w:p>
    <w:p w:rsidR="00C50E38" w:rsidRPr="00516132" w:rsidDel="004726AA" w:rsidRDefault="00C50E38" w:rsidP="004726AA">
      <w:pPr>
        <w:numPr>
          <w:ilvl w:val="0"/>
          <w:numId w:val="67"/>
        </w:numPr>
        <w:spacing w:before="10"/>
        <w:ind w:left="720" w:right="865" w:hanging="360"/>
        <w:contextualSpacing/>
        <w:rPr>
          <w:del w:id="629" w:author="Goldschmidt, Michael" w:date="2016-05-19T23:39:00Z"/>
          <w:rFonts w:eastAsia="Calibri"/>
          <w:rPrChange w:id="630" w:author="Goldschmidt, Michael" w:date="2016-05-19T23:46:00Z">
            <w:rPr>
              <w:del w:id="631" w:author="Goldschmidt, Michael" w:date="2016-05-19T23:39:00Z"/>
              <w:rFonts w:ascii="Calibri" w:eastAsia="Calibri" w:hAnsi="Calibri"/>
            </w:rPr>
          </w:rPrChange>
        </w:rPr>
        <w:pPrChange w:id="632" w:author="Goldschmidt, Michael" w:date="2016-05-19T23:43:00Z">
          <w:pPr>
            <w:pStyle w:val="ListParagraph"/>
            <w:numPr>
              <w:numId w:val="75"/>
            </w:numPr>
            <w:ind w:left="720" w:hanging="360"/>
            <w:contextualSpacing/>
          </w:pPr>
        </w:pPrChange>
      </w:pPr>
      <w:del w:id="633" w:author="Goldschmidt, Michael" w:date="2016-05-19T23:39:00Z">
        <w:r w:rsidRPr="00516132" w:rsidDel="004726AA">
          <w:rPr>
            <w:rFonts w:eastAsia="Calibri"/>
            <w:rPrChange w:id="634" w:author="Goldschmidt, Michael" w:date="2016-05-19T23:46:00Z">
              <w:rPr>
                <w:rFonts w:ascii="Calibri" w:eastAsia="Calibri" w:hAnsi="Calibri"/>
              </w:rPr>
            </w:rPrChange>
          </w:rPr>
          <w:delText>Baking soda is good for scrubbing.</w:delText>
        </w:r>
      </w:del>
    </w:p>
    <w:p w:rsidR="00C50E38" w:rsidRPr="00516132" w:rsidDel="004726AA" w:rsidRDefault="00C50E38" w:rsidP="004726AA">
      <w:pPr>
        <w:numPr>
          <w:ilvl w:val="0"/>
          <w:numId w:val="67"/>
        </w:numPr>
        <w:spacing w:before="10"/>
        <w:ind w:left="720" w:right="865" w:hanging="360"/>
        <w:contextualSpacing/>
        <w:rPr>
          <w:del w:id="635" w:author="Goldschmidt, Michael" w:date="2016-05-19T23:39:00Z"/>
          <w:rFonts w:eastAsia="Calibri"/>
          <w:rPrChange w:id="636" w:author="Goldschmidt, Michael" w:date="2016-05-19T23:46:00Z">
            <w:rPr>
              <w:del w:id="637" w:author="Goldschmidt, Michael" w:date="2016-05-19T23:39:00Z"/>
              <w:rFonts w:ascii="Calibri" w:eastAsia="Calibri" w:hAnsi="Calibri"/>
            </w:rPr>
          </w:rPrChange>
        </w:rPr>
        <w:pPrChange w:id="638" w:author="Goldschmidt, Michael" w:date="2016-05-19T23:43:00Z">
          <w:pPr>
            <w:pStyle w:val="ListParagraph"/>
            <w:numPr>
              <w:numId w:val="75"/>
            </w:numPr>
            <w:ind w:left="720" w:hanging="360"/>
            <w:contextualSpacing/>
          </w:pPr>
        </w:pPrChange>
      </w:pPr>
      <w:del w:id="639" w:author="Goldschmidt, Michael" w:date="2016-05-19T23:39:00Z">
        <w:r w:rsidRPr="00516132" w:rsidDel="004726AA">
          <w:rPr>
            <w:rFonts w:eastAsia="Calibri"/>
            <w:rPrChange w:id="640" w:author="Goldschmidt, Michael" w:date="2016-05-19T23:46:00Z">
              <w:rPr>
                <w:rFonts w:ascii="Calibri" w:eastAsia="Calibri" w:hAnsi="Calibri"/>
                <w:spacing w:val="1"/>
              </w:rPr>
            </w:rPrChange>
          </w:rPr>
          <w:delText>Vinegar cuts grease.</w:delText>
        </w:r>
      </w:del>
    </w:p>
    <w:p w:rsidR="00C50E38" w:rsidRPr="00516132" w:rsidRDefault="00C50E38" w:rsidP="004726AA">
      <w:pPr>
        <w:numPr>
          <w:ilvl w:val="0"/>
          <w:numId w:val="67"/>
        </w:numPr>
        <w:spacing w:before="10"/>
        <w:ind w:left="720" w:right="865" w:hanging="360"/>
        <w:contextualSpacing/>
        <w:rPr>
          <w:ins w:id="641" w:author="Goldschmidt, Michael" w:date="2016-05-19T23:18:00Z"/>
          <w:rPrChange w:id="642" w:author="Goldschmidt, Michael" w:date="2016-05-19T23:46:00Z">
            <w:rPr>
              <w:ins w:id="643" w:author="Goldschmidt, Michael" w:date="2016-05-19T23:18:00Z"/>
            </w:rPr>
          </w:rPrChange>
        </w:rPr>
        <w:pPrChange w:id="644" w:author="Goldschmidt, Michael" w:date="2016-05-19T23:43:00Z">
          <w:pPr>
            <w:spacing w:before="4"/>
            <w:contextualSpacing/>
          </w:pPr>
        </w:pPrChange>
      </w:pPr>
    </w:p>
    <w:p w:rsidR="006C0D22" w:rsidRPr="00516132" w:rsidDel="004726AA" w:rsidRDefault="004726AA" w:rsidP="004726AA">
      <w:pPr>
        <w:spacing w:before="4"/>
        <w:ind w:left="720" w:hanging="360"/>
        <w:contextualSpacing/>
        <w:rPr>
          <w:del w:id="645" w:author="Goldschmidt, Michael" w:date="2016-05-19T23:36:00Z"/>
          <w:rPrChange w:id="646" w:author="Goldschmidt, Michael" w:date="2016-05-19T23:46:00Z">
            <w:rPr>
              <w:del w:id="647" w:author="Goldschmidt, Michael" w:date="2016-05-19T23:36:00Z"/>
            </w:rPr>
          </w:rPrChange>
        </w:rPr>
        <w:pPrChange w:id="648" w:author="Goldschmidt, Michael" w:date="2016-05-19T23:43:00Z">
          <w:pPr>
            <w:spacing w:before="4"/>
            <w:contextualSpacing/>
          </w:pPr>
        </w:pPrChange>
      </w:pPr>
      <w:ins w:id="649" w:author="Goldschmidt, Michael" w:date="2016-05-19T23:39:00Z">
        <w:r w:rsidRPr="00516132">
          <w:rPr>
            <w:rPrChange w:id="650" w:author="Goldschmidt, Michael" w:date="2016-05-19T23:46:00Z">
              <w:rPr>
                <w:sz w:val="20"/>
                <w:szCs w:val="20"/>
              </w:rPr>
            </w:rPrChange>
          </w:rPr>
          <w:t>Store laundry and dishwater pods away from children. They</w:t>
        </w:r>
      </w:ins>
      <w:ins w:id="651" w:author="Goldschmidt, Michael" w:date="2016-05-19T23:42:00Z">
        <w:r w:rsidRPr="00516132">
          <w:rPr>
            <w:rPrChange w:id="652" w:author="Goldschmidt, Michael" w:date="2016-05-19T23:46:00Z">
              <w:rPr/>
            </w:rPrChange>
          </w:rPr>
          <w:t xml:space="preserve"> are very dangerous for children as they are</w:t>
        </w:r>
      </w:ins>
    </w:p>
    <w:p w:rsidR="006C0D22" w:rsidRPr="00516132" w:rsidDel="007346FA" w:rsidRDefault="00C50E38" w:rsidP="004726AA">
      <w:pPr>
        <w:tabs>
          <w:tab w:val="left" w:pos="460"/>
        </w:tabs>
        <w:spacing w:before="82"/>
        <w:ind w:left="720" w:right="265" w:hanging="360"/>
        <w:contextualSpacing/>
        <w:rPr>
          <w:del w:id="653" w:author="Goldschmidt, Michael" w:date="2016-05-19T23:34:00Z"/>
          <w:rFonts w:eastAsia="Arial"/>
          <w:color w:val="0079C1"/>
          <w:rPrChange w:id="654" w:author="Goldschmidt, Michael" w:date="2016-05-19T23:46:00Z">
            <w:rPr>
              <w:del w:id="655" w:author="Goldschmidt, Michael" w:date="2016-05-19T23:34:00Z"/>
              <w:rFonts w:ascii="Arial" w:eastAsia="Arial" w:hAnsi="Arial"/>
              <w:color w:val="0079C1"/>
              <w:sz w:val="26"/>
              <w:szCs w:val="26"/>
            </w:rPr>
          </w:rPrChange>
        </w:rPr>
        <w:pPrChange w:id="656" w:author="Goldschmidt, Michael" w:date="2016-05-19T23:43:00Z">
          <w:pPr>
            <w:numPr>
              <w:ilvl w:val="1"/>
              <w:numId w:val="67"/>
            </w:numPr>
            <w:tabs>
              <w:tab w:val="left" w:pos="460"/>
            </w:tabs>
            <w:spacing w:before="82"/>
            <w:ind w:left="460" w:right="265" w:hanging="240"/>
            <w:contextualSpacing/>
          </w:pPr>
        </w:pPrChange>
      </w:pPr>
      <w:del w:id="657" w:author="Goldschmidt, Michael" w:date="2016-05-19T23:36:00Z">
        <w:r w:rsidRPr="00516132" w:rsidDel="004726AA">
          <w:rPr>
            <w:rFonts w:eastAsia="Arial"/>
            <w:color w:val="0079C1"/>
            <w:rPrChange w:id="658" w:author="Goldschmidt, Michael" w:date="2016-05-19T23:46:00Z">
              <w:rPr>
                <w:rFonts w:ascii="Arial" w:eastAsia="Arial" w:hAnsi="Arial"/>
                <w:color w:val="0079C1"/>
                <w:sz w:val="26"/>
                <w:szCs w:val="26"/>
              </w:rPr>
            </w:rPrChange>
          </w:rPr>
          <w:delText xml:space="preserve">Store </w:delText>
        </w:r>
        <w:r w:rsidR="00BD792B" w:rsidRPr="00516132" w:rsidDel="004726AA">
          <w:rPr>
            <w:rFonts w:eastAsia="Arial"/>
            <w:color w:val="0079C1"/>
            <w:rPrChange w:id="659" w:author="Goldschmidt, Michael" w:date="2016-05-19T23:46:00Z">
              <w:rPr>
                <w:rFonts w:ascii="Arial" w:eastAsia="Arial" w:hAnsi="Arial"/>
                <w:color w:val="0079C1"/>
                <w:sz w:val="26"/>
                <w:szCs w:val="26"/>
              </w:rPr>
            </w:rPrChange>
          </w:rPr>
          <w:delText xml:space="preserve">All Products </w:delText>
        </w:r>
        <w:r w:rsidRPr="00516132" w:rsidDel="004726AA">
          <w:rPr>
            <w:rFonts w:eastAsia="Arial"/>
            <w:color w:val="0079C1"/>
            <w:rPrChange w:id="660" w:author="Goldschmidt, Michael" w:date="2016-05-19T23:46:00Z">
              <w:rPr>
                <w:rFonts w:ascii="Arial" w:eastAsia="Arial" w:hAnsi="Arial"/>
                <w:color w:val="0079C1"/>
                <w:sz w:val="26"/>
                <w:szCs w:val="26"/>
              </w:rPr>
            </w:rPrChange>
          </w:rPr>
          <w:delText>Safely</w:delText>
        </w:r>
      </w:del>
    </w:p>
    <w:p w:rsidR="00C50E38" w:rsidRPr="00516132" w:rsidRDefault="00C50E38" w:rsidP="004726AA">
      <w:pPr>
        <w:pStyle w:val="ListParagraph"/>
        <w:numPr>
          <w:ilvl w:val="0"/>
          <w:numId w:val="80"/>
        </w:numPr>
        <w:tabs>
          <w:tab w:val="left" w:pos="460"/>
        </w:tabs>
        <w:spacing w:before="82"/>
        <w:ind w:right="265"/>
        <w:contextualSpacing/>
        <w:rPr>
          <w:rFonts w:eastAsia="Calibri"/>
          <w:rPrChange w:id="661" w:author="Goldschmidt, Michael" w:date="2016-05-19T23:46:00Z">
            <w:rPr>
              <w:rFonts w:ascii="Calibri" w:eastAsia="Calibri" w:hAnsi="Calibri"/>
            </w:rPr>
          </w:rPrChange>
        </w:rPr>
        <w:pPrChange w:id="662" w:author="Goldschmidt, Michael" w:date="2016-05-19T23:43:00Z">
          <w:pPr>
            <w:numPr>
              <w:ilvl w:val="1"/>
              <w:numId w:val="67"/>
            </w:numPr>
            <w:tabs>
              <w:tab w:val="left" w:pos="460"/>
            </w:tabs>
            <w:spacing w:before="82"/>
            <w:ind w:left="460" w:right="265" w:hanging="240"/>
            <w:contextualSpacing/>
          </w:pPr>
        </w:pPrChange>
      </w:pPr>
      <w:del w:id="663" w:author="Goldschmidt, Michael" w:date="2016-05-19T23:40:00Z">
        <w:r w:rsidRPr="00516132" w:rsidDel="004726AA">
          <w:rPr>
            <w:rFonts w:eastAsia="Calibri" w:cs="Calibri"/>
            <w:rPrChange w:id="664" w:author="Goldschmidt, Michael" w:date="2016-05-19T23:46:00Z">
              <w:rPr>
                <w:rFonts w:ascii="Calibri" w:eastAsia="Calibri" w:hAnsi="Calibri" w:cs="Calibri"/>
                <w:spacing w:val="3"/>
              </w:rPr>
            </w:rPrChange>
          </w:rPr>
          <w:delText>Laundry and dishwasher “pods”</w:delText>
        </w:r>
      </w:del>
      <w:del w:id="665" w:author="Goldschmidt, Michael" w:date="2016-05-19T23:41:00Z">
        <w:r w:rsidRPr="00516132" w:rsidDel="004726AA">
          <w:rPr>
            <w:rFonts w:eastAsia="Calibri" w:cs="Calibri"/>
            <w:rPrChange w:id="666" w:author="Goldschmidt, Michael" w:date="2016-05-19T23:46:00Z">
              <w:rPr>
                <w:rFonts w:ascii="Calibri" w:eastAsia="Calibri" w:hAnsi="Calibri" w:cs="Calibri"/>
                <w:spacing w:val="5"/>
              </w:rPr>
            </w:rPrChange>
          </w:rPr>
          <w:delText xml:space="preserve"> </w:delText>
        </w:r>
      </w:del>
      <w:del w:id="667" w:author="Goldschmidt, Michael" w:date="2016-05-19T23:42:00Z">
        <w:r w:rsidRPr="00516132" w:rsidDel="004726AA">
          <w:rPr>
            <w:rFonts w:eastAsia="Calibri" w:cs="Calibri"/>
            <w:rPrChange w:id="668" w:author="Goldschmidt, Michael" w:date="2016-05-19T23:46:00Z">
              <w:rPr>
                <w:rFonts w:ascii="Calibri" w:eastAsia="Calibri" w:hAnsi="Calibri" w:cs="Calibri"/>
                <w:spacing w:val="1"/>
              </w:rPr>
            </w:rPrChange>
          </w:rPr>
          <w:delText xml:space="preserve">can be very </w:delText>
        </w:r>
        <w:r w:rsidRPr="00516132" w:rsidDel="004726AA">
          <w:rPr>
            <w:rFonts w:eastAsia="Calibri"/>
            <w:rPrChange w:id="669" w:author="Goldschmidt, Michael" w:date="2016-05-19T23:46:00Z">
              <w:rPr>
                <w:rFonts w:ascii="Calibri" w:eastAsia="Calibri" w:hAnsi="Calibri"/>
                <w:spacing w:val="-2"/>
              </w:rPr>
            </w:rPrChange>
          </w:rPr>
          <w:delText>dangerous for children</w:delText>
        </w:r>
      </w:del>
      <w:del w:id="670" w:author="Goldschmidt, Michael" w:date="2016-05-19T23:40:00Z">
        <w:r w:rsidRPr="00516132" w:rsidDel="004726AA">
          <w:rPr>
            <w:rFonts w:eastAsia="Calibri"/>
            <w:rPrChange w:id="671" w:author="Goldschmidt, Michael" w:date="2016-05-19T23:46:00Z">
              <w:rPr>
                <w:rFonts w:ascii="Calibri" w:eastAsia="Calibri" w:hAnsi="Calibri"/>
              </w:rPr>
            </w:rPrChange>
          </w:rPr>
          <w:delText>. These</w:delText>
        </w:r>
      </w:del>
      <w:del w:id="672" w:author="Goldschmidt, Michael" w:date="2016-05-19T23:43:00Z">
        <w:r w:rsidRPr="00516132" w:rsidDel="004726AA">
          <w:rPr>
            <w:rFonts w:eastAsia="Calibri"/>
            <w:rPrChange w:id="673" w:author="Goldschmidt, Michael" w:date="2016-05-19T23:46:00Z">
              <w:rPr>
                <w:rFonts w:ascii="Calibri" w:eastAsia="Calibri" w:hAnsi="Calibri"/>
                <w:spacing w:val="2"/>
              </w:rPr>
            </w:rPrChange>
          </w:rPr>
          <w:delText xml:space="preserve"> are</w:delText>
        </w:r>
      </w:del>
      <w:r w:rsidRPr="00516132">
        <w:rPr>
          <w:rFonts w:eastAsia="Calibri"/>
          <w:rPrChange w:id="674" w:author="Goldschmidt, Michael" w:date="2016-05-19T23:46:00Z">
            <w:rPr>
              <w:rFonts w:ascii="Calibri" w:eastAsia="Calibri" w:hAnsi="Calibri"/>
              <w:spacing w:val="2"/>
            </w:rPr>
          </w:rPrChange>
        </w:rPr>
        <w:t xml:space="preserve"> </w:t>
      </w:r>
      <w:proofErr w:type="gramStart"/>
      <w:ins w:id="675" w:author="Goldschmidt, Michael" w:date="2016-05-19T23:43:00Z">
        <w:r w:rsidR="004726AA" w:rsidRPr="00516132">
          <w:rPr>
            <w:rFonts w:eastAsia="Calibri"/>
            <w:rPrChange w:id="676" w:author="Goldschmidt, Michael" w:date="2016-05-19T23:46:00Z">
              <w:rPr>
                <w:rFonts w:eastAsia="Calibri"/>
              </w:rPr>
            </w:rPrChange>
          </w:rPr>
          <w:t>brightly</w:t>
        </w:r>
        <w:proofErr w:type="gramEnd"/>
        <w:r w:rsidR="004726AA" w:rsidRPr="00516132">
          <w:rPr>
            <w:rFonts w:eastAsia="Calibri"/>
            <w:rPrChange w:id="677" w:author="Goldschmidt, Michael" w:date="2016-05-19T23:46:00Z">
              <w:rPr>
                <w:rFonts w:eastAsia="Calibri"/>
              </w:rPr>
            </w:rPrChange>
          </w:rPr>
          <w:t xml:space="preserve"> colored and may look like candy</w:t>
        </w:r>
      </w:ins>
      <w:del w:id="678" w:author="Goldschmidt, Michael" w:date="2016-05-19T23:43:00Z">
        <w:r w:rsidRPr="00516132" w:rsidDel="004726AA">
          <w:rPr>
            <w:rFonts w:eastAsia="Calibri"/>
            <w:rPrChange w:id="679" w:author="Goldschmidt, Michael" w:date="2016-05-19T23:46:00Z">
              <w:rPr>
                <w:rFonts w:ascii="Calibri" w:eastAsia="Calibri" w:hAnsi="Calibri"/>
                <w:spacing w:val="-3"/>
              </w:rPr>
            </w:rPrChange>
          </w:rPr>
          <w:delText>very brightly colored and may look like candy</w:delText>
        </w:r>
      </w:del>
      <w:del w:id="680" w:author="Goldschmidt, Michael" w:date="2016-05-19T23:40:00Z">
        <w:r w:rsidRPr="00516132" w:rsidDel="004726AA">
          <w:rPr>
            <w:rFonts w:eastAsia="Calibri"/>
            <w:rPrChange w:id="681" w:author="Goldschmidt, Michael" w:date="2016-05-19T23:46:00Z">
              <w:rPr>
                <w:rFonts w:ascii="Calibri" w:eastAsia="Calibri" w:hAnsi="Calibri"/>
                <w:spacing w:val="3"/>
              </w:rPr>
            </w:rPrChange>
          </w:rPr>
          <w:delText xml:space="preserve"> to children. Be sure to store these safely, away from children</w:delText>
        </w:r>
      </w:del>
      <w:r w:rsidRPr="00516132">
        <w:rPr>
          <w:rFonts w:eastAsia="Calibri"/>
          <w:rPrChange w:id="682" w:author="Goldschmidt, Michael" w:date="2016-05-19T23:46:00Z">
            <w:rPr>
              <w:rFonts w:ascii="Calibri" w:eastAsia="Calibri" w:hAnsi="Calibri"/>
            </w:rPr>
          </w:rPrChange>
        </w:rPr>
        <w:t>.</w:t>
      </w:r>
    </w:p>
    <w:p w:rsidR="00C50E38" w:rsidRPr="00516132" w:rsidRDefault="00C50E38" w:rsidP="004726AA">
      <w:pPr>
        <w:numPr>
          <w:ilvl w:val="1"/>
          <w:numId w:val="67"/>
        </w:numPr>
        <w:tabs>
          <w:tab w:val="left" w:pos="460"/>
        </w:tabs>
        <w:ind w:left="720" w:right="927" w:hanging="360"/>
        <w:contextualSpacing/>
        <w:rPr>
          <w:rFonts w:eastAsia="Calibri" w:cs="Calibri"/>
          <w:rPrChange w:id="683" w:author="Goldschmidt, Michael" w:date="2016-05-19T23:46:00Z">
            <w:rPr>
              <w:rFonts w:ascii="Calibri" w:eastAsia="Calibri" w:hAnsi="Calibri" w:cs="Calibri"/>
            </w:rPr>
          </w:rPrChange>
        </w:rPr>
        <w:pPrChange w:id="684" w:author="Goldschmidt, Michael" w:date="2016-05-19T23:43:00Z">
          <w:pPr>
            <w:numPr>
              <w:ilvl w:val="1"/>
              <w:numId w:val="67"/>
            </w:numPr>
            <w:tabs>
              <w:tab w:val="left" w:pos="460"/>
            </w:tabs>
            <w:ind w:left="460" w:right="927" w:hanging="240"/>
            <w:contextualSpacing/>
          </w:pPr>
        </w:pPrChange>
      </w:pPr>
      <w:r w:rsidRPr="00516132">
        <w:rPr>
          <w:rFonts w:eastAsia="Calibri"/>
          <w:rPrChange w:id="685" w:author="Goldschmidt, Michael" w:date="2016-05-19T23:46:00Z">
            <w:rPr>
              <w:rFonts w:ascii="Calibri" w:eastAsia="Calibri" w:hAnsi="Calibri"/>
              <w:spacing w:val="-6"/>
            </w:rPr>
          </w:rPrChange>
        </w:rPr>
        <w:t xml:space="preserve">Keep products in the original package, can, or </w:t>
      </w:r>
      <w:r w:rsidRPr="00516132">
        <w:rPr>
          <w:rFonts w:eastAsia="Calibri" w:cs="Calibri"/>
          <w:rPrChange w:id="686" w:author="Goldschmidt, Michael" w:date="2016-05-19T23:46:00Z">
            <w:rPr>
              <w:rFonts w:ascii="Calibri" w:eastAsia="Calibri" w:hAnsi="Calibri" w:cs="Calibri"/>
            </w:rPr>
          </w:rPrChange>
        </w:rPr>
        <w:t>bottle.</w:t>
      </w:r>
      <w:r w:rsidR="00D0443C" w:rsidRPr="00516132">
        <w:rPr>
          <w:rFonts w:eastAsia="Calibri" w:cs="Calibri"/>
          <w:rPrChange w:id="687" w:author="Goldschmidt, Michael" w:date="2016-05-19T23:46:00Z">
            <w:rPr>
              <w:rFonts w:ascii="Calibri" w:eastAsia="Calibri" w:hAnsi="Calibri" w:cs="Calibri"/>
            </w:rPr>
          </w:rPrChange>
        </w:rPr>
        <w:t xml:space="preserve"> </w:t>
      </w:r>
      <w:r w:rsidRPr="00516132">
        <w:rPr>
          <w:rFonts w:eastAsia="Calibri"/>
          <w:rPrChange w:id="688" w:author="Goldschmidt, Michael" w:date="2016-05-19T23:46:00Z">
            <w:rPr>
              <w:rFonts w:ascii="Calibri" w:eastAsia="Calibri" w:hAnsi="Calibri"/>
              <w:spacing w:val="-1"/>
            </w:rPr>
          </w:rPrChange>
        </w:rPr>
        <w:t>Never put products in another container.</w:t>
      </w:r>
      <w:r w:rsidR="006E63D8" w:rsidRPr="00516132">
        <w:rPr>
          <w:rFonts w:eastAsia="Calibri" w:cs="Calibri"/>
          <w:rPrChange w:id="689" w:author="Goldschmidt, Michael" w:date="2016-05-19T23:46:00Z">
            <w:rPr>
              <w:rFonts w:ascii="Calibri" w:eastAsia="Calibri" w:hAnsi="Calibri" w:cs="Calibri"/>
            </w:rPr>
          </w:rPrChange>
        </w:rPr>
        <w:t xml:space="preserve"> </w:t>
      </w:r>
      <w:r w:rsidRPr="00516132">
        <w:rPr>
          <w:rFonts w:eastAsia="Calibri"/>
          <w:rPrChange w:id="690" w:author="Goldschmidt, Michael" w:date="2016-05-19T23:46:00Z">
            <w:rPr>
              <w:rFonts w:ascii="Calibri" w:eastAsia="Calibri" w:hAnsi="Calibri"/>
              <w:spacing w:val="-6"/>
            </w:rPr>
          </w:rPrChange>
        </w:rPr>
        <w:t xml:space="preserve">Keep containers and packages dry. Close </w:t>
      </w:r>
      <w:r w:rsidRPr="00516132">
        <w:rPr>
          <w:rFonts w:eastAsia="Calibri" w:cs="Calibri"/>
          <w:rPrChange w:id="691" w:author="Goldschmidt, Michael" w:date="2016-05-19T23:46:00Z">
            <w:rPr>
              <w:rFonts w:ascii="Calibri" w:eastAsia="Calibri" w:hAnsi="Calibri" w:cs="Calibri"/>
              <w:spacing w:val="-1"/>
            </w:rPr>
          </w:rPrChange>
        </w:rPr>
        <w:t>containers tightly.</w:t>
      </w:r>
    </w:p>
    <w:p w:rsidR="00FC2888" w:rsidRPr="00516132" w:rsidRDefault="00C50E38" w:rsidP="004726AA">
      <w:pPr>
        <w:numPr>
          <w:ilvl w:val="1"/>
          <w:numId w:val="67"/>
        </w:numPr>
        <w:tabs>
          <w:tab w:val="left" w:pos="460"/>
        </w:tabs>
        <w:spacing w:before="10"/>
        <w:ind w:left="720" w:right="558" w:hanging="360"/>
        <w:contextualSpacing/>
        <w:rPr>
          <w:rFonts w:eastAsia="Calibri" w:cs="Calibri"/>
          <w:rPrChange w:id="692" w:author="Goldschmidt, Michael" w:date="2016-05-19T23:46:00Z">
            <w:rPr>
              <w:rFonts w:ascii="Calibri" w:eastAsia="Calibri" w:hAnsi="Calibri" w:cs="Calibri"/>
              <w:sz w:val="24"/>
              <w:szCs w:val="24"/>
            </w:rPr>
          </w:rPrChange>
        </w:rPr>
        <w:pPrChange w:id="693" w:author="Goldschmidt, Michael" w:date="2016-05-19T23:43:00Z">
          <w:pPr>
            <w:numPr>
              <w:ilvl w:val="1"/>
              <w:numId w:val="67"/>
            </w:numPr>
            <w:tabs>
              <w:tab w:val="left" w:pos="460"/>
            </w:tabs>
            <w:spacing w:before="10"/>
            <w:ind w:left="460" w:right="558" w:hanging="240"/>
            <w:contextualSpacing/>
          </w:pPr>
        </w:pPrChange>
      </w:pPr>
      <w:r w:rsidRPr="00516132">
        <w:rPr>
          <w:rFonts w:eastAsia="Calibri"/>
          <w:rPrChange w:id="694" w:author="Goldschmidt, Michael" w:date="2016-05-19T23:46:00Z">
            <w:rPr>
              <w:rFonts w:ascii="Calibri" w:eastAsia="Calibri" w:hAnsi="Calibri"/>
              <w:spacing w:val="-6"/>
            </w:rPr>
          </w:rPrChange>
        </w:rPr>
        <w:t xml:space="preserve">Keep household products away from heat, sparks, </w:t>
      </w:r>
      <w:r w:rsidRPr="00516132">
        <w:rPr>
          <w:rFonts w:eastAsia="Calibri" w:cs="Calibri"/>
          <w:rPrChange w:id="695" w:author="Goldschmidt, Michael" w:date="2016-05-19T23:46:00Z">
            <w:rPr>
              <w:rFonts w:ascii="Calibri" w:eastAsia="Calibri" w:hAnsi="Calibri" w:cs="Calibri"/>
              <w:spacing w:val="-3"/>
            </w:rPr>
          </w:rPrChange>
        </w:rPr>
        <w:t xml:space="preserve">and fire. Don’t store anything near the furnace. </w:t>
      </w:r>
    </w:p>
    <w:p w:rsidR="00D0443C" w:rsidRPr="00516132" w:rsidRDefault="00C50E38" w:rsidP="004726AA">
      <w:pPr>
        <w:numPr>
          <w:ilvl w:val="1"/>
          <w:numId w:val="67"/>
        </w:numPr>
        <w:tabs>
          <w:tab w:val="left" w:pos="460"/>
        </w:tabs>
        <w:spacing w:before="10"/>
        <w:ind w:left="720" w:right="558" w:hanging="360"/>
        <w:contextualSpacing/>
        <w:rPr>
          <w:rFonts w:eastAsia="Calibri"/>
          <w:rPrChange w:id="696" w:author="Goldschmidt, Michael" w:date="2016-05-19T23:46:00Z">
            <w:rPr>
              <w:rFonts w:ascii="Calibri" w:eastAsia="Calibri" w:hAnsi="Calibri"/>
            </w:rPr>
          </w:rPrChange>
        </w:rPr>
        <w:pPrChange w:id="697" w:author="Goldschmidt, Michael" w:date="2016-05-19T23:43:00Z">
          <w:pPr>
            <w:numPr>
              <w:ilvl w:val="1"/>
              <w:numId w:val="67"/>
            </w:numPr>
            <w:tabs>
              <w:tab w:val="left" w:pos="460"/>
            </w:tabs>
            <w:spacing w:before="10"/>
            <w:ind w:left="460" w:right="558" w:hanging="240"/>
            <w:contextualSpacing/>
          </w:pPr>
        </w:pPrChange>
      </w:pPr>
      <w:r w:rsidRPr="00516132">
        <w:rPr>
          <w:rFonts w:eastAsia="Calibri" w:cs="Calibri"/>
          <w:rPrChange w:id="698" w:author="Goldschmidt, Michael" w:date="2016-05-19T23:46:00Z">
            <w:rPr>
              <w:rFonts w:ascii="Calibri" w:eastAsia="Calibri" w:hAnsi="Calibri" w:cs="Calibri"/>
              <w:spacing w:val="-4"/>
              <w:sz w:val="24"/>
              <w:szCs w:val="24"/>
            </w:rPr>
          </w:rPrChange>
        </w:rPr>
        <w:t xml:space="preserve">Store batteries and flammable chemicals like </w:t>
      </w:r>
      <w:r w:rsidRPr="00516132">
        <w:rPr>
          <w:rFonts w:eastAsia="Calibri"/>
          <w:rPrChange w:id="699" w:author="Goldschmidt, Michael" w:date="2016-05-19T23:46:00Z">
            <w:rPr>
              <w:rFonts w:ascii="Calibri" w:eastAsia="Calibri" w:hAnsi="Calibri"/>
              <w:spacing w:val="-1"/>
              <w:sz w:val="24"/>
              <w:szCs w:val="24"/>
            </w:rPr>
          </w:rPrChange>
        </w:rPr>
        <w:t xml:space="preserve">gasoline out of direct sunlight. </w:t>
      </w:r>
      <w:r w:rsidR="00BD792B" w:rsidRPr="00516132">
        <w:rPr>
          <w:rStyle w:val="CommentReference"/>
          <w:sz w:val="22"/>
          <w:szCs w:val="22"/>
          <w:rPrChange w:id="700" w:author="Goldschmidt, Michael" w:date="2016-05-19T23:46:00Z">
            <w:rPr>
              <w:rStyle w:val="CommentReference"/>
            </w:rPr>
          </w:rPrChange>
        </w:rPr>
        <w:commentReference w:id="701"/>
      </w:r>
    </w:p>
    <w:p w:rsidR="00C50E38" w:rsidRPr="00516132" w:rsidRDefault="00C50E38" w:rsidP="004726AA">
      <w:pPr>
        <w:numPr>
          <w:ilvl w:val="1"/>
          <w:numId w:val="67"/>
        </w:numPr>
        <w:tabs>
          <w:tab w:val="left" w:pos="460"/>
        </w:tabs>
        <w:spacing w:before="2"/>
        <w:ind w:left="720" w:hanging="360"/>
        <w:contextualSpacing/>
        <w:rPr>
          <w:rFonts w:eastAsia="Calibri"/>
          <w:rPrChange w:id="702" w:author="Goldschmidt, Michael" w:date="2016-05-19T23:46:00Z">
            <w:rPr>
              <w:rFonts w:ascii="Calibri" w:eastAsia="Calibri" w:hAnsi="Calibri"/>
            </w:rPr>
          </w:rPrChange>
        </w:rPr>
        <w:pPrChange w:id="703" w:author="Goldschmidt, Michael" w:date="2016-05-19T23:43:00Z">
          <w:pPr>
            <w:numPr>
              <w:ilvl w:val="1"/>
              <w:numId w:val="67"/>
            </w:numPr>
            <w:tabs>
              <w:tab w:val="left" w:pos="460"/>
            </w:tabs>
            <w:spacing w:before="2"/>
            <w:ind w:left="460" w:hanging="240"/>
            <w:contextualSpacing/>
          </w:pPr>
        </w:pPrChange>
      </w:pPr>
      <w:r w:rsidRPr="00516132">
        <w:rPr>
          <w:rFonts w:eastAsia="Calibri"/>
          <w:rPrChange w:id="704" w:author="Goldschmidt, Michael" w:date="2016-05-19T23:46:00Z">
            <w:rPr>
              <w:rFonts w:ascii="Calibri" w:eastAsia="Calibri" w:hAnsi="Calibri"/>
            </w:rPr>
          </w:rPrChange>
        </w:rPr>
        <w:t>Find out where to recycle products with mercury</w:t>
      </w:r>
      <w:r w:rsidR="0061406E" w:rsidRPr="00516132">
        <w:rPr>
          <w:rFonts w:eastAsia="Calibri"/>
          <w:rPrChange w:id="705" w:author="Goldschmidt, Michael" w:date="2016-05-19T23:46:00Z">
            <w:rPr>
              <w:rFonts w:ascii="Calibri" w:eastAsia="Calibri" w:hAnsi="Calibri"/>
            </w:rPr>
          </w:rPrChange>
        </w:rPr>
        <w:t>, as it is quite toxic, even in small amounts</w:t>
      </w:r>
      <w:r w:rsidRPr="00516132">
        <w:rPr>
          <w:rFonts w:eastAsia="Calibri"/>
          <w:rPrChange w:id="706" w:author="Goldschmidt, Michael" w:date="2016-05-19T23:46:00Z">
            <w:rPr>
              <w:rFonts w:ascii="Calibri" w:eastAsia="Calibri" w:hAnsi="Calibri"/>
            </w:rPr>
          </w:rPrChange>
        </w:rPr>
        <w:t>. Some items that contain mercury are:</w:t>
      </w:r>
      <w:r w:rsidR="00D0443C" w:rsidRPr="00516132">
        <w:rPr>
          <w:rFonts w:eastAsia="Calibri"/>
          <w:rPrChange w:id="707" w:author="Goldschmidt, Michael" w:date="2016-05-19T23:46:00Z">
            <w:rPr>
              <w:rFonts w:ascii="Calibri" w:eastAsia="Calibri" w:hAnsi="Calibri"/>
            </w:rPr>
          </w:rPrChange>
        </w:rPr>
        <w:t xml:space="preserve"> f</w:t>
      </w:r>
      <w:r w:rsidRPr="00516132">
        <w:rPr>
          <w:rFonts w:eastAsia="Calibri"/>
          <w:rPrChange w:id="708" w:author="Goldschmidt, Michael" w:date="2016-05-19T23:46:00Z">
            <w:rPr>
              <w:rFonts w:ascii="Calibri" w:eastAsia="Calibri" w:hAnsi="Calibri"/>
            </w:rPr>
          </w:rPrChange>
        </w:rPr>
        <w:t>luorescent bulbs</w:t>
      </w:r>
      <w:r w:rsidR="00D0443C" w:rsidRPr="00516132">
        <w:rPr>
          <w:rFonts w:eastAsia="Calibri"/>
          <w:rPrChange w:id="709" w:author="Goldschmidt, Michael" w:date="2016-05-19T23:46:00Z">
            <w:rPr>
              <w:rFonts w:ascii="Calibri" w:eastAsia="Calibri" w:hAnsi="Calibri"/>
            </w:rPr>
          </w:rPrChange>
        </w:rPr>
        <w:t>, t</w:t>
      </w:r>
      <w:r w:rsidRPr="00516132">
        <w:rPr>
          <w:rFonts w:eastAsia="Calibri"/>
          <w:rPrChange w:id="710" w:author="Goldschmidt, Michael" w:date="2016-05-19T23:46:00Z">
            <w:rPr>
              <w:rFonts w:ascii="Calibri" w:eastAsia="Calibri" w:hAnsi="Calibri"/>
            </w:rPr>
          </w:rPrChange>
        </w:rPr>
        <w:t>hermometers</w:t>
      </w:r>
      <w:r w:rsidR="00D0443C" w:rsidRPr="00516132">
        <w:rPr>
          <w:rFonts w:eastAsia="Calibri"/>
          <w:rPrChange w:id="711" w:author="Goldschmidt, Michael" w:date="2016-05-19T23:46:00Z">
            <w:rPr>
              <w:rFonts w:ascii="Calibri" w:eastAsia="Calibri" w:hAnsi="Calibri"/>
            </w:rPr>
          </w:rPrChange>
        </w:rPr>
        <w:t>, t</w:t>
      </w:r>
      <w:r w:rsidRPr="00516132">
        <w:rPr>
          <w:rFonts w:eastAsia="Calibri"/>
          <w:rPrChange w:id="712" w:author="Goldschmidt, Michael" w:date="2016-05-19T23:46:00Z">
            <w:rPr>
              <w:rFonts w:ascii="Calibri" w:eastAsia="Calibri" w:hAnsi="Calibri"/>
            </w:rPr>
          </w:rPrChange>
        </w:rPr>
        <w:t>hermostats</w:t>
      </w:r>
      <w:r w:rsidR="00D0443C" w:rsidRPr="00516132">
        <w:rPr>
          <w:rFonts w:eastAsia="Calibri"/>
          <w:rPrChange w:id="713" w:author="Goldschmidt, Michael" w:date="2016-05-19T23:46:00Z">
            <w:rPr>
              <w:rFonts w:ascii="Calibri" w:eastAsia="Calibri" w:hAnsi="Calibri"/>
            </w:rPr>
          </w:rPrChange>
        </w:rPr>
        <w:t>, and b</w:t>
      </w:r>
      <w:r w:rsidRPr="00516132">
        <w:rPr>
          <w:rFonts w:eastAsia="Calibri"/>
          <w:rPrChange w:id="714" w:author="Goldschmidt, Michael" w:date="2016-05-19T23:46:00Z">
            <w:rPr>
              <w:rFonts w:ascii="Calibri" w:eastAsia="Calibri" w:hAnsi="Calibri"/>
            </w:rPr>
          </w:rPrChange>
        </w:rPr>
        <w:t>lood pressure meters</w:t>
      </w:r>
      <w:r w:rsidR="0061406E" w:rsidRPr="00516132">
        <w:rPr>
          <w:rFonts w:eastAsia="Calibri"/>
          <w:rPrChange w:id="715" w:author="Goldschmidt, Michael" w:date="2016-05-19T23:46:00Z">
            <w:rPr>
              <w:rFonts w:ascii="Calibri" w:eastAsia="Calibri" w:hAnsi="Calibri"/>
            </w:rPr>
          </w:rPrChange>
        </w:rPr>
        <w:t>.</w:t>
      </w:r>
    </w:p>
    <w:p w:rsidR="0061406E" w:rsidRPr="004726AA" w:rsidDel="004726AA" w:rsidRDefault="0061406E" w:rsidP="004726AA">
      <w:pPr>
        <w:pStyle w:val="Heading5"/>
        <w:ind w:left="0" w:right="189"/>
        <w:contextualSpacing/>
        <w:rPr>
          <w:del w:id="716" w:author="Goldschmidt, Michael" w:date="2016-05-19T23:43:00Z"/>
          <w:rFonts w:ascii="Calibri" w:hAnsi="Calibri"/>
          <w:color w:val="0079C1"/>
          <w:spacing w:val="4"/>
          <w:w w:val="115"/>
          <w:rPrChange w:id="717" w:author="Goldschmidt, Michael" w:date="2016-05-19T23:43:00Z">
            <w:rPr>
              <w:del w:id="718" w:author="Goldschmidt, Michael" w:date="2016-05-19T23:43:00Z"/>
              <w:color w:val="0079C1"/>
              <w:spacing w:val="4"/>
              <w:w w:val="115"/>
            </w:rPr>
          </w:rPrChange>
        </w:rPr>
        <w:pPrChange w:id="719" w:author="Goldschmidt, Michael" w:date="2016-05-19T23:43:00Z">
          <w:pPr>
            <w:pStyle w:val="Heading5"/>
            <w:ind w:left="0" w:right="189"/>
            <w:contextualSpacing/>
          </w:pPr>
        </w:pPrChange>
      </w:pPr>
    </w:p>
    <w:p w:rsidR="00C7059B" w:rsidRPr="004726AA" w:rsidRDefault="00C7059B" w:rsidP="00EF2AE1">
      <w:pPr>
        <w:pStyle w:val="BodyText"/>
        <w:ind w:left="117" w:right="503"/>
        <w:contextualSpacing/>
        <w:jc w:val="center"/>
        <w:rPr>
          <w:color w:val="0079C1"/>
          <w:sz w:val="20"/>
          <w:szCs w:val="20"/>
          <w:rPrChange w:id="720" w:author="Goldschmidt, Michael" w:date="2016-05-19T23:43:00Z">
            <w:rPr>
              <w:b/>
              <w:i/>
              <w:color w:val="0079C1"/>
              <w:sz w:val="36"/>
              <w:szCs w:val="36"/>
            </w:rPr>
          </w:rPrChange>
        </w:rPr>
      </w:pPr>
    </w:p>
    <w:sectPr w:rsidR="00C7059B" w:rsidRPr="004726AA" w:rsidSect="00E13C46">
      <w:type w:val="continuous"/>
      <w:pgSz w:w="12240" w:h="15840"/>
      <w:pgMar w:top="640" w:right="600" w:bottom="0" w:left="60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19" w:author="MOMMA CITA" w:date="2016-02-03T00:26:00Z" w:initials="MC">
    <w:p w:rsidR="00FC2888" w:rsidRDefault="00FC2888">
      <w:pPr>
        <w:pStyle w:val="CommentText"/>
      </w:pPr>
      <w:r>
        <w:rPr>
          <w:rStyle w:val="CommentReference"/>
        </w:rPr>
        <w:annotationRef/>
      </w:r>
      <w:r>
        <w:t>Too Simplistic</w:t>
      </w:r>
    </w:p>
  </w:comment>
  <w:comment w:id="701" w:author="MOMMA CITA" w:date="2016-02-03T00:29:00Z" w:initials="MC">
    <w:p w:rsidR="00FC2888" w:rsidRDefault="00FC2888">
      <w:pPr>
        <w:pStyle w:val="CommentText"/>
      </w:pPr>
      <w:r>
        <w:rPr>
          <w:rStyle w:val="CommentReference"/>
        </w:rPr>
        <w:annotationRef/>
      </w:r>
      <w:r>
        <w:t>Duplicate</w:t>
      </w:r>
      <w:proofErr w:type="gramStart"/>
      <w:r>
        <w:t>..</w:t>
      </w:r>
      <w:proofErr w:type="gramEnd"/>
      <w:r>
        <w:t xml:space="preserve"> </w:t>
      </w:r>
      <w:proofErr w:type="gramStart"/>
      <w:r>
        <w:t>already</w:t>
      </w:r>
      <w:proofErr w:type="gramEnd"/>
      <w:r>
        <w:t xml:space="preserve"> said this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7C5" w:rsidRDefault="004267C5" w:rsidP="00C96284">
      <w:r>
        <w:separator/>
      </w:r>
    </w:p>
  </w:endnote>
  <w:endnote w:type="continuationSeparator" w:id="0">
    <w:p w:rsidR="004267C5" w:rsidRDefault="004267C5" w:rsidP="00C96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7C5" w:rsidRDefault="004267C5" w:rsidP="00C96284">
      <w:r>
        <w:separator/>
      </w:r>
    </w:p>
  </w:footnote>
  <w:footnote w:type="continuationSeparator" w:id="0">
    <w:p w:rsidR="004267C5" w:rsidRDefault="004267C5" w:rsidP="00C96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4465"/>
    <w:multiLevelType w:val="hybridMultilevel"/>
    <w:tmpl w:val="1B84113A"/>
    <w:lvl w:ilvl="0" w:tplc="5A084B6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18C873C">
      <w:start w:val="1"/>
      <w:numFmt w:val="bullet"/>
      <w:lvlText w:val="•"/>
      <w:lvlJc w:val="left"/>
      <w:rPr>
        <w:rFonts w:hint="default"/>
      </w:rPr>
    </w:lvl>
    <w:lvl w:ilvl="2" w:tplc="B1A69AE2">
      <w:start w:val="1"/>
      <w:numFmt w:val="bullet"/>
      <w:lvlText w:val="•"/>
      <w:lvlJc w:val="left"/>
      <w:rPr>
        <w:rFonts w:hint="default"/>
      </w:rPr>
    </w:lvl>
    <w:lvl w:ilvl="3" w:tplc="61EC27AA">
      <w:start w:val="1"/>
      <w:numFmt w:val="bullet"/>
      <w:lvlText w:val="•"/>
      <w:lvlJc w:val="left"/>
      <w:rPr>
        <w:rFonts w:hint="default"/>
      </w:rPr>
    </w:lvl>
    <w:lvl w:ilvl="4" w:tplc="FF424008">
      <w:start w:val="1"/>
      <w:numFmt w:val="bullet"/>
      <w:lvlText w:val="•"/>
      <w:lvlJc w:val="left"/>
      <w:rPr>
        <w:rFonts w:hint="default"/>
      </w:rPr>
    </w:lvl>
    <w:lvl w:ilvl="5" w:tplc="F616360C">
      <w:start w:val="1"/>
      <w:numFmt w:val="bullet"/>
      <w:lvlText w:val="•"/>
      <w:lvlJc w:val="left"/>
      <w:rPr>
        <w:rFonts w:hint="default"/>
      </w:rPr>
    </w:lvl>
    <w:lvl w:ilvl="6" w:tplc="C78A9F26">
      <w:start w:val="1"/>
      <w:numFmt w:val="bullet"/>
      <w:lvlText w:val="•"/>
      <w:lvlJc w:val="left"/>
      <w:rPr>
        <w:rFonts w:hint="default"/>
      </w:rPr>
    </w:lvl>
    <w:lvl w:ilvl="7" w:tplc="DE0C04DC">
      <w:start w:val="1"/>
      <w:numFmt w:val="bullet"/>
      <w:lvlText w:val="•"/>
      <w:lvlJc w:val="left"/>
      <w:rPr>
        <w:rFonts w:hint="default"/>
      </w:rPr>
    </w:lvl>
    <w:lvl w:ilvl="8" w:tplc="E8849706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2B33FC8"/>
    <w:multiLevelType w:val="hybridMultilevel"/>
    <w:tmpl w:val="67BAA0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5387340"/>
    <w:multiLevelType w:val="hybridMultilevel"/>
    <w:tmpl w:val="73CE342C"/>
    <w:lvl w:ilvl="0" w:tplc="C4BA873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2260FF5A">
      <w:start w:val="1"/>
      <w:numFmt w:val="bullet"/>
      <w:lvlText w:val="•"/>
      <w:lvlJc w:val="left"/>
      <w:rPr>
        <w:rFonts w:hint="default"/>
      </w:rPr>
    </w:lvl>
    <w:lvl w:ilvl="2" w:tplc="BAEEB4A0">
      <w:start w:val="1"/>
      <w:numFmt w:val="bullet"/>
      <w:lvlText w:val="•"/>
      <w:lvlJc w:val="left"/>
      <w:rPr>
        <w:rFonts w:hint="default"/>
      </w:rPr>
    </w:lvl>
    <w:lvl w:ilvl="3" w:tplc="F392CD7E">
      <w:start w:val="1"/>
      <w:numFmt w:val="bullet"/>
      <w:lvlText w:val="•"/>
      <w:lvlJc w:val="left"/>
      <w:rPr>
        <w:rFonts w:hint="default"/>
      </w:rPr>
    </w:lvl>
    <w:lvl w:ilvl="4" w:tplc="1238650E">
      <w:start w:val="1"/>
      <w:numFmt w:val="bullet"/>
      <w:lvlText w:val="•"/>
      <w:lvlJc w:val="left"/>
      <w:rPr>
        <w:rFonts w:hint="default"/>
      </w:rPr>
    </w:lvl>
    <w:lvl w:ilvl="5" w:tplc="3FEE15DA">
      <w:start w:val="1"/>
      <w:numFmt w:val="bullet"/>
      <w:lvlText w:val="•"/>
      <w:lvlJc w:val="left"/>
      <w:rPr>
        <w:rFonts w:hint="default"/>
      </w:rPr>
    </w:lvl>
    <w:lvl w:ilvl="6" w:tplc="9E5EE7C4">
      <w:start w:val="1"/>
      <w:numFmt w:val="bullet"/>
      <w:lvlText w:val="•"/>
      <w:lvlJc w:val="left"/>
      <w:rPr>
        <w:rFonts w:hint="default"/>
      </w:rPr>
    </w:lvl>
    <w:lvl w:ilvl="7" w:tplc="FF7A72AC">
      <w:start w:val="1"/>
      <w:numFmt w:val="bullet"/>
      <w:lvlText w:val="•"/>
      <w:lvlJc w:val="left"/>
      <w:rPr>
        <w:rFonts w:hint="default"/>
      </w:rPr>
    </w:lvl>
    <w:lvl w:ilvl="8" w:tplc="8F8457EE">
      <w:start w:val="1"/>
      <w:numFmt w:val="bullet"/>
      <w:lvlText w:val="•"/>
      <w:lvlJc w:val="left"/>
      <w:rPr>
        <w:rFonts w:hint="default"/>
      </w:rPr>
    </w:lvl>
  </w:abstractNum>
  <w:abstractNum w:abstractNumId="3">
    <w:nsid w:val="059D7A55"/>
    <w:multiLevelType w:val="multilevel"/>
    <w:tmpl w:val="A9F8335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">
    <w:nsid w:val="082A59B5"/>
    <w:multiLevelType w:val="hybridMultilevel"/>
    <w:tmpl w:val="822413DA"/>
    <w:lvl w:ilvl="0" w:tplc="112E7ABC">
      <w:start w:val="18"/>
      <w:numFmt w:val="upperLetter"/>
      <w:lvlText w:val="%1-"/>
      <w:lvlJc w:val="left"/>
      <w:pPr>
        <w:ind w:hanging="202"/>
      </w:pPr>
      <w:rPr>
        <w:rFonts w:ascii="Calibri" w:eastAsia="Calibri" w:hAnsi="Calibri" w:hint="default"/>
        <w:sz w:val="24"/>
        <w:szCs w:val="24"/>
      </w:rPr>
    </w:lvl>
    <w:lvl w:ilvl="1" w:tplc="2056E16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CAE090FC">
      <w:start w:val="1"/>
      <w:numFmt w:val="bullet"/>
      <w:lvlText w:val="•"/>
      <w:lvlJc w:val="left"/>
      <w:rPr>
        <w:rFonts w:hint="default"/>
      </w:rPr>
    </w:lvl>
    <w:lvl w:ilvl="3" w:tplc="9A5E7E50">
      <w:start w:val="1"/>
      <w:numFmt w:val="bullet"/>
      <w:lvlText w:val="•"/>
      <w:lvlJc w:val="left"/>
      <w:rPr>
        <w:rFonts w:hint="default"/>
      </w:rPr>
    </w:lvl>
    <w:lvl w:ilvl="4" w:tplc="245C5EAA">
      <w:start w:val="1"/>
      <w:numFmt w:val="bullet"/>
      <w:lvlText w:val="•"/>
      <w:lvlJc w:val="left"/>
      <w:rPr>
        <w:rFonts w:hint="default"/>
      </w:rPr>
    </w:lvl>
    <w:lvl w:ilvl="5" w:tplc="2410D4C8">
      <w:start w:val="1"/>
      <w:numFmt w:val="bullet"/>
      <w:lvlText w:val="•"/>
      <w:lvlJc w:val="left"/>
      <w:rPr>
        <w:rFonts w:hint="default"/>
      </w:rPr>
    </w:lvl>
    <w:lvl w:ilvl="6" w:tplc="A1A251EC">
      <w:start w:val="1"/>
      <w:numFmt w:val="bullet"/>
      <w:lvlText w:val="•"/>
      <w:lvlJc w:val="left"/>
      <w:rPr>
        <w:rFonts w:hint="default"/>
      </w:rPr>
    </w:lvl>
    <w:lvl w:ilvl="7" w:tplc="487076F0">
      <w:start w:val="1"/>
      <w:numFmt w:val="bullet"/>
      <w:lvlText w:val="•"/>
      <w:lvlJc w:val="left"/>
      <w:rPr>
        <w:rFonts w:hint="default"/>
      </w:rPr>
    </w:lvl>
    <w:lvl w:ilvl="8" w:tplc="7996D720">
      <w:start w:val="1"/>
      <w:numFmt w:val="bullet"/>
      <w:lvlText w:val="•"/>
      <w:lvlJc w:val="left"/>
      <w:rPr>
        <w:rFonts w:hint="default"/>
      </w:rPr>
    </w:lvl>
  </w:abstractNum>
  <w:abstractNum w:abstractNumId="5">
    <w:nsid w:val="08EA38D8"/>
    <w:multiLevelType w:val="multilevel"/>
    <w:tmpl w:val="0458DC7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">
    <w:nsid w:val="095E1366"/>
    <w:multiLevelType w:val="multilevel"/>
    <w:tmpl w:val="7946027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">
    <w:nsid w:val="09E9726E"/>
    <w:multiLevelType w:val="multilevel"/>
    <w:tmpl w:val="86FAB88A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0B46298F"/>
    <w:multiLevelType w:val="hybridMultilevel"/>
    <w:tmpl w:val="054CAFF2"/>
    <w:lvl w:ilvl="0" w:tplc="424488A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EB829CE6">
      <w:start w:val="1"/>
      <w:numFmt w:val="bullet"/>
      <w:lvlText w:val="•"/>
      <w:lvlJc w:val="left"/>
      <w:rPr>
        <w:rFonts w:hint="default"/>
      </w:rPr>
    </w:lvl>
    <w:lvl w:ilvl="2" w:tplc="971A61BA">
      <w:start w:val="1"/>
      <w:numFmt w:val="bullet"/>
      <w:lvlText w:val="•"/>
      <w:lvlJc w:val="left"/>
      <w:rPr>
        <w:rFonts w:hint="default"/>
      </w:rPr>
    </w:lvl>
    <w:lvl w:ilvl="3" w:tplc="8C181F26">
      <w:start w:val="1"/>
      <w:numFmt w:val="bullet"/>
      <w:lvlText w:val="•"/>
      <w:lvlJc w:val="left"/>
      <w:rPr>
        <w:rFonts w:hint="default"/>
      </w:rPr>
    </w:lvl>
    <w:lvl w:ilvl="4" w:tplc="38BE5BFE">
      <w:start w:val="1"/>
      <w:numFmt w:val="bullet"/>
      <w:lvlText w:val="•"/>
      <w:lvlJc w:val="left"/>
      <w:rPr>
        <w:rFonts w:hint="default"/>
      </w:rPr>
    </w:lvl>
    <w:lvl w:ilvl="5" w:tplc="9F7A948E">
      <w:start w:val="1"/>
      <w:numFmt w:val="bullet"/>
      <w:lvlText w:val="•"/>
      <w:lvlJc w:val="left"/>
      <w:rPr>
        <w:rFonts w:hint="default"/>
      </w:rPr>
    </w:lvl>
    <w:lvl w:ilvl="6" w:tplc="AF2A711A">
      <w:start w:val="1"/>
      <w:numFmt w:val="bullet"/>
      <w:lvlText w:val="•"/>
      <w:lvlJc w:val="left"/>
      <w:rPr>
        <w:rFonts w:hint="default"/>
      </w:rPr>
    </w:lvl>
    <w:lvl w:ilvl="7" w:tplc="5ABA2CD4">
      <w:start w:val="1"/>
      <w:numFmt w:val="bullet"/>
      <w:lvlText w:val="•"/>
      <w:lvlJc w:val="left"/>
      <w:rPr>
        <w:rFonts w:hint="default"/>
      </w:rPr>
    </w:lvl>
    <w:lvl w:ilvl="8" w:tplc="1EF6187A">
      <w:start w:val="1"/>
      <w:numFmt w:val="bullet"/>
      <w:lvlText w:val="•"/>
      <w:lvlJc w:val="left"/>
      <w:rPr>
        <w:rFonts w:hint="default"/>
      </w:rPr>
    </w:lvl>
  </w:abstractNum>
  <w:abstractNum w:abstractNumId="9">
    <w:nsid w:val="0FDE72F2"/>
    <w:multiLevelType w:val="multilevel"/>
    <w:tmpl w:val="3BD84B4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10B94ED4"/>
    <w:multiLevelType w:val="hybridMultilevel"/>
    <w:tmpl w:val="01965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065901"/>
    <w:multiLevelType w:val="multilevel"/>
    <w:tmpl w:val="66008CB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15D2534E"/>
    <w:multiLevelType w:val="hybridMultilevel"/>
    <w:tmpl w:val="4872C2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5E52DDF"/>
    <w:multiLevelType w:val="hybridMultilevel"/>
    <w:tmpl w:val="0674F5F2"/>
    <w:lvl w:ilvl="0" w:tplc="DCD43C4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20CB876">
      <w:start w:val="1"/>
      <w:numFmt w:val="bullet"/>
      <w:lvlText w:val="•"/>
      <w:lvlJc w:val="left"/>
      <w:rPr>
        <w:rFonts w:hint="default"/>
      </w:rPr>
    </w:lvl>
    <w:lvl w:ilvl="2" w:tplc="40FA1BA4">
      <w:start w:val="1"/>
      <w:numFmt w:val="bullet"/>
      <w:lvlText w:val="•"/>
      <w:lvlJc w:val="left"/>
      <w:rPr>
        <w:rFonts w:hint="default"/>
      </w:rPr>
    </w:lvl>
    <w:lvl w:ilvl="3" w:tplc="CC0095B6">
      <w:start w:val="1"/>
      <w:numFmt w:val="bullet"/>
      <w:lvlText w:val="•"/>
      <w:lvlJc w:val="left"/>
      <w:rPr>
        <w:rFonts w:hint="default"/>
      </w:rPr>
    </w:lvl>
    <w:lvl w:ilvl="4" w:tplc="EC204016">
      <w:start w:val="1"/>
      <w:numFmt w:val="bullet"/>
      <w:lvlText w:val="•"/>
      <w:lvlJc w:val="left"/>
      <w:rPr>
        <w:rFonts w:hint="default"/>
      </w:rPr>
    </w:lvl>
    <w:lvl w:ilvl="5" w:tplc="056C5DE0">
      <w:start w:val="1"/>
      <w:numFmt w:val="bullet"/>
      <w:lvlText w:val="•"/>
      <w:lvlJc w:val="left"/>
      <w:rPr>
        <w:rFonts w:hint="default"/>
      </w:rPr>
    </w:lvl>
    <w:lvl w:ilvl="6" w:tplc="BE2C4322">
      <w:start w:val="1"/>
      <w:numFmt w:val="bullet"/>
      <w:lvlText w:val="•"/>
      <w:lvlJc w:val="left"/>
      <w:rPr>
        <w:rFonts w:hint="default"/>
      </w:rPr>
    </w:lvl>
    <w:lvl w:ilvl="7" w:tplc="FA72AF88">
      <w:start w:val="1"/>
      <w:numFmt w:val="bullet"/>
      <w:lvlText w:val="•"/>
      <w:lvlJc w:val="left"/>
      <w:rPr>
        <w:rFonts w:hint="default"/>
      </w:rPr>
    </w:lvl>
    <w:lvl w:ilvl="8" w:tplc="92147398">
      <w:start w:val="1"/>
      <w:numFmt w:val="bullet"/>
      <w:lvlText w:val="•"/>
      <w:lvlJc w:val="left"/>
      <w:rPr>
        <w:rFonts w:hint="default"/>
      </w:rPr>
    </w:lvl>
  </w:abstractNum>
  <w:abstractNum w:abstractNumId="14">
    <w:nsid w:val="16044339"/>
    <w:multiLevelType w:val="hybridMultilevel"/>
    <w:tmpl w:val="62BAD4F6"/>
    <w:lvl w:ilvl="0" w:tplc="5E0C7CC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69B844A4">
      <w:start w:val="1"/>
      <w:numFmt w:val="bullet"/>
      <w:lvlText w:val="•"/>
      <w:lvlJc w:val="left"/>
      <w:rPr>
        <w:rFonts w:hint="default"/>
      </w:rPr>
    </w:lvl>
    <w:lvl w:ilvl="2" w:tplc="C3E257A4">
      <w:start w:val="1"/>
      <w:numFmt w:val="bullet"/>
      <w:lvlText w:val="•"/>
      <w:lvlJc w:val="left"/>
      <w:rPr>
        <w:rFonts w:hint="default"/>
      </w:rPr>
    </w:lvl>
    <w:lvl w:ilvl="3" w:tplc="9E907CCC">
      <w:start w:val="1"/>
      <w:numFmt w:val="bullet"/>
      <w:lvlText w:val="•"/>
      <w:lvlJc w:val="left"/>
      <w:rPr>
        <w:rFonts w:hint="default"/>
      </w:rPr>
    </w:lvl>
    <w:lvl w:ilvl="4" w:tplc="2A266CE8">
      <w:start w:val="1"/>
      <w:numFmt w:val="bullet"/>
      <w:lvlText w:val="•"/>
      <w:lvlJc w:val="left"/>
      <w:rPr>
        <w:rFonts w:hint="default"/>
      </w:rPr>
    </w:lvl>
    <w:lvl w:ilvl="5" w:tplc="859050CA">
      <w:start w:val="1"/>
      <w:numFmt w:val="bullet"/>
      <w:lvlText w:val="•"/>
      <w:lvlJc w:val="left"/>
      <w:rPr>
        <w:rFonts w:hint="default"/>
      </w:rPr>
    </w:lvl>
    <w:lvl w:ilvl="6" w:tplc="DDEA03D6">
      <w:start w:val="1"/>
      <w:numFmt w:val="bullet"/>
      <w:lvlText w:val="•"/>
      <w:lvlJc w:val="left"/>
      <w:rPr>
        <w:rFonts w:hint="default"/>
      </w:rPr>
    </w:lvl>
    <w:lvl w:ilvl="7" w:tplc="7E2273A0">
      <w:start w:val="1"/>
      <w:numFmt w:val="bullet"/>
      <w:lvlText w:val="•"/>
      <w:lvlJc w:val="left"/>
      <w:rPr>
        <w:rFonts w:hint="default"/>
      </w:rPr>
    </w:lvl>
    <w:lvl w:ilvl="8" w:tplc="3940BD3A">
      <w:start w:val="1"/>
      <w:numFmt w:val="bullet"/>
      <w:lvlText w:val="•"/>
      <w:lvlJc w:val="left"/>
      <w:rPr>
        <w:rFonts w:hint="default"/>
      </w:rPr>
    </w:lvl>
  </w:abstractNum>
  <w:abstractNum w:abstractNumId="15">
    <w:nsid w:val="1A241B92"/>
    <w:multiLevelType w:val="multilevel"/>
    <w:tmpl w:val="73620AC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6">
    <w:nsid w:val="1AB71740"/>
    <w:multiLevelType w:val="hybridMultilevel"/>
    <w:tmpl w:val="B358AA74"/>
    <w:lvl w:ilvl="0" w:tplc="04090001">
      <w:start w:val="1"/>
      <w:numFmt w:val="bullet"/>
      <w:lvlText w:val=""/>
      <w:lvlJc w:val="left"/>
      <w:pPr>
        <w:ind w:left="8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17">
    <w:nsid w:val="1C650862"/>
    <w:multiLevelType w:val="multilevel"/>
    <w:tmpl w:val="CDBEA46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8">
    <w:nsid w:val="1DE6335D"/>
    <w:multiLevelType w:val="multilevel"/>
    <w:tmpl w:val="8A2C222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9">
    <w:nsid w:val="1E3F171E"/>
    <w:multiLevelType w:val="hybridMultilevel"/>
    <w:tmpl w:val="3F8EA6B0"/>
    <w:lvl w:ilvl="0" w:tplc="38767A0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0F14E9A6">
      <w:start w:val="1"/>
      <w:numFmt w:val="bullet"/>
      <w:lvlText w:val="•"/>
      <w:lvlJc w:val="left"/>
      <w:rPr>
        <w:rFonts w:hint="default"/>
      </w:rPr>
    </w:lvl>
    <w:lvl w:ilvl="2" w:tplc="2E56248A">
      <w:start w:val="1"/>
      <w:numFmt w:val="bullet"/>
      <w:lvlText w:val="•"/>
      <w:lvlJc w:val="left"/>
      <w:rPr>
        <w:rFonts w:hint="default"/>
      </w:rPr>
    </w:lvl>
    <w:lvl w:ilvl="3" w:tplc="2E4EBC78">
      <w:start w:val="1"/>
      <w:numFmt w:val="bullet"/>
      <w:lvlText w:val="•"/>
      <w:lvlJc w:val="left"/>
      <w:rPr>
        <w:rFonts w:hint="default"/>
      </w:rPr>
    </w:lvl>
    <w:lvl w:ilvl="4" w:tplc="C304045A">
      <w:start w:val="1"/>
      <w:numFmt w:val="bullet"/>
      <w:lvlText w:val="•"/>
      <w:lvlJc w:val="left"/>
      <w:rPr>
        <w:rFonts w:hint="default"/>
      </w:rPr>
    </w:lvl>
    <w:lvl w:ilvl="5" w:tplc="301C0694">
      <w:start w:val="1"/>
      <w:numFmt w:val="bullet"/>
      <w:lvlText w:val="•"/>
      <w:lvlJc w:val="left"/>
      <w:rPr>
        <w:rFonts w:hint="default"/>
      </w:rPr>
    </w:lvl>
    <w:lvl w:ilvl="6" w:tplc="A9A00400">
      <w:start w:val="1"/>
      <w:numFmt w:val="bullet"/>
      <w:lvlText w:val="•"/>
      <w:lvlJc w:val="left"/>
      <w:rPr>
        <w:rFonts w:hint="default"/>
      </w:rPr>
    </w:lvl>
    <w:lvl w:ilvl="7" w:tplc="ECC60C86">
      <w:start w:val="1"/>
      <w:numFmt w:val="bullet"/>
      <w:lvlText w:val="•"/>
      <w:lvlJc w:val="left"/>
      <w:rPr>
        <w:rFonts w:hint="default"/>
      </w:rPr>
    </w:lvl>
    <w:lvl w:ilvl="8" w:tplc="C242FA52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1FDC6F4C"/>
    <w:multiLevelType w:val="hybridMultilevel"/>
    <w:tmpl w:val="185AA980"/>
    <w:lvl w:ilvl="0" w:tplc="1008479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D12A0C0">
      <w:start w:val="1"/>
      <w:numFmt w:val="bullet"/>
      <w:lvlText w:val="▪"/>
      <w:lvlJc w:val="left"/>
      <w:pPr>
        <w:ind w:hanging="240"/>
      </w:pPr>
      <w:rPr>
        <w:rFonts w:ascii="Franklin Gothic Book" w:eastAsia="Franklin Gothic Book" w:hAnsi="Franklin Gothic Book" w:hint="default"/>
        <w:sz w:val="24"/>
        <w:szCs w:val="24"/>
      </w:rPr>
    </w:lvl>
    <w:lvl w:ilvl="2" w:tplc="75129132">
      <w:start w:val="1"/>
      <w:numFmt w:val="bullet"/>
      <w:lvlText w:val="•"/>
      <w:lvlJc w:val="left"/>
      <w:rPr>
        <w:rFonts w:hint="default"/>
      </w:rPr>
    </w:lvl>
    <w:lvl w:ilvl="3" w:tplc="AC8E694C">
      <w:start w:val="1"/>
      <w:numFmt w:val="bullet"/>
      <w:lvlText w:val="•"/>
      <w:lvlJc w:val="left"/>
      <w:rPr>
        <w:rFonts w:hint="default"/>
      </w:rPr>
    </w:lvl>
    <w:lvl w:ilvl="4" w:tplc="E9B08DA8">
      <w:start w:val="1"/>
      <w:numFmt w:val="bullet"/>
      <w:lvlText w:val="•"/>
      <w:lvlJc w:val="left"/>
      <w:rPr>
        <w:rFonts w:hint="default"/>
      </w:rPr>
    </w:lvl>
    <w:lvl w:ilvl="5" w:tplc="D038B3D4">
      <w:start w:val="1"/>
      <w:numFmt w:val="bullet"/>
      <w:lvlText w:val="•"/>
      <w:lvlJc w:val="left"/>
      <w:rPr>
        <w:rFonts w:hint="default"/>
      </w:rPr>
    </w:lvl>
    <w:lvl w:ilvl="6" w:tplc="79E848CA">
      <w:start w:val="1"/>
      <w:numFmt w:val="bullet"/>
      <w:lvlText w:val="•"/>
      <w:lvlJc w:val="left"/>
      <w:rPr>
        <w:rFonts w:hint="default"/>
      </w:rPr>
    </w:lvl>
    <w:lvl w:ilvl="7" w:tplc="E9B43D6C">
      <w:start w:val="1"/>
      <w:numFmt w:val="bullet"/>
      <w:lvlText w:val="•"/>
      <w:lvlJc w:val="left"/>
      <w:rPr>
        <w:rFonts w:hint="default"/>
      </w:rPr>
    </w:lvl>
    <w:lvl w:ilvl="8" w:tplc="C85E34A2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20186047"/>
    <w:multiLevelType w:val="hybridMultilevel"/>
    <w:tmpl w:val="C1767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6C4613D"/>
    <w:multiLevelType w:val="hybridMultilevel"/>
    <w:tmpl w:val="61A09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72E5083"/>
    <w:multiLevelType w:val="hybridMultilevel"/>
    <w:tmpl w:val="C9D8F996"/>
    <w:lvl w:ilvl="0" w:tplc="7574593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FCE0AA8C">
      <w:start w:val="1"/>
      <w:numFmt w:val="bullet"/>
      <w:lvlText w:val="▪"/>
      <w:lvlJc w:val="left"/>
      <w:pPr>
        <w:ind w:hanging="240"/>
      </w:pPr>
      <w:rPr>
        <w:rFonts w:ascii="Franklin Gothic Book" w:eastAsia="Franklin Gothic Book" w:hAnsi="Franklin Gothic Book" w:hint="default"/>
        <w:sz w:val="24"/>
        <w:szCs w:val="24"/>
      </w:rPr>
    </w:lvl>
    <w:lvl w:ilvl="2" w:tplc="562A0574">
      <w:start w:val="1"/>
      <w:numFmt w:val="bullet"/>
      <w:lvlText w:val="•"/>
      <w:lvlJc w:val="left"/>
      <w:rPr>
        <w:rFonts w:hint="default"/>
      </w:rPr>
    </w:lvl>
    <w:lvl w:ilvl="3" w:tplc="97144FCA">
      <w:start w:val="1"/>
      <w:numFmt w:val="bullet"/>
      <w:lvlText w:val="•"/>
      <w:lvlJc w:val="left"/>
      <w:rPr>
        <w:rFonts w:hint="default"/>
      </w:rPr>
    </w:lvl>
    <w:lvl w:ilvl="4" w:tplc="69AC8A64">
      <w:start w:val="1"/>
      <w:numFmt w:val="bullet"/>
      <w:lvlText w:val="•"/>
      <w:lvlJc w:val="left"/>
      <w:rPr>
        <w:rFonts w:hint="default"/>
      </w:rPr>
    </w:lvl>
    <w:lvl w:ilvl="5" w:tplc="C6B4825E">
      <w:start w:val="1"/>
      <w:numFmt w:val="bullet"/>
      <w:lvlText w:val="•"/>
      <w:lvlJc w:val="left"/>
      <w:rPr>
        <w:rFonts w:hint="default"/>
      </w:rPr>
    </w:lvl>
    <w:lvl w:ilvl="6" w:tplc="ECAADF7E">
      <w:start w:val="1"/>
      <w:numFmt w:val="bullet"/>
      <w:lvlText w:val="•"/>
      <w:lvlJc w:val="left"/>
      <w:rPr>
        <w:rFonts w:hint="default"/>
      </w:rPr>
    </w:lvl>
    <w:lvl w:ilvl="7" w:tplc="A60805B8">
      <w:start w:val="1"/>
      <w:numFmt w:val="bullet"/>
      <w:lvlText w:val="•"/>
      <w:lvlJc w:val="left"/>
      <w:rPr>
        <w:rFonts w:hint="default"/>
      </w:rPr>
    </w:lvl>
    <w:lvl w:ilvl="8" w:tplc="E00CDFBC">
      <w:start w:val="1"/>
      <w:numFmt w:val="bullet"/>
      <w:lvlText w:val="•"/>
      <w:lvlJc w:val="left"/>
      <w:rPr>
        <w:rFonts w:hint="default"/>
      </w:rPr>
    </w:lvl>
  </w:abstractNum>
  <w:abstractNum w:abstractNumId="24">
    <w:nsid w:val="27BB6A7F"/>
    <w:multiLevelType w:val="multilevel"/>
    <w:tmpl w:val="BBA4F70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5">
    <w:nsid w:val="2815558A"/>
    <w:multiLevelType w:val="hybridMultilevel"/>
    <w:tmpl w:val="9CB40C22"/>
    <w:lvl w:ilvl="0" w:tplc="AA562962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838348C"/>
    <w:multiLevelType w:val="hybridMultilevel"/>
    <w:tmpl w:val="2EA85CFA"/>
    <w:lvl w:ilvl="0" w:tplc="6E86A21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74C360A">
      <w:start w:val="1"/>
      <w:numFmt w:val="bullet"/>
      <w:lvlText w:val="•"/>
      <w:lvlJc w:val="left"/>
      <w:rPr>
        <w:rFonts w:hint="default"/>
      </w:rPr>
    </w:lvl>
    <w:lvl w:ilvl="2" w:tplc="6E0AD3A2">
      <w:start w:val="1"/>
      <w:numFmt w:val="bullet"/>
      <w:lvlText w:val="•"/>
      <w:lvlJc w:val="left"/>
      <w:rPr>
        <w:rFonts w:hint="default"/>
      </w:rPr>
    </w:lvl>
    <w:lvl w:ilvl="3" w:tplc="AD32D964">
      <w:start w:val="1"/>
      <w:numFmt w:val="bullet"/>
      <w:lvlText w:val="•"/>
      <w:lvlJc w:val="left"/>
      <w:rPr>
        <w:rFonts w:hint="default"/>
      </w:rPr>
    </w:lvl>
    <w:lvl w:ilvl="4" w:tplc="8174A6AE">
      <w:start w:val="1"/>
      <w:numFmt w:val="bullet"/>
      <w:lvlText w:val="•"/>
      <w:lvlJc w:val="left"/>
      <w:rPr>
        <w:rFonts w:hint="default"/>
      </w:rPr>
    </w:lvl>
    <w:lvl w:ilvl="5" w:tplc="F1D86C96">
      <w:start w:val="1"/>
      <w:numFmt w:val="bullet"/>
      <w:lvlText w:val="•"/>
      <w:lvlJc w:val="left"/>
      <w:rPr>
        <w:rFonts w:hint="default"/>
      </w:rPr>
    </w:lvl>
    <w:lvl w:ilvl="6" w:tplc="49EC52E0">
      <w:start w:val="1"/>
      <w:numFmt w:val="bullet"/>
      <w:lvlText w:val="•"/>
      <w:lvlJc w:val="left"/>
      <w:rPr>
        <w:rFonts w:hint="default"/>
      </w:rPr>
    </w:lvl>
    <w:lvl w:ilvl="7" w:tplc="F684BF72">
      <w:start w:val="1"/>
      <w:numFmt w:val="bullet"/>
      <w:lvlText w:val="•"/>
      <w:lvlJc w:val="left"/>
      <w:rPr>
        <w:rFonts w:hint="default"/>
      </w:rPr>
    </w:lvl>
    <w:lvl w:ilvl="8" w:tplc="27B00618">
      <w:start w:val="1"/>
      <w:numFmt w:val="bullet"/>
      <w:lvlText w:val="•"/>
      <w:lvlJc w:val="left"/>
      <w:rPr>
        <w:rFonts w:hint="default"/>
      </w:rPr>
    </w:lvl>
  </w:abstractNum>
  <w:abstractNum w:abstractNumId="27">
    <w:nsid w:val="28CA7E21"/>
    <w:multiLevelType w:val="multilevel"/>
    <w:tmpl w:val="A468A7F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8">
    <w:nsid w:val="2B5B7F19"/>
    <w:multiLevelType w:val="multilevel"/>
    <w:tmpl w:val="2BA6D218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9">
    <w:nsid w:val="2C021141"/>
    <w:multiLevelType w:val="multilevel"/>
    <w:tmpl w:val="69FA197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0">
    <w:nsid w:val="2C0B4C4D"/>
    <w:multiLevelType w:val="hybridMultilevel"/>
    <w:tmpl w:val="BA4444A8"/>
    <w:lvl w:ilvl="0" w:tplc="CC58C39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559A67B4">
      <w:start w:val="1"/>
      <w:numFmt w:val="bullet"/>
      <w:lvlText w:val="•"/>
      <w:lvlJc w:val="left"/>
      <w:rPr>
        <w:rFonts w:hint="default"/>
      </w:rPr>
    </w:lvl>
    <w:lvl w:ilvl="2" w:tplc="D55A933A">
      <w:start w:val="1"/>
      <w:numFmt w:val="bullet"/>
      <w:lvlText w:val="•"/>
      <w:lvlJc w:val="left"/>
      <w:rPr>
        <w:rFonts w:hint="default"/>
      </w:rPr>
    </w:lvl>
    <w:lvl w:ilvl="3" w:tplc="8598BA36">
      <w:start w:val="1"/>
      <w:numFmt w:val="bullet"/>
      <w:lvlText w:val="•"/>
      <w:lvlJc w:val="left"/>
      <w:rPr>
        <w:rFonts w:hint="default"/>
      </w:rPr>
    </w:lvl>
    <w:lvl w:ilvl="4" w:tplc="474807B2">
      <w:start w:val="1"/>
      <w:numFmt w:val="bullet"/>
      <w:lvlText w:val="•"/>
      <w:lvlJc w:val="left"/>
      <w:rPr>
        <w:rFonts w:hint="default"/>
      </w:rPr>
    </w:lvl>
    <w:lvl w:ilvl="5" w:tplc="9A9619DE">
      <w:start w:val="1"/>
      <w:numFmt w:val="bullet"/>
      <w:lvlText w:val="•"/>
      <w:lvlJc w:val="left"/>
      <w:rPr>
        <w:rFonts w:hint="default"/>
      </w:rPr>
    </w:lvl>
    <w:lvl w:ilvl="6" w:tplc="CAC804EE">
      <w:start w:val="1"/>
      <w:numFmt w:val="bullet"/>
      <w:lvlText w:val="•"/>
      <w:lvlJc w:val="left"/>
      <w:rPr>
        <w:rFonts w:hint="default"/>
      </w:rPr>
    </w:lvl>
    <w:lvl w:ilvl="7" w:tplc="A192E700">
      <w:start w:val="1"/>
      <w:numFmt w:val="bullet"/>
      <w:lvlText w:val="•"/>
      <w:lvlJc w:val="left"/>
      <w:rPr>
        <w:rFonts w:hint="default"/>
      </w:rPr>
    </w:lvl>
    <w:lvl w:ilvl="8" w:tplc="6CE61704">
      <w:start w:val="1"/>
      <w:numFmt w:val="bullet"/>
      <w:lvlText w:val="•"/>
      <w:lvlJc w:val="left"/>
      <w:rPr>
        <w:rFonts w:hint="default"/>
      </w:rPr>
    </w:lvl>
  </w:abstractNum>
  <w:abstractNum w:abstractNumId="31">
    <w:nsid w:val="2C1B4828"/>
    <w:multiLevelType w:val="multilevel"/>
    <w:tmpl w:val="AC6C3AF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2">
    <w:nsid w:val="2D0B45C6"/>
    <w:multiLevelType w:val="hybridMultilevel"/>
    <w:tmpl w:val="08EA779E"/>
    <w:lvl w:ilvl="0" w:tplc="6EFAD9C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F723A38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BEFA365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 w:tplc="8EBE7000">
      <w:start w:val="1"/>
      <w:numFmt w:val="bullet"/>
      <w:lvlText w:val="•"/>
      <w:lvlJc w:val="left"/>
      <w:rPr>
        <w:rFonts w:hint="default"/>
      </w:rPr>
    </w:lvl>
    <w:lvl w:ilvl="4" w:tplc="479A5AA4">
      <w:start w:val="1"/>
      <w:numFmt w:val="bullet"/>
      <w:lvlText w:val="•"/>
      <w:lvlJc w:val="left"/>
      <w:rPr>
        <w:rFonts w:hint="default"/>
      </w:rPr>
    </w:lvl>
    <w:lvl w:ilvl="5" w:tplc="C8725114">
      <w:start w:val="1"/>
      <w:numFmt w:val="bullet"/>
      <w:lvlText w:val="•"/>
      <w:lvlJc w:val="left"/>
      <w:rPr>
        <w:rFonts w:hint="default"/>
      </w:rPr>
    </w:lvl>
    <w:lvl w:ilvl="6" w:tplc="EF5081D2">
      <w:start w:val="1"/>
      <w:numFmt w:val="bullet"/>
      <w:lvlText w:val="•"/>
      <w:lvlJc w:val="left"/>
      <w:rPr>
        <w:rFonts w:hint="default"/>
      </w:rPr>
    </w:lvl>
    <w:lvl w:ilvl="7" w:tplc="F51E1098">
      <w:start w:val="1"/>
      <w:numFmt w:val="bullet"/>
      <w:lvlText w:val="•"/>
      <w:lvlJc w:val="left"/>
      <w:rPr>
        <w:rFonts w:hint="default"/>
      </w:rPr>
    </w:lvl>
    <w:lvl w:ilvl="8" w:tplc="DB24B32C">
      <w:start w:val="1"/>
      <w:numFmt w:val="bullet"/>
      <w:lvlText w:val="•"/>
      <w:lvlJc w:val="left"/>
      <w:rPr>
        <w:rFonts w:hint="default"/>
      </w:rPr>
    </w:lvl>
  </w:abstractNum>
  <w:abstractNum w:abstractNumId="33">
    <w:nsid w:val="2D362FFB"/>
    <w:multiLevelType w:val="hybridMultilevel"/>
    <w:tmpl w:val="20D8790C"/>
    <w:lvl w:ilvl="0" w:tplc="A8401B5E">
      <w:start w:val="1"/>
      <w:numFmt w:val="bullet"/>
      <w:lvlText w:val=""/>
      <w:lvlJc w:val="left"/>
      <w:pPr>
        <w:ind w:left="432" w:hanging="7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06135CB"/>
    <w:multiLevelType w:val="hybridMultilevel"/>
    <w:tmpl w:val="B1024C70"/>
    <w:lvl w:ilvl="0" w:tplc="BF6E8B1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11413F4">
      <w:start w:val="1"/>
      <w:numFmt w:val="bullet"/>
      <w:lvlText w:val="•"/>
      <w:lvlJc w:val="left"/>
      <w:rPr>
        <w:rFonts w:hint="default"/>
      </w:rPr>
    </w:lvl>
    <w:lvl w:ilvl="2" w:tplc="FFAE72BC">
      <w:start w:val="1"/>
      <w:numFmt w:val="bullet"/>
      <w:lvlText w:val="•"/>
      <w:lvlJc w:val="left"/>
      <w:rPr>
        <w:rFonts w:hint="default"/>
      </w:rPr>
    </w:lvl>
    <w:lvl w:ilvl="3" w:tplc="33F8086C">
      <w:start w:val="1"/>
      <w:numFmt w:val="bullet"/>
      <w:lvlText w:val="•"/>
      <w:lvlJc w:val="left"/>
      <w:rPr>
        <w:rFonts w:hint="default"/>
      </w:rPr>
    </w:lvl>
    <w:lvl w:ilvl="4" w:tplc="8E3279E2">
      <w:start w:val="1"/>
      <w:numFmt w:val="bullet"/>
      <w:lvlText w:val="•"/>
      <w:lvlJc w:val="left"/>
      <w:rPr>
        <w:rFonts w:hint="default"/>
      </w:rPr>
    </w:lvl>
    <w:lvl w:ilvl="5" w:tplc="35961BA2">
      <w:start w:val="1"/>
      <w:numFmt w:val="bullet"/>
      <w:lvlText w:val="•"/>
      <w:lvlJc w:val="left"/>
      <w:rPr>
        <w:rFonts w:hint="default"/>
      </w:rPr>
    </w:lvl>
    <w:lvl w:ilvl="6" w:tplc="62060F50">
      <w:start w:val="1"/>
      <w:numFmt w:val="bullet"/>
      <w:lvlText w:val="•"/>
      <w:lvlJc w:val="left"/>
      <w:rPr>
        <w:rFonts w:hint="default"/>
      </w:rPr>
    </w:lvl>
    <w:lvl w:ilvl="7" w:tplc="C6A2A974">
      <w:start w:val="1"/>
      <w:numFmt w:val="bullet"/>
      <w:lvlText w:val="•"/>
      <w:lvlJc w:val="left"/>
      <w:rPr>
        <w:rFonts w:hint="default"/>
      </w:rPr>
    </w:lvl>
    <w:lvl w:ilvl="8" w:tplc="6E08BDFA">
      <w:start w:val="1"/>
      <w:numFmt w:val="bullet"/>
      <w:lvlText w:val="•"/>
      <w:lvlJc w:val="left"/>
      <w:rPr>
        <w:rFonts w:hint="default"/>
      </w:rPr>
    </w:lvl>
  </w:abstractNum>
  <w:abstractNum w:abstractNumId="35">
    <w:nsid w:val="318441C8"/>
    <w:multiLevelType w:val="hybridMultilevel"/>
    <w:tmpl w:val="D2046C08"/>
    <w:lvl w:ilvl="0" w:tplc="D3F4B87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3DA8A40">
      <w:start w:val="1"/>
      <w:numFmt w:val="bullet"/>
      <w:lvlText w:val="•"/>
      <w:lvlJc w:val="left"/>
      <w:rPr>
        <w:rFonts w:hint="default"/>
      </w:rPr>
    </w:lvl>
    <w:lvl w:ilvl="2" w:tplc="291ED088">
      <w:start w:val="1"/>
      <w:numFmt w:val="bullet"/>
      <w:lvlText w:val="•"/>
      <w:lvlJc w:val="left"/>
      <w:rPr>
        <w:rFonts w:hint="default"/>
      </w:rPr>
    </w:lvl>
    <w:lvl w:ilvl="3" w:tplc="8788EFA2">
      <w:start w:val="1"/>
      <w:numFmt w:val="bullet"/>
      <w:lvlText w:val="•"/>
      <w:lvlJc w:val="left"/>
      <w:rPr>
        <w:rFonts w:hint="default"/>
      </w:rPr>
    </w:lvl>
    <w:lvl w:ilvl="4" w:tplc="B34028FE">
      <w:start w:val="1"/>
      <w:numFmt w:val="bullet"/>
      <w:lvlText w:val="•"/>
      <w:lvlJc w:val="left"/>
      <w:rPr>
        <w:rFonts w:hint="default"/>
      </w:rPr>
    </w:lvl>
    <w:lvl w:ilvl="5" w:tplc="02CCA896">
      <w:start w:val="1"/>
      <w:numFmt w:val="bullet"/>
      <w:lvlText w:val="•"/>
      <w:lvlJc w:val="left"/>
      <w:rPr>
        <w:rFonts w:hint="default"/>
      </w:rPr>
    </w:lvl>
    <w:lvl w:ilvl="6" w:tplc="27868B24">
      <w:start w:val="1"/>
      <w:numFmt w:val="bullet"/>
      <w:lvlText w:val="•"/>
      <w:lvlJc w:val="left"/>
      <w:rPr>
        <w:rFonts w:hint="default"/>
      </w:rPr>
    </w:lvl>
    <w:lvl w:ilvl="7" w:tplc="4BA2E2A0">
      <w:start w:val="1"/>
      <w:numFmt w:val="bullet"/>
      <w:lvlText w:val="•"/>
      <w:lvlJc w:val="left"/>
      <w:rPr>
        <w:rFonts w:hint="default"/>
      </w:rPr>
    </w:lvl>
    <w:lvl w:ilvl="8" w:tplc="A5B493CE">
      <w:start w:val="1"/>
      <w:numFmt w:val="bullet"/>
      <w:lvlText w:val="•"/>
      <w:lvlJc w:val="left"/>
      <w:rPr>
        <w:rFonts w:hint="default"/>
      </w:rPr>
    </w:lvl>
  </w:abstractNum>
  <w:abstractNum w:abstractNumId="36">
    <w:nsid w:val="3226177B"/>
    <w:multiLevelType w:val="multilevel"/>
    <w:tmpl w:val="E82EF28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7">
    <w:nsid w:val="32411276"/>
    <w:multiLevelType w:val="multilevel"/>
    <w:tmpl w:val="300C886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8">
    <w:nsid w:val="33306E6A"/>
    <w:multiLevelType w:val="multilevel"/>
    <w:tmpl w:val="8CD8D442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9">
    <w:nsid w:val="358D2EBB"/>
    <w:multiLevelType w:val="hybridMultilevel"/>
    <w:tmpl w:val="00A410C0"/>
    <w:lvl w:ilvl="0" w:tplc="D7DCCC7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2CEAED4">
      <w:start w:val="1"/>
      <w:numFmt w:val="bullet"/>
      <w:lvlText w:val="•"/>
      <w:lvlJc w:val="left"/>
      <w:rPr>
        <w:rFonts w:hint="default"/>
      </w:rPr>
    </w:lvl>
    <w:lvl w:ilvl="2" w:tplc="957643CE">
      <w:start w:val="1"/>
      <w:numFmt w:val="bullet"/>
      <w:lvlText w:val="•"/>
      <w:lvlJc w:val="left"/>
      <w:rPr>
        <w:rFonts w:hint="default"/>
      </w:rPr>
    </w:lvl>
    <w:lvl w:ilvl="3" w:tplc="A86230D6">
      <w:start w:val="1"/>
      <w:numFmt w:val="bullet"/>
      <w:lvlText w:val="•"/>
      <w:lvlJc w:val="left"/>
      <w:rPr>
        <w:rFonts w:hint="default"/>
      </w:rPr>
    </w:lvl>
    <w:lvl w:ilvl="4" w:tplc="0A747F6A">
      <w:start w:val="1"/>
      <w:numFmt w:val="bullet"/>
      <w:lvlText w:val="•"/>
      <w:lvlJc w:val="left"/>
      <w:rPr>
        <w:rFonts w:hint="default"/>
      </w:rPr>
    </w:lvl>
    <w:lvl w:ilvl="5" w:tplc="92788DE2">
      <w:start w:val="1"/>
      <w:numFmt w:val="bullet"/>
      <w:lvlText w:val="•"/>
      <w:lvlJc w:val="left"/>
      <w:rPr>
        <w:rFonts w:hint="default"/>
      </w:rPr>
    </w:lvl>
    <w:lvl w:ilvl="6" w:tplc="7EEA653C">
      <w:start w:val="1"/>
      <w:numFmt w:val="bullet"/>
      <w:lvlText w:val="•"/>
      <w:lvlJc w:val="left"/>
      <w:rPr>
        <w:rFonts w:hint="default"/>
      </w:rPr>
    </w:lvl>
    <w:lvl w:ilvl="7" w:tplc="4E2A1BD6">
      <w:start w:val="1"/>
      <w:numFmt w:val="bullet"/>
      <w:lvlText w:val="•"/>
      <w:lvlJc w:val="left"/>
      <w:rPr>
        <w:rFonts w:hint="default"/>
      </w:rPr>
    </w:lvl>
    <w:lvl w:ilvl="8" w:tplc="6470AA80">
      <w:start w:val="1"/>
      <w:numFmt w:val="bullet"/>
      <w:lvlText w:val="•"/>
      <w:lvlJc w:val="left"/>
      <w:rPr>
        <w:rFonts w:hint="default"/>
      </w:rPr>
    </w:lvl>
  </w:abstractNum>
  <w:abstractNum w:abstractNumId="40">
    <w:nsid w:val="36AD596C"/>
    <w:multiLevelType w:val="hybridMultilevel"/>
    <w:tmpl w:val="7BF61722"/>
    <w:lvl w:ilvl="0" w:tplc="B9B8551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D406C6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B89CAC14">
      <w:start w:val="1"/>
      <w:numFmt w:val="bullet"/>
      <w:lvlText w:val="•"/>
      <w:lvlJc w:val="left"/>
      <w:rPr>
        <w:rFonts w:hint="default"/>
      </w:rPr>
    </w:lvl>
    <w:lvl w:ilvl="3" w:tplc="FD983D9C">
      <w:start w:val="1"/>
      <w:numFmt w:val="bullet"/>
      <w:lvlText w:val="•"/>
      <w:lvlJc w:val="left"/>
      <w:rPr>
        <w:rFonts w:hint="default"/>
      </w:rPr>
    </w:lvl>
    <w:lvl w:ilvl="4" w:tplc="DB9C8ABA">
      <w:start w:val="1"/>
      <w:numFmt w:val="bullet"/>
      <w:lvlText w:val="•"/>
      <w:lvlJc w:val="left"/>
      <w:rPr>
        <w:rFonts w:hint="default"/>
      </w:rPr>
    </w:lvl>
    <w:lvl w:ilvl="5" w:tplc="67466034">
      <w:start w:val="1"/>
      <w:numFmt w:val="bullet"/>
      <w:lvlText w:val="•"/>
      <w:lvlJc w:val="left"/>
      <w:rPr>
        <w:rFonts w:hint="default"/>
      </w:rPr>
    </w:lvl>
    <w:lvl w:ilvl="6" w:tplc="38E8A26E">
      <w:start w:val="1"/>
      <w:numFmt w:val="bullet"/>
      <w:lvlText w:val="•"/>
      <w:lvlJc w:val="left"/>
      <w:rPr>
        <w:rFonts w:hint="default"/>
      </w:rPr>
    </w:lvl>
    <w:lvl w:ilvl="7" w:tplc="FA48424A">
      <w:start w:val="1"/>
      <w:numFmt w:val="bullet"/>
      <w:lvlText w:val="•"/>
      <w:lvlJc w:val="left"/>
      <w:rPr>
        <w:rFonts w:hint="default"/>
      </w:rPr>
    </w:lvl>
    <w:lvl w:ilvl="8" w:tplc="8092F0E6">
      <w:start w:val="1"/>
      <w:numFmt w:val="bullet"/>
      <w:lvlText w:val="•"/>
      <w:lvlJc w:val="left"/>
      <w:rPr>
        <w:rFonts w:hint="default"/>
      </w:rPr>
    </w:lvl>
  </w:abstractNum>
  <w:abstractNum w:abstractNumId="41">
    <w:nsid w:val="38071415"/>
    <w:multiLevelType w:val="hybridMultilevel"/>
    <w:tmpl w:val="1DE08E4C"/>
    <w:lvl w:ilvl="0" w:tplc="737CBB5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6588AD08">
      <w:start w:val="1"/>
      <w:numFmt w:val="bullet"/>
      <w:lvlText w:val="•"/>
      <w:lvlJc w:val="left"/>
      <w:rPr>
        <w:rFonts w:hint="default"/>
      </w:rPr>
    </w:lvl>
    <w:lvl w:ilvl="2" w:tplc="864483B2">
      <w:start w:val="1"/>
      <w:numFmt w:val="bullet"/>
      <w:lvlText w:val="•"/>
      <w:lvlJc w:val="left"/>
      <w:rPr>
        <w:rFonts w:hint="default"/>
      </w:rPr>
    </w:lvl>
    <w:lvl w:ilvl="3" w:tplc="EAB26E74">
      <w:start w:val="1"/>
      <w:numFmt w:val="bullet"/>
      <w:lvlText w:val="•"/>
      <w:lvlJc w:val="left"/>
      <w:rPr>
        <w:rFonts w:hint="default"/>
      </w:rPr>
    </w:lvl>
    <w:lvl w:ilvl="4" w:tplc="F7F644E0">
      <w:start w:val="1"/>
      <w:numFmt w:val="bullet"/>
      <w:lvlText w:val="•"/>
      <w:lvlJc w:val="left"/>
      <w:rPr>
        <w:rFonts w:hint="default"/>
      </w:rPr>
    </w:lvl>
    <w:lvl w:ilvl="5" w:tplc="A42EF2DE">
      <w:start w:val="1"/>
      <w:numFmt w:val="bullet"/>
      <w:lvlText w:val="•"/>
      <w:lvlJc w:val="left"/>
      <w:rPr>
        <w:rFonts w:hint="default"/>
      </w:rPr>
    </w:lvl>
    <w:lvl w:ilvl="6" w:tplc="BCAE112C">
      <w:start w:val="1"/>
      <w:numFmt w:val="bullet"/>
      <w:lvlText w:val="•"/>
      <w:lvlJc w:val="left"/>
      <w:rPr>
        <w:rFonts w:hint="default"/>
      </w:rPr>
    </w:lvl>
    <w:lvl w:ilvl="7" w:tplc="47C496A0">
      <w:start w:val="1"/>
      <w:numFmt w:val="bullet"/>
      <w:lvlText w:val="•"/>
      <w:lvlJc w:val="left"/>
      <w:rPr>
        <w:rFonts w:hint="default"/>
      </w:rPr>
    </w:lvl>
    <w:lvl w:ilvl="8" w:tplc="044ADA66">
      <w:start w:val="1"/>
      <w:numFmt w:val="bullet"/>
      <w:lvlText w:val="•"/>
      <w:lvlJc w:val="left"/>
      <w:rPr>
        <w:rFonts w:hint="default"/>
      </w:rPr>
    </w:lvl>
  </w:abstractNum>
  <w:abstractNum w:abstractNumId="42">
    <w:nsid w:val="396344A7"/>
    <w:multiLevelType w:val="multilevel"/>
    <w:tmpl w:val="A46AF0EE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3">
    <w:nsid w:val="39FF2444"/>
    <w:multiLevelType w:val="multilevel"/>
    <w:tmpl w:val="6D801F98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4">
    <w:nsid w:val="3AAD3117"/>
    <w:multiLevelType w:val="hybridMultilevel"/>
    <w:tmpl w:val="02D60B50"/>
    <w:lvl w:ilvl="0" w:tplc="7F9C16E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0169456">
      <w:start w:val="1"/>
      <w:numFmt w:val="bullet"/>
      <w:lvlText w:val="•"/>
      <w:lvlJc w:val="left"/>
      <w:rPr>
        <w:rFonts w:hint="default"/>
      </w:rPr>
    </w:lvl>
    <w:lvl w:ilvl="2" w:tplc="236AE854">
      <w:start w:val="1"/>
      <w:numFmt w:val="bullet"/>
      <w:lvlText w:val="•"/>
      <w:lvlJc w:val="left"/>
      <w:rPr>
        <w:rFonts w:hint="default"/>
      </w:rPr>
    </w:lvl>
    <w:lvl w:ilvl="3" w:tplc="72F48C24">
      <w:start w:val="1"/>
      <w:numFmt w:val="bullet"/>
      <w:lvlText w:val="•"/>
      <w:lvlJc w:val="left"/>
      <w:rPr>
        <w:rFonts w:hint="default"/>
      </w:rPr>
    </w:lvl>
    <w:lvl w:ilvl="4" w:tplc="ED30D03C">
      <w:start w:val="1"/>
      <w:numFmt w:val="bullet"/>
      <w:lvlText w:val="•"/>
      <w:lvlJc w:val="left"/>
      <w:rPr>
        <w:rFonts w:hint="default"/>
      </w:rPr>
    </w:lvl>
    <w:lvl w:ilvl="5" w:tplc="4CE44238">
      <w:start w:val="1"/>
      <w:numFmt w:val="bullet"/>
      <w:lvlText w:val="•"/>
      <w:lvlJc w:val="left"/>
      <w:rPr>
        <w:rFonts w:hint="default"/>
      </w:rPr>
    </w:lvl>
    <w:lvl w:ilvl="6" w:tplc="B8FAE9B0">
      <w:start w:val="1"/>
      <w:numFmt w:val="bullet"/>
      <w:lvlText w:val="•"/>
      <w:lvlJc w:val="left"/>
      <w:rPr>
        <w:rFonts w:hint="default"/>
      </w:rPr>
    </w:lvl>
    <w:lvl w:ilvl="7" w:tplc="8ECEF508">
      <w:start w:val="1"/>
      <w:numFmt w:val="bullet"/>
      <w:lvlText w:val="•"/>
      <w:lvlJc w:val="left"/>
      <w:rPr>
        <w:rFonts w:hint="default"/>
      </w:rPr>
    </w:lvl>
    <w:lvl w:ilvl="8" w:tplc="BC70A476">
      <w:start w:val="1"/>
      <w:numFmt w:val="bullet"/>
      <w:lvlText w:val="•"/>
      <w:lvlJc w:val="left"/>
      <w:rPr>
        <w:rFonts w:hint="default"/>
      </w:rPr>
    </w:lvl>
  </w:abstractNum>
  <w:abstractNum w:abstractNumId="45">
    <w:nsid w:val="3E8953DE"/>
    <w:multiLevelType w:val="multilevel"/>
    <w:tmpl w:val="7C60EE54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6">
    <w:nsid w:val="421A1A8D"/>
    <w:multiLevelType w:val="multilevel"/>
    <w:tmpl w:val="AB14AC0A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7">
    <w:nsid w:val="4480218B"/>
    <w:multiLevelType w:val="multilevel"/>
    <w:tmpl w:val="9042D2F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48">
    <w:nsid w:val="46074A71"/>
    <w:multiLevelType w:val="hybridMultilevel"/>
    <w:tmpl w:val="0532974C"/>
    <w:lvl w:ilvl="0" w:tplc="AA562962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95B5EFC"/>
    <w:multiLevelType w:val="hybridMultilevel"/>
    <w:tmpl w:val="6FDE3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9AD3EEE"/>
    <w:multiLevelType w:val="multilevel"/>
    <w:tmpl w:val="15721290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1">
    <w:nsid w:val="4C8141FA"/>
    <w:multiLevelType w:val="multilevel"/>
    <w:tmpl w:val="5AC463E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2">
    <w:nsid w:val="4F441CE4"/>
    <w:multiLevelType w:val="multilevel"/>
    <w:tmpl w:val="E6A84FE4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3">
    <w:nsid w:val="51376D3C"/>
    <w:multiLevelType w:val="hybridMultilevel"/>
    <w:tmpl w:val="B48CD4A2"/>
    <w:lvl w:ilvl="0" w:tplc="D5BC3DAA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1569448">
      <w:start w:val="1"/>
      <w:numFmt w:val="bullet"/>
      <w:lvlText w:val="•"/>
      <w:lvlJc w:val="left"/>
      <w:rPr>
        <w:rFonts w:hint="default"/>
      </w:rPr>
    </w:lvl>
    <w:lvl w:ilvl="2" w:tplc="F54E6294">
      <w:start w:val="1"/>
      <w:numFmt w:val="bullet"/>
      <w:lvlText w:val="•"/>
      <w:lvlJc w:val="left"/>
      <w:rPr>
        <w:rFonts w:hint="default"/>
      </w:rPr>
    </w:lvl>
    <w:lvl w:ilvl="3" w:tplc="3ACAB23E">
      <w:start w:val="1"/>
      <w:numFmt w:val="bullet"/>
      <w:lvlText w:val="•"/>
      <w:lvlJc w:val="left"/>
      <w:rPr>
        <w:rFonts w:hint="default"/>
      </w:rPr>
    </w:lvl>
    <w:lvl w:ilvl="4" w:tplc="756079BC">
      <w:start w:val="1"/>
      <w:numFmt w:val="bullet"/>
      <w:lvlText w:val="•"/>
      <w:lvlJc w:val="left"/>
      <w:rPr>
        <w:rFonts w:hint="default"/>
      </w:rPr>
    </w:lvl>
    <w:lvl w:ilvl="5" w:tplc="C1AEDEEE">
      <w:start w:val="1"/>
      <w:numFmt w:val="bullet"/>
      <w:lvlText w:val="•"/>
      <w:lvlJc w:val="left"/>
      <w:rPr>
        <w:rFonts w:hint="default"/>
      </w:rPr>
    </w:lvl>
    <w:lvl w:ilvl="6" w:tplc="F680154E">
      <w:start w:val="1"/>
      <w:numFmt w:val="bullet"/>
      <w:lvlText w:val="•"/>
      <w:lvlJc w:val="left"/>
      <w:rPr>
        <w:rFonts w:hint="default"/>
      </w:rPr>
    </w:lvl>
    <w:lvl w:ilvl="7" w:tplc="A954686A">
      <w:start w:val="1"/>
      <w:numFmt w:val="bullet"/>
      <w:lvlText w:val="•"/>
      <w:lvlJc w:val="left"/>
      <w:rPr>
        <w:rFonts w:hint="default"/>
      </w:rPr>
    </w:lvl>
    <w:lvl w:ilvl="8" w:tplc="1B1A140A">
      <w:start w:val="1"/>
      <w:numFmt w:val="bullet"/>
      <w:lvlText w:val="•"/>
      <w:lvlJc w:val="left"/>
      <w:rPr>
        <w:rFonts w:hint="default"/>
      </w:rPr>
    </w:lvl>
  </w:abstractNum>
  <w:abstractNum w:abstractNumId="54">
    <w:nsid w:val="525666A9"/>
    <w:multiLevelType w:val="multilevel"/>
    <w:tmpl w:val="6BFADB56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55">
    <w:nsid w:val="529C0487"/>
    <w:multiLevelType w:val="hybridMultilevel"/>
    <w:tmpl w:val="C6C86D14"/>
    <w:lvl w:ilvl="0" w:tplc="F58230D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b/>
        <w:bCs/>
        <w:sz w:val="24"/>
        <w:szCs w:val="24"/>
      </w:rPr>
    </w:lvl>
    <w:lvl w:ilvl="1" w:tplc="1364366E">
      <w:start w:val="1"/>
      <w:numFmt w:val="bullet"/>
      <w:lvlText w:val="•"/>
      <w:lvlJc w:val="left"/>
      <w:rPr>
        <w:rFonts w:hint="default"/>
      </w:rPr>
    </w:lvl>
    <w:lvl w:ilvl="2" w:tplc="8FF2D8E2">
      <w:start w:val="1"/>
      <w:numFmt w:val="bullet"/>
      <w:lvlText w:val="•"/>
      <w:lvlJc w:val="left"/>
      <w:rPr>
        <w:rFonts w:hint="default"/>
      </w:rPr>
    </w:lvl>
    <w:lvl w:ilvl="3" w:tplc="D6D06BC6">
      <w:start w:val="1"/>
      <w:numFmt w:val="bullet"/>
      <w:lvlText w:val="•"/>
      <w:lvlJc w:val="left"/>
      <w:rPr>
        <w:rFonts w:hint="default"/>
      </w:rPr>
    </w:lvl>
    <w:lvl w:ilvl="4" w:tplc="F2901C2C">
      <w:start w:val="1"/>
      <w:numFmt w:val="bullet"/>
      <w:lvlText w:val="•"/>
      <w:lvlJc w:val="left"/>
      <w:rPr>
        <w:rFonts w:hint="default"/>
      </w:rPr>
    </w:lvl>
    <w:lvl w:ilvl="5" w:tplc="1E062794">
      <w:start w:val="1"/>
      <w:numFmt w:val="bullet"/>
      <w:lvlText w:val="•"/>
      <w:lvlJc w:val="left"/>
      <w:rPr>
        <w:rFonts w:hint="default"/>
      </w:rPr>
    </w:lvl>
    <w:lvl w:ilvl="6" w:tplc="C434B284">
      <w:start w:val="1"/>
      <w:numFmt w:val="bullet"/>
      <w:lvlText w:val="•"/>
      <w:lvlJc w:val="left"/>
      <w:rPr>
        <w:rFonts w:hint="default"/>
      </w:rPr>
    </w:lvl>
    <w:lvl w:ilvl="7" w:tplc="2818A6A8">
      <w:start w:val="1"/>
      <w:numFmt w:val="bullet"/>
      <w:lvlText w:val="•"/>
      <w:lvlJc w:val="left"/>
      <w:rPr>
        <w:rFonts w:hint="default"/>
      </w:rPr>
    </w:lvl>
    <w:lvl w:ilvl="8" w:tplc="22A45C50">
      <w:start w:val="1"/>
      <w:numFmt w:val="bullet"/>
      <w:lvlText w:val="•"/>
      <w:lvlJc w:val="left"/>
      <w:rPr>
        <w:rFonts w:hint="default"/>
      </w:rPr>
    </w:lvl>
  </w:abstractNum>
  <w:abstractNum w:abstractNumId="56">
    <w:nsid w:val="55957A6B"/>
    <w:multiLevelType w:val="hybridMultilevel"/>
    <w:tmpl w:val="70E0B5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5BB2D7E"/>
    <w:multiLevelType w:val="hybridMultilevel"/>
    <w:tmpl w:val="FF1C7C62"/>
    <w:lvl w:ilvl="0" w:tplc="5264510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1F3C9F70">
      <w:start w:val="1"/>
      <w:numFmt w:val="bullet"/>
      <w:lvlText w:val="•"/>
      <w:lvlJc w:val="left"/>
      <w:rPr>
        <w:rFonts w:hint="default"/>
      </w:rPr>
    </w:lvl>
    <w:lvl w:ilvl="2" w:tplc="FDCAF9F2">
      <w:start w:val="1"/>
      <w:numFmt w:val="bullet"/>
      <w:lvlText w:val="•"/>
      <w:lvlJc w:val="left"/>
      <w:rPr>
        <w:rFonts w:hint="default"/>
      </w:rPr>
    </w:lvl>
    <w:lvl w:ilvl="3" w:tplc="6A440B48">
      <w:start w:val="1"/>
      <w:numFmt w:val="bullet"/>
      <w:lvlText w:val="•"/>
      <w:lvlJc w:val="left"/>
      <w:rPr>
        <w:rFonts w:hint="default"/>
      </w:rPr>
    </w:lvl>
    <w:lvl w:ilvl="4" w:tplc="4EB0396C">
      <w:start w:val="1"/>
      <w:numFmt w:val="bullet"/>
      <w:lvlText w:val="•"/>
      <w:lvlJc w:val="left"/>
      <w:rPr>
        <w:rFonts w:hint="default"/>
      </w:rPr>
    </w:lvl>
    <w:lvl w:ilvl="5" w:tplc="318E8C6C">
      <w:start w:val="1"/>
      <w:numFmt w:val="bullet"/>
      <w:lvlText w:val="•"/>
      <w:lvlJc w:val="left"/>
      <w:rPr>
        <w:rFonts w:hint="default"/>
      </w:rPr>
    </w:lvl>
    <w:lvl w:ilvl="6" w:tplc="829E7364">
      <w:start w:val="1"/>
      <w:numFmt w:val="bullet"/>
      <w:lvlText w:val="•"/>
      <w:lvlJc w:val="left"/>
      <w:rPr>
        <w:rFonts w:hint="default"/>
      </w:rPr>
    </w:lvl>
    <w:lvl w:ilvl="7" w:tplc="63F89A36">
      <w:start w:val="1"/>
      <w:numFmt w:val="bullet"/>
      <w:lvlText w:val="•"/>
      <w:lvlJc w:val="left"/>
      <w:rPr>
        <w:rFonts w:hint="default"/>
      </w:rPr>
    </w:lvl>
    <w:lvl w:ilvl="8" w:tplc="B9161A6C">
      <w:start w:val="1"/>
      <w:numFmt w:val="bullet"/>
      <w:lvlText w:val="•"/>
      <w:lvlJc w:val="left"/>
      <w:rPr>
        <w:rFonts w:hint="default"/>
      </w:rPr>
    </w:lvl>
  </w:abstractNum>
  <w:abstractNum w:abstractNumId="58">
    <w:nsid w:val="5867327D"/>
    <w:multiLevelType w:val="hybridMultilevel"/>
    <w:tmpl w:val="67605C04"/>
    <w:lvl w:ilvl="0" w:tplc="8C784B2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color w:val="FFFFFF"/>
        <w:sz w:val="24"/>
        <w:szCs w:val="24"/>
      </w:rPr>
    </w:lvl>
    <w:lvl w:ilvl="1" w:tplc="579A37DA">
      <w:start w:val="1"/>
      <w:numFmt w:val="bullet"/>
      <w:lvlText w:val="•"/>
      <w:lvlJc w:val="left"/>
      <w:rPr>
        <w:rFonts w:hint="default"/>
      </w:rPr>
    </w:lvl>
    <w:lvl w:ilvl="2" w:tplc="1C1A9C2C">
      <w:start w:val="1"/>
      <w:numFmt w:val="bullet"/>
      <w:lvlText w:val="•"/>
      <w:lvlJc w:val="left"/>
      <w:rPr>
        <w:rFonts w:hint="default"/>
      </w:rPr>
    </w:lvl>
    <w:lvl w:ilvl="3" w:tplc="BD9E0832">
      <w:start w:val="1"/>
      <w:numFmt w:val="bullet"/>
      <w:lvlText w:val="•"/>
      <w:lvlJc w:val="left"/>
      <w:rPr>
        <w:rFonts w:hint="default"/>
      </w:rPr>
    </w:lvl>
    <w:lvl w:ilvl="4" w:tplc="BEEAB878">
      <w:start w:val="1"/>
      <w:numFmt w:val="bullet"/>
      <w:lvlText w:val="•"/>
      <w:lvlJc w:val="left"/>
      <w:rPr>
        <w:rFonts w:hint="default"/>
      </w:rPr>
    </w:lvl>
    <w:lvl w:ilvl="5" w:tplc="6C28ABB8">
      <w:start w:val="1"/>
      <w:numFmt w:val="bullet"/>
      <w:lvlText w:val="•"/>
      <w:lvlJc w:val="left"/>
      <w:rPr>
        <w:rFonts w:hint="default"/>
      </w:rPr>
    </w:lvl>
    <w:lvl w:ilvl="6" w:tplc="4336D34C">
      <w:start w:val="1"/>
      <w:numFmt w:val="bullet"/>
      <w:lvlText w:val="•"/>
      <w:lvlJc w:val="left"/>
      <w:rPr>
        <w:rFonts w:hint="default"/>
      </w:rPr>
    </w:lvl>
    <w:lvl w:ilvl="7" w:tplc="82E4FA0C">
      <w:start w:val="1"/>
      <w:numFmt w:val="bullet"/>
      <w:lvlText w:val="•"/>
      <w:lvlJc w:val="left"/>
      <w:rPr>
        <w:rFonts w:hint="default"/>
      </w:rPr>
    </w:lvl>
    <w:lvl w:ilvl="8" w:tplc="563E0788">
      <w:start w:val="1"/>
      <w:numFmt w:val="bullet"/>
      <w:lvlText w:val="•"/>
      <w:lvlJc w:val="left"/>
      <w:rPr>
        <w:rFonts w:hint="default"/>
      </w:rPr>
    </w:lvl>
  </w:abstractNum>
  <w:abstractNum w:abstractNumId="59">
    <w:nsid w:val="592652DA"/>
    <w:multiLevelType w:val="hybridMultilevel"/>
    <w:tmpl w:val="779C0140"/>
    <w:lvl w:ilvl="0" w:tplc="3B50B40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860E25AA">
      <w:start w:val="1"/>
      <w:numFmt w:val="bullet"/>
      <w:lvlText w:val="•"/>
      <w:lvlJc w:val="left"/>
      <w:rPr>
        <w:rFonts w:hint="default"/>
      </w:rPr>
    </w:lvl>
    <w:lvl w:ilvl="2" w:tplc="3460B026">
      <w:start w:val="1"/>
      <w:numFmt w:val="bullet"/>
      <w:lvlText w:val="•"/>
      <w:lvlJc w:val="left"/>
      <w:rPr>
        <w:rFonts w:hint="default"/>
      </w:rPr>
    </w:lvl>
    <w:lvl w:ilvl="3" w:tplc="1EE6B026">
      <w:start w:val="1"/>
      <w:numFmt w:val="bullet"/>
      <w:lvlText w:val="•"/>
      <w:lvlJc w:val="left"/>
      <w:rPr>
        <w:rFonts w:hint="default"/>
      </w:rPr>
    </w:lvl>
    <w:lvl w:ilvl="4" w:tplc="52D6398C">
      <w:start w:val="1"/>
      <w:numFmt w:val="bullet"/>
      <w:lvlText w:val="•"/>
      <w:lvlJc w:val="left"/>
      <w:rPr>
        <w:rFonts w:hint="default"/>
      </w:rPr>
    </w:lvl>
    <w:lvl w:ilvl="5" w:tplc="1A62A846">
      <w:start w:val="1"/>
      <w:numFmt w:val="bullet"/>
      <w:lvlText w:val="•"/>
      <w:lvlJc w:val="left"/>
      <w:rPr>
        <w:rFonts w:hint="default"/>
      </w:rPr>
    </w:lvl>
    <w:lvl w:ilvl="6" w:tplc="37F29B52">
      <w:start w:val="1"/>
      <w:numFmt w:val="bullet"/>
      <w:lvlText w:val="•"/>
      <w:lvlJc w:val="left"/>
      <w:rPr>
        <w:rFonts w:hint="default"/>
      </w:rPr>
    </w:lvl>
    <w:lvl w:ilvl="7" w:tplc="30C2DD7E">
      <w:start w:val="1"/>
      <w:numFmt w:val="bullet"/>
      <w:lvlText w:val="•"/>
      <w:lvlJc w:val="left"/>
      <w:rPr>
        <w:rFonts w:hint="default"/>
      </w:rPr>
    </w:lvl>
    <w:lvl w:ilvl="8" w:tplc="ACC0C0F6">
      <w:start w:val="1"/>
      <w:numFmt w:val="bullet"/>
      <w:lvlText w:val="•"/>
      <w:lvlJc w:val="left"/>
      <w:rPr>
        <w:rFonts w:hint="default"/>
      </w:rPr>
    </w:lvl>
  </w:abstractNum>
  <w:abstractNum w:abstractNumId="60">
    <w:nsid w:val="5B8009BB"/>
    <w:multiLevelType w:val="hybridMultilevel"/>
    <w:tmpl w:val="E912E7F0"/>
    <w:lvl w:ilvl="0" w:tplc="81B0E15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7AAA3FAA">
      <w:start w:val="1"/>
      <w:numFmt w:val="bullet"/>
      <w:lvlText w:val="•"/>
      <w:lvlJc w:val="left"/>
      <w:rPr>
        <w:rFonts w:hint="default"/>
      </w:rPr>
    </w:lvl>
    <w:lvl w:ilvl="2" w:tplc="D208F3A8">
      <w:start w:val="1"/>
      <w:numFmt w:val="bullet"/>
      <w:lvlText w:val="•"/>
      <w:lvlJc w:val="left"/>
      <w:rPr>
        <w:rFonts w:hint="default"/>
      </w:rPr>
    </w:lvl>
    <w:lvl w:ilvl="3" w:tplc="146A7848">
      <w:start w:val="1"/>
      <w:numFmt w:val="bullet"/>
      <w:lvlText w:val="•"/>
      <w:lvlJc w:val="left"/>
      <w:rPr>
        <w:rFonts w:hint="default"/>
      </w:rPr>
    </w:lvl>
    <w:lvl w:ilvl="4" w:tplc="DF38ED4E">
      <w:start w:val="1"/>
      <w:numFmt w:val="bullet"/>
      <w:lvlText w:val="•"/>
      <w:lvlJc w:val="left"/>
      <w:rPr>
        <w:rFonts w:hint="default"/>
      </w:rPr>
    </w:lvl>
    <w:lvl w:ilvl="5" w:tplc="83D61932">
      <w:start w:val="1"/>
      <w:numFmt w:val="bullet"/>
      <w:lvlText w:val="•"/>
      <w:lvlJc w:val="left"/>
      <w:rPr>
        <w:rFonts w:hint="default"/>
      </w:rPr>
    </w:lvl>
    <w:lvl w:ilvl="6" w:tplc="F7E483DE">
      <w:start w:val="1"/>
      <w:numFmt w:val="bullet"/>
      <w:lvlText w:val="•"/>
      <w:lvlJc w:val="left"/>
      <w:rPr>
        <w:rFonts w:hint="default"/>
      </w:rPr>
    </w:lvl>
    <w:lvl w:ilvl="7" w:tplc="7DE4F342">
      <w:start w:val="1"/>
      <w:numFmt w:val="bullet"/>
      <w:lvlText w:val="•"/>
      <w:lvlJc w:val="left"/>
      <w:rPr>
        <w:rFonts w:hint="default"/>
      </w:rPr>
    </w:lvl>
    <w:lvl w:ilvl="8" w:tplc="AA68068E">
      <w:start w:val="1"/>
      <w:numFmt w:val="bullet"/>
      <w:lvlText w:val="•"/>
      <w:lvlJc w:val="left"/>
      <w:rPr>
        <w:rFonts w:hint="default"/>
      </w:rPr>
    </w:lvl>
  </w:abstractNum>
  <w:abstractNum w:abstractNumId="61">
    <w:nsid w:val="5C6024DA"/>
    <w:multiLevelType w:val="hybridMultilevel"/>
    <w:tmpl w:val="FBE2A2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FDD734D"/>
    <w:multiLevelType w:val="multilevel"/>
    <w:tmpl w:val="109C98A2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3">
    <w:nsid w:val="629C4C50"/>
    <w:multiLevelType w:val="multilevel"/>
    <w:tmpl w:val="E398C1EA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4">
    <w:nsid w:val="634818FE"/>
    <w:multiLevelType w:val="hybridMultilevel"/>
    <w:tmpl w:val="05CA547C"/>
    <w:lvl w:ilvl="0" w:tplc="AA56296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2160DE88">
      <w:start w:val="1"/>
      <w:numFmt w:val="bullet"/>
      <w:lvlText w:val="•"/>
      <w:lvlJc w:val="left"/>
      <w:rPr>
        <w:rFonts w:hint="default"/>
      </w:rPr>
    </w:lvl>
    <w:lvl w:ilvl="2" w:tplc="BD2017EE">
      <w:start w:val="1"/>
      <w:numFmt w:val="bullet"/>
      <w:lvlText w:val="•"/>
      <w:lvlJc w:val="left"/>
      <w:rPr>
        <w:rFonts w:hint="default"/>
      </w:rPr>
    </w:lvl>
    <w:lvl w:ilvl="3" w:tplc="6D4C81D6">
      <w:start w:val="1"/>
      <w:numFmt w:val="bullet"/>
      <w:lvlText w:val="•"/>
      <w:lvlJc w:val="left"/>
      <w:rPr>
        <w:rFonts w:hint="default"/>
      </w:rPr>
    </w:lvl>
    <w:lvl w:ilvl="4" w:tplc="86666996">
      <w:start w:val="1"/>
      <w:numFmt w:val="bullet"/>
      <w:lvlText w:val="•"/>
      <w:lvlJc w:val="left"/>
      <w:rPr>
        <w:rFonts w:hint="default"/>
      </w:rPr>
    </w:lvl>
    <w:lvl w:ilvl="5" w:tplc="0588B234">
      <w:start w:val="1"/>
      <w:numFmt w:val="bullet"/>
      <w:lvlText w:val="•"/>
      <w:lvlJc w:val="left"/>
      <w:rPr>
        <w:rFonts w:hint="default"/>
      </w:rPr>
    </w:lvl>
    <w:lvl w:ilvl="6" w:tplc="EDF0BCA8">
      <w:start w:val="1"/>
      <w:numFmt w:val="bullet"/>
      <w:lvlText w:val="•"/>
      <w:lvlJc w:val="left"/>
      <w:rPr>
        <w:rFonts w:hint="default"/>
      </w:rPr>
    </w:lvl>
    <w:lvl w:ilvl="7" w:tplc="178CCBFA">
      <w:start w:val="1"/>
      <w:numFmt w:val="bullet"/>
      <w:lvlText w:val="•"/>
      <w:lvlJc w:val="left"/>
      <w:rPr>
        <w:rFonts w:hint="default"/>
      </w:rPr>
    </w:lvl>
    <w:lvl w:ilvl="8" w:tplc="CB74B9AC">
      <w:start w:val="1"/>
      <w:numFmt w:val="bullet"/>
      <w:lvlText w:val="•"/>
      <w:lvlJc w:val="left"/>
      <w:rPr>
        <w:rFonts w:hint="default"/>
      </w:rPr>
    </w:lvl>
  </w:abstractNum>
  <w:abstractNum w:abstractNumId="65">
    <w:nsid w:val="65B9445B"/>
    <w:multiLevelType w:val="multilevel"/>
    <w:tmpl w:val="B4AEE42C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6">
    <w:nsid w:val="67113E6E"/>
    <w:multiLevelType w:val="multilevel"/>
    <w:tmpl w:val="FD4CE25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7">
    <w:nsid w:val="67C66380"/>
    <w:multiLevelType w:val="hybridMultilevel"/>
    <w:tmpl w:val="004CB168"/>
    <w:lvl w:ilvl="0" w:tplc="5456F050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AF8452E">
      <w:start w:val="1"/>
      <w:numFmt w:val="bullet"/>
      <w:lvlText w:val="•"/>
      <w:lvlJc w:val="left"/>
      <w:rPr>
        <w:rFonts w:hint="default"/>
      </w:rPr>
    </w:lvl>
    <w:lvl w:ilvl="2" w:tplc="51906F1E">
      <w:start w:val="1"/>
      <w:numFmt w:val="bullet"/>
      <w:lvlText w:val="•"/>
      <w:lvlJc w:val="left"/>
      <w:rPr>
        <w:rFonts w:hint="default"/>
      </w:rPr>
    </w:lvl>
    <w:lvl w:ilvl="3" w:tplc="52D4DEA6">
      <w:start w:val="1"/>
      <w:numFmt w:val="bullet"/>
      <w:lvlText w:val="•"/>
      <w:lvlJc w:val="left"/>
      <w:rPr>
        <w:rFonts w:hint="default"/>
      </w:rPr>
    </w:lvl>
    <w:lvl w:ilvl="4" w:tplc="48D2F52E">
      <w:start w:val="1"/>
      <w:numFmt w:val="bullet"/>
      <w:lvlText w:val="•"/>
      <w:lvlJc w:val="left"/>
      <w:rPr>
        <w:rFonts w:hint="default"/>
      </w:rPr>
    </w:lvl>
    <w:lvl w:ilvl="5" w:tplc="A0AC8DDA">
      <w:start w:val="1"/>
      <w:numFmt w:val="bullet"/>
      <w:lvlText w:val="•"/>
      <w:lvlJc w:val="left"/>
      <w:rPr>
        <w:rFonts w:hint="default"/>
      </w:rPr>
    </w:lvl>
    <w:lvl w:ilvl="6" w:tplc="86C6EB82">
      <w:start w:val="1"/>
      <w:numFmt w:val="bullet"/>
      <w:lvlText w:val="•"/>
      <w:lvlJc w:val="left"/>
      <w:rPr>
        <w:rFonts w:hint="default"/>
      </w:rPr>
    </w:lvl>
    <w:lvl w:ilvl="7" w:tplc="6F128C5E">
      <w:start w:val="1"/>
      <w:numFmt w:val="bullet"/>
      <w:lvlText w:val="•"/>
      <w:lvlJc w:val="left"/>
      <w:rPr>
        <w:rFonts w:hint="default"/>
      </w:rPr>
    </w:lvl>
    <w:lvl w:ilvl="8" w:tplc="9D5C69DA">
      <w:start w:val="1"/>
      <w:numFmt w:val="bullet"/>
      <w:lvlText w:val="•"/>
      <w:lvlJc w:val="left"/>
      <w:rPr>
        <w:rFonts w:hint="default"/>
      </w:rPr>
    </w:lvl>
  </w:abstractNum>
  <w:abstractNum w:abstractNumId="68">
    <w:nsid w:val="69442822"/>
    <w:multiLevelType w:val="multilevel"/>
    <w:tmpl w:val="76D0AB5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69">
    <w:nsid w:val="6CBE1458"/>
    <w:multiLevelType w:val="hybridMultilevel"/>
    <w:tmpl w:val="2E3C1C06"/>
    <w:lvl w:ilvl="0" w:tplc="04090001">
      <w:start w:val="1"/>
      <w:numFmt w:val="bullet"/>
      <w:lvlText w:val=""/>
      <w:lvlJc w:val="left"/>
      <w:pPr>
        <w:ind w:hanging="240"/>
      </w:pPr>
      <w:rPr>
        <w:rFonts w:ascii="Symbol" w:hAnsi="Symbol" w:hint="default"/>
        <w:sz w:val="24"/>
        <w:szCs w:val="24"/>
      </w:rPr>
    </w:lvl>
    <w:lvl w:ilvl="1" w:tplc="1F3C9F70">
      <w:start w:val="1"/>
      <w:numFmt w:val="bullet"/>
      <w:lvlText w:val="•"/>
      <w:lvlJc w:val="left"/>
      <w:rPr>
        <w:rFonts w:hint="default"/>
      </w:rPr>
    </w:lvl>
    <w:lvl w:ilvl="2" w:tplc="FDCAF9F2">
      <w:start w:val="1"/>
      <w:numFmt w:val="bullet"/>
      <w:lvlText w:val="•"/>
      <w:lvlJc w:val="left"/>
      <w:rPr>
        <w:rFonts w:hint="default"/>
      </w:rPr>
    </w:lvl>
    <w:lvl w:ilvl="3" w:tplc="6A440B48">
      <w:start w:val="1"/>
      <w:numFmt w:val="bullet"/>
      <w:lvlText w:val="•"/>
      <w:lvlJc w:val="left"/>
      <w:rPr>
        <w:rFonts w:hint="default"/>
      </w:rPr>
    </w:lvl>
    <w:lvl w:ilvl="4" w:tplc="4EB0396C">
      <w:start w:val="1"/>
      <w:numFmt w:val="bullet"/>
      <w:lvlText w:val="•"/>
      <w:lvlJc w:val="left"/>
      <w:rPr>
        <w:rFonts w:hint="default"/>
      </w:rPr>
    </w:lvl>
    <w:lvl w:ilvl="5" w:tplc="318E8C6C">
      <w:start w:val="1"/>
      <w:numFmt w:val="bullet"/>
      <w:lvlText w:val="•"/>
      <w:lvlJc w:val="left"/>
      <w:rPr>
        <w:rFonts w:hint="default"/>
      </w:rPr>
    </w:lvl>
    <w:lvl w:ilvl="6" w:tplc="829E7364">
      <w:start w:val="1"/>
      <w:numFmt w:val="bullet"/>
      <w:lvlText w:val="•"/>
      <w:lvlJc w:val="left"/>
      <w:rPr>
        <w:rFonts w:hint="default"/>
      </w:rPr>
    </w:lvl>
    <w:lvl w:ilvl="7" w:tplc="63F89A36">
      <w:start w:val="1"/>
      <w:numFmt w:val="bullet"/>
      <w:lvlText w:val="•"/>
      <w:lvlJc w:val="left"/>
      <w:rPr>
        <w:rFonts w:hint="default"/>
      </w:rPr>
    </w:lvl>
    <w:lvl w:ilvl="8" w:tplc="B9161A6C">
      <w:start w:val="1"/>
      <w:numFmt w:val="bullet"/>
      <w:lvlText w:val="•"/>
      <w:lvlJc w:val="left"/>
      <w:rPr>
        <w:rFonts w:hint="default"/>
      </w:rPr>
    </w:lvl>
  </w:abstractNum>
  <w:abstractNum w:abstractNumId="70">
    <w:nsid w:val="6FFE3AA3"/>
    <w:multiLevelType w:val="multilevel"/>
    <w:tmpl w:val="5E3A3A00"/>
    <w:lvl w:ilvl="0">
      <w:start w:val="21"/>
      <w:numFmt w:val="upperLetter"/>
      <w:lvlText w:val="%1"/>
      <w:lvlJc w:val="left"/>
      <w:pPr>
        <w:ind w:hanging="455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5"/>
      </w:pPr>
      <w:rPr>
        <w:rFonts w:ascii="Calibri" w:eastAsia="Calibri" w:hAnsi="Calibri" w:hint="default"/>
        <w:b/>
        <w:bCs/>
        <w:spacing w:val="-4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1">
    <w:nsid w:val="704E41C7"/>
    <w:multiLevelType w:val="hybridMultilevel"/>
    <w:tmpl w:val="41166FE8"/>
    <w:lvl w:ilvl="0" w:tplc="D55A933A">
      <w:start w:val="1"/>
      <w:numFmt w:val="bullet"/>
      <w:lvlText w:val="•"/>
      <w:lvlJc w:val="left"/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1F2336C"/>
    <w:multiLevelType w:val="hybridMultilevel"/>
    <w:tmpl w:val="C28278FC"/>
    <w:lvl w:ilvl="0" w:tplc="F14E0876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DA4C44C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2" w:tplc="3D28946C">
      <w:start w:val="1"/>
      <w:numFmt w:val="bullet"/>
      <w:lvlText w:val="•"/>
      <w:lvlJc w:val="left"/>
      <w:rPr>
        <w:rFonts w:hint="default"/>
      </w:rPr>
    </w:lvl>
    <w:lvl w:ilvl="3" w:tplc="8D4CFF82">
      <w:start w:val="1"/>
      <w:numFmt w:val="bullet"/>
      <w:lvlText w:val="•"/>
      <w:lvlJc w:val="left"/>
      <w:rPr>
        <w:rFonts w:hint="default"/>
      </w:rPr>
    </w:lvl>
    <w:lvl w:ilvl="4" w:tplc="B3D69A30">
      <w:start w:val="1"/>
      <w:numFmt w:val="bullet"/>
      <w:lvlText w:val="•"/>
      <w:lvlJc w:val="left"/>
      <w:rPr>
        <w:rFonts w:hint="default"/>
      </w:rPr>
    </w:lvl>
    <w:lvl w:ilvl="5" w:tplc="AFE0B45E">
      <w:start w:val="1"/>
      <w:numFmt w:val="bullet"/>
      <w:lvlText w:val="•"/>
      <w:lvlJc w:val="left"/>
      <w:rPr>
        <w:rFonts w:hint="default"/>
      </w:rPr>
    </w:lvl>
    <w:lvl w:ilvl="6" w:tplc="0F7C849A">
      <w:start w:val="1"/>
      <w:numFmt w:val="bullet"/>
      <w:lvlText w:val="•"/>
      <w:lvlJc w:val="left"/>
      <w:rPr>
        <w:rFonts w:hint="default"/>
      </w:rPr>
    </w:lvl>
    <w:lvl w:ilvl="7" w:tplc="65F0398E">
      <w:start w:val="1"/>
      <w:numFmt w:val="bullet"/>
      <w:lvlText w:val="•"/>
      <w:lvlJc w:val="left"/>
      <w:rPr>
        <w:rFonts w:hint="default"/>
      </w:rPr>
    </w:lvl>
    <w:lvl w:ilvl="8" w:tplc="6C6E1364">
      <w:start w:val="1"/>
      <w:numFmt w:val="bullet"/>
      <w:lvlText w:val="•"/>
      <w:lvlJc w:val="left"/>
      <w:rPr>
        <w:rFonts w:hint="default"/>
      </w:rPr>
    </w:lvl>
  </w:abstractNum>
  <w:abstractNum w:abstractNumId="73">
    <w:nsid w:val="735A2539"/>
    <w:multiLevelType w:val="multilevel"/>
    <w:tmpl w:val="7ED88A26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74">
    <w:nsid w:val="7393119F"/>
    <w:multiLevelType w:val="hybridMultilevel"/>
    <w:tmpl w:val="64125F6E"/>
    <w:lvl w:ilvl="0" w:tplc="53344AB8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CCD45E30">
      <w:start w:val="1"/>
      <w:numFmt w:val="bullet"/>
      <w:lvlText w:val="•"/>
      <w:lvlJc w:val="left"/>
      <w:rPr>
        <w:rFonts w:hint="default"/>
      </w:rPr>
    </w:lvl>
    <w:lvl w:ilvl="2" w:tplc="BD48F89C">
      <w:start w:val="1"/>
      <w:numFmt w:val="bullet"/>
      <w:lvlText w:val="•"/>
      <w:lvlJc w:val="left"/>
      <w:rPr>
        <w:rFonts w:hint="default"/>
      </w:rPr>
    </w:lvl>
    <w:lvl w:ilvl="3" w:tplc="103C0C6A">
      <w:start w:val="1"/>
      <w:numFmt w:val="bullet"/>
      <w:lvlText w:val="•"/>
      <w:lvlJc w:val="left"/>
      <w:rPr>
        <w:rFonts w:hint="default"/>
      </w:rPr>
    </w:lvl>
    <w:lvl w:ilvl="4" w:tplc="91C2387E">
      <w:start w:val="1"/>
      <w:numFmt w:val="bullet"/>
      <w:lvlText w:val="•"/>
      <w:lvlJc w:val="left"/>
      <w:rPr>
        <w:rFonts w:hint="default"/>
      </w:rPr>
    </w:lvl>
    <w:lvl w:ilvl="5" w:tplc="866EA95C">
      <w:start w:val="1"/>
      <w:numFmt w:val="bullet"/>
      <w:lvlText w:val="•"/>
      <w:lvlJc w:val="left"/>
      <w:rPr>
        <w:rFonts w:hint="default"/>
      </w:rPr>
    </w:lvl>
    <w:lvl w:ilvl="6" w:tplc="E25EC5AA">
      <w:start w:val="1"/>
      <w:numFmt w:val="bullet"/>
      <w:lvlText w:val="•"/>
      <w:lvlJc w:val="left"/>
      <w:rPr>
        <w:rFonts w:hint="default"/>
      </w:rPr>
    </w:lvl>
    <w:lvl w:ilvl="7" w:tplc="B49C4200">
      <w:start w:val="1"/>
      <w:numFmt w:val="bullet"/>
      <w:lvlText w:val="•"/>
      <w:lvlJc w:val="left"/>
      <w:rPr>
        <w:rFonts w:hint="default"/>
      </w:rPr>
    </w:lvl>
    <w:lvl w:ilvl="8" w:tplc="6308BB82">
      <w:start w:val="1"/>
      <w:numFmt w:val="bullet"/>
      <w:lvlText w:val="•"/>
      <w:lvlJc w:val="left"/>
      <w:rPr>
        <w:rFonts w:hint="default"/>
      </w:rPr>
    </w:lvl>
  </w:abstractNum>
  <w:abstractNum w:abstractNumId="75">
    <w:nsid w:val="753701A2"/>
    <w:multiLevelType w:val="hybridMultilevel"/>
    <w:tmpl w:val="C646EBB6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76">
    <w:nsid w:val="79103B3C"/>
    <w:multiLevelType w:val="hybridMultilevel"/>
    <w:tmpl w:val="631EFB72"/>
    <w:lvl w:ilvl="0" w:tplc="E5BCDAB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A528074">
      <w:start w:val="1"/>
      <w:numFmt w:val="bullet"/>
      <w:lvlText w:val="•"/>
      <w:lvlJc w:val="left"/>
      <w:rPr>
        <w:rFonts w:hint="default"/>
      </w:rPr>
    </w:lvl>
    <w:lvl w:ilvl="2" w:tplc="6338EA18">
      <w:start w:val="1"/>
      <w:numFmt w:val="bullet"/>
      <w:lvlText w:val="•"/>
      <w:lvlJc w:val="left"/>
      <w:rPr>
        <w:rFonts w:hint="default"/>
      </w:rPr>
    </w:lvl>
    <w:lvl w:ilvl="3" w:tplc="6002C478">
      <w:start w:val="1"/>
      <w:numFmt w:val="bullet"/>
      <w:lvlText w:val="•"/>
      <w:lvlJc w:val="left"/>
      <w:rPr>
        <w:rFonts w:hint="default"/>
      </w:rPr>
    </w:lvl>
    <w:lvl w:ilvl="4" w:tplc="EBE0A198">
      <w:start w:val="1"/>
      <w:numFmt w:val="bullet"/>
      <w:lvlText w:val="•"/>
      <w:lvlJc w:val="left"/>
      <w:rPr>
        <w:rFonts w:hint="default"/>
      </w:rPr>
    </w:lvl>
    <w:lvl w:ilvl="5" w:tplc="C6EE290E">
      <w:start w:val="1"/>
      <w:numFmt w:val="bullet"/>
      <w:lvlText w:val="•"/>
      <w:lvlJc w:val="left"/>
      <w:rPr>
        <w:rFonts w:hint="default"/>
      </w:rPr>
    </w:lvl>
    <w:lvl w:ilvl="6" w:tplc="44D867FA">
      <w:start w:val="1"/>
      <w:numFmt w:val="bullet"/>
      <w:lvlText w:val="•"/>
      <w:lvlJc w:val="left"/>
      <w:rPr>
        <w:rFonts w:hint="default"/>
      </w:rPr>
    </w:lvl>
    <w:lvl w:ilvl="7" w:tplc="44BEC15A">
      <w:start w:val="1"/>
      <w:numFmt w:val="bullet"/>
      <w:lvlText w:val="•"/>
      <w:lvlJc w:val="left"/>
      <w:rPr>
        <w:rFonts w:hint="default"/>
      </w:rPr>
    </w:lvl>
    <w:lvl w:ilvl="8" w:tplc="52D2DCF2">
      <w:start w:val="1"/>
      <w:numFmt w:val="bullet"/>
      <w:lvlText w:val="•"/>
      <w:lvlJc w:val="left"/>
      <w:rPr>
        <w:rFonts w:hint="default"/>
      </w:rPr>
    </w:lvl>
  </w:abstractNum>
  <w:abstractNum w:abstractNumId="77">
    <w:nsid w:val="79E221BA"/>
    <w:multiLevelType w:val="hybridMultilevel"/>
    <w:tmpl w:val="3B20A798"/>
    <w:lvl w:ilvl="0" w:tplc="E49E14CE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A81AA1BC">
      <w:start w:val="1"/>
      <w:numFmt w:val="bullet"/>
      <w:lvlText w:val="•"/>
      <w:lvlJc w:val="left"/>
      <w:rPr>
        <w:rFonts w:hint="default"/>
      </w:rPr>
    </w:lvl>
    <w:lvl w:ilvl="2" w:tplc="19FC19AA">
      <w:start w:val="1"/>
      <w:numFmt w:val="bullet"/>
      <w:lvlText w:val="•"/>
      <w:lvlJc w:val="left"/>
      <w:rPr>
        <w:rFonts w:hint="default"/>
      </w:rPr>
    </w:lvl>
    <w:lvl w:ilvl="3" w:tplc="E1B69426">
      <w:start w:val="1"/>
      <w:numFmt w:val="bullet"/>
      <w:lvlText w:val="•"/>
      <w:lvlJc w:val="left"/>
      <w:rPr>
        <w:rFonts w:hint="default"/>
      </w:rPr>
    </w:lvl>
    <w:lvl w:ilvl="4" w:tplc="1C6A85AA">
      <w:start w:val="1"/>
      <w:numFmt w:val="bullet"/>
      <w:lvlText w:val="•"/>
      <w:lvlJc w:val="left"/>
      <w:rPr>
        <w:rFonts w:hint="default"/>
      </w:rPr>
    </w:lvl>
    <w:lvl w:ilvl="5" w:tplc="2E3038C8">
      <w:start w:val="1"/>
      <w:numFmt w:val="bullet"/>
      <w:lvlText w:val="•"/>
      <w:lvlJc w:val="left"/>
      <w:rPr>
        <w:rFonts w:hint="default"/>
      </w:rPr>
    </w:lvl>
    <w:lvl w:ilvl="6" w:tplc="D5663A26">
      <w:start w:val="1"/>
      <w:numFmt w:val="bullet"/>
      <w:lvlText w:val="•"/>
      <w:lvlJc w:val="left"/>
      <w:rPr>
        <w:rFonts w:hint="default"/>
      </w:rPr>
    </w:lvl>
    <w:lvl w:ilvl="7" w:tplc="311C48E8">
      <w:start w:val="1"/>
      <w:numFmt w:val="bullet"/>
      <w:lvlText w:val="•"/>
      <w:lvlJc w:val="left"/>
      <w:rPr>
        <w:rFonts w:hint="default"/>
      </w:rPr>
    </w:lvl>
    <w:lvl w:ilvl="8" w:tplc="72080E12">
      <w:start w:val="1"/>
      <w:numFmt w:val="bullet"/>
      <w:lvlText w:val="•"/>
      <w:lvlJc w:val="left"/>
      <w:rPr>
        <w:rFonts w:hint="default"/>
      </w:rPr>
    </w:lvl>
  </w:abstractNum>
  <w:abstractNum w:abstractNumId="78">
    <w:nsid w:val="7A88745F"/>
    <w:multiLevelType w:val="hybridMultilevel"/>
    <w:tmpl w:val="7C262996"/>
    <w:lvl w:ilvl="0" w:tplc="C62C2BCC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9FAAD956">
      <w:start w:val="1"/>
      <w:numFmt w:val="bullet"/>
      <w:lvlText w:val="•"/>
      <w:lvlJc w:val="left"/>
      <w:rPr>
        <w:rFonts w:hint="default"/>
      </w:rPr>
    </w:lvl>
    <w:lvl w:ilvl="2" w:tplc="32A688F4">
      <w:start w:val="1"/>
      <w:numFmt w:val="bullet"/>
      <w:lvlText w:val="•"/>
      <w:lvlJc w:val="left"/>
      <w:rPr>
        <w:rFonts w:hint="default"/>
      </w:rPr>
    </w:lvl>
    <w:lvl w:ilvl="3" w:tplc="79D42FE2">
      <w:start w:val="1"/>
      <w:numFmt w:val="bullet"/>
      <w:lvlText w:val="•"/>
      <w:lvlJc w:val="left"/>
      <w:rPr>
        <w:rFonts w:hint="default"/>
      </w:rPr>
    </w:lvl>
    <w:lvl w:ilvl="4" w:tplc="61B01DB6">
      <w:start w:val="1"/>
      <w:numFmt w:val="bullet"/>
      <w:lvlText w:val="•"/>
      <w:lvlJc w:val="left"/>
      <w:rPr>
        <w:rFonts w:hint="default"/>
      </w:rPr>
    </w:lvl>
    <w:lvl w:ilvl="5" w:tplc="527A86AE">
      <w:start w:val="1"/>
      <w:numFmt w:val="bullet"/>
      <w:lvlText w:val="•"/>
      <w:lvlJc w:val="left"/>
      <w:rPr>
        <w:rFonts w:hint="default"/>
      </w:rPr>
    </w:lvl>
    <w:lvl w:ilvl="6" w:tplc="680C3392">
      <w:start w:val="1"/>
      <w:numFmt w:val="bullet"/>
      <w:lvlText w:val="•"/>
      <w:lvlJc w:val="left"/>
      <w:rPr>
        <w:rFonts w:hint="default"/>
      </w:rPr>
    </w:lvl>
    <w:lvl w:ilvl="7" w:tplc="C554DF48">
      <w:start w:val="1"/>
      <w:numFmt w:val="bullet"/>
      <w:lvlText w:val="•"/>
      <w:lvlJc w:val="left"/>
      <w:rPr>
        <w:rFonts w:hint="default"/>
      </w:rPr>
    </w:lvl>
    <w:lvl w:ilvl="8" w:tplc="6180C02C">
      <w:start w:val="1"/>
      <w:numFmt w:val="bullet"/>
      <w:lvlText w:val="•"/>
      <w:lvlJc w:val="left"/>
      <w:rPr>
        <w:rFonts w:hint="default"/>
      </w:rPr>
    </w:lvl>
  </w:abstractNum>
  <w:abstractNum w:abstractNumId="79">
    <w:nsid w:val="7BC87E67"/>
    <w:multiLevelType w:val="hybridMultilevel"/>
    <w:tmpl w:val="1D824F7A"/>
    <w:lvl w:ilvl="0" w:tplc="890870F4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1" w:tplc="BD586CB8">
      <w:start w:val="1"/>
      <w:numFmt w:val="bullet"/>
      <w:lvlText w:val="•"/>
      <w:lvlJc w:val="left"/>
      <w:rPr>
        <w:rFonts w:hint="default"/>
      </w:rPr>
    </w:lvl>
    <w:lvl w:ilvl="2" w:tplc="300496DC">
      <w:start w:val="1"/>
      <w:numFmt w:val="bullet"/>
      <w:lvlText w:val="•"/>
      <w:lvlJc w:val="left"/>
      <w:rPr>
        <w:rFonts w:hint="default"/>
      </w:rPr>
    </w:lvl>
    <w:lvl w:ilvl="3" w:tplc="EE1EBB18">
      <w:start w:val="1"/>
      <w:numFmt w:val="bullet"/>
      <w:lvlText w:val="•"/>
      <w:lvlJc w:val="left"/>
      <w:rPr>
        <w:rFonts w:hint="default"/>
      </w:rPr>
    </w:lvl>
    <w:lvl w:ilvl="4" w:tplc="FD2E7186">
      <w:start w:val="1"/>
      <w:numFmt w:val="bullet"/>
      <w:lvlText w:val="•"/>
      <w:lvlJc w:val="left"/>
      <w:rPr>
        <w:rFonts w:hint="default"/>
      </w:rPr>
    </w:lvl>
    <w:lvl w:ilvl="5" w:tplc="BD4200B6">
      <w:start w:val="1"/>
      <w:numFmt w:val="bullet"/>
      <w:lvlText w:val="•"/>
      <w:lvlJc w:val="left"/>
      <w:rPr>
        <w:rFonts w:hint="default"/>
      </w:rPr>
    </w:lvl>
    <w:lvl w:ilvl="6" w:tplc="B7886140">
      <w:start w:val="1"/>
      <w:numFmt w:val="bullet"/>
      <w:lvlText w:val="•"/>
      <w:lvlJc w:val="left"/>
      <w:rPr>
        <w:rFonts w:hint="default"/>
      </w:rPr>
    </w:lvl>
    <w:lvl w:ilvl="7" w:tplc="70C48CE8">
      <w:start w:val="1"/>
      <w:numFmt w:val="bullet"/>
      <w:lvlText w:val="•"/>
      <w:lvlJc w:val="left"/>
      <w:rPr>
        <w:rFonts w:hint="default"/>
      </w:rPr>
    </w:lvl>
    <w:lvl w:ilvl="8" w:tplc="1DB06310">
      <w:start w:val="1"/>
      <w:numFmt w:val="bullet"/>
      <w:lvlText w:val="•"/>
      <w:lvlJc w:val="left"/>
      <w:rPr>
        <w:rFonts w:hint="default"/>
      </w:rPr>
    </w:lvl>
  </w:abstractNum>
  <w:abstractNum w:abstractNumId="80">
    <w:nsid w:val="7D98716C"/>
    <w:multiLevelType w:val="multilevel"/>
    <w:tmpl w:val="5FB2BBCC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1">
    <w:nsid w:val="7E240A2C"/>
    <w:multiLevelType w:val="multilevel"/>
    <w:tmpl w:val="FC16A014"/>
    <w:lvl w:ilvl="0">
      <w:start w:val="21"/>
      <w:numFmt w:val="upperLetter"/>
      <w:lvlText w:val="%1"/>
      <w:lvlJc w:val="left"/>
      <w:pPr>
        <w:ind w:hanging="456"/>
      </w:pPr>
      <w:rPr>
        <w:rFonts w:hint="default"/>
      </w:rPr>
    </w:lvl>
    <w:lvl w:ilvl="1">
      <w:start w:val="19"/>
      <w:numFmt w:val="upperLetter"/>
      <w:lvlText w:val="%1.%2."/>
      <w:lvlJc w:val="left"/>
      <w:pPr>
        <w:ind w:hanging="456"/>
      </w:pPr>
      <w:rPr>
        <w:rFonts w:ascii="Calibri" w:eastAsia="Calibri" w:hAnsi="Calibri" w:hint="default"/>
        <w:b/>
        <w:bCs/>
        <w:spacing w:val="-4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hanging="24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2">
    <w:nsid w:val="7E81732F"/>
    <w:multiLevelType w:val="hybridMultilevel"/>
    <w:tmpl w:val="65B43C9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3"/>
  </w:num>
  <w:num w:numId="2">
    <w:abstractNumId w:val="13"/>
  </w:num>
  <w:num w:numId="3">
    <w:abstractNumId w:val="79"/>
  </w:num>
  <w:num w:numId="4">
    <w:abstractNumId w:val="64"/>
  </w:num>
  <w:num w:numId="5">
    <w:abstractNumId w:val="59"/>
  </w:num>
  <w:num w:numId="6">
    <w:abstractNumId w:val="23"/>
  </w:num>
  <w:num w:numId="7">
    <w:abstractNumId w:val="60"/>
  </w:num>
  <w:num w:numId="8">
    <w:abstractNumId w:val="78"/>
  </w:num>
  <w:num w:numId="9">
    <w:abstractNumId w:val="72"/>
  </w:num>
  <w:num w:numId="10">
    <w:abstractNumId w:val="30"/>
  </w:num>
  <w:num w:numId="11">
    <w:abstractNumId w:val="35"/>
  </w:num>
  <w:num w:numId="12">
    <w:abstractNumId w:val="67"/>
  </w:num>
  <w:num w:numId="13">
    <w:abstractNumId w:val="41"/>
  </w:num>
  <w:num w:numId="14">
    <w:abstractNumId w:val="14"/>
  </w:num>
  <w:num w:numId="15">
    <w:abstractNumId w:val="76"/>
  </w:num>
  <w:num w:numId="16">
    <w:abstractNumId w:val="74"/>
  </w:num>
  <w:num w:numId="17">
    <w:abstractNumId w:val="8"/>
  </w:num>
  <w:num w:numId="18">
    <w:abstractNumId w:val="26"/>
  </w:num>
  <w:num w:numId="19">
    <w:abstractNumId w:val="20"/>
  </w:num>
  <w:num w:numId="20">
    <w:abstractNumId w:val="57"/>
  </w:num>
  <w:num w:numId="21">
    <w:abstractNumId w:val="2"/>
  </w:num>
  <w:num w:numId="22">
    <w:abstractNumId w:val="70"/>
  </w:num>
  <w:num w:numId="23">
    <w:abstractNumId w:val="15"/>
  </w:num>
  <w:num w:numId="24">
    <w:abstractNumId w:val="81"/>
  </w:num>
  <w:num w:numId="25">
    <w:abstractNumId w:val="5"/>
  </w:num>
  <w:num w:numId="26">
    <w:abstractNumId w:val="17"/>
  </w:num>
  <w:num w:numId="27">
    <w:abstractNumId w:val="4"/>
  </w:num>
  <w:num w:numId="28">
    <w:abstractNumId w:val="39"/>
  </w:num>
  <w:num w:numId="29">
    <w:abstractNumId w:val="36"/>
  </w:num>
  <w:num w:numId="30">
    <w:abstractNumId w:val="73"/>
  </w:num>
  <w:num w:numId="31">
    <w:abstractNumId w:val="42"/>
  </w:num>
  <w:num w:numId="32">
    <w:abstractNumId w:val="0"/>
  </w:num>
  <w:num w:numId="33">
    <w:abstractNumId w:val="11"/>
  </w:num>
  <w:num w:numId="34">
    <w:abstractNumId w:val="47"/>
  </w:num>
  <w:num w:numId="35">
    <w:abstractNumId w:val="50"/>
  </w:num>
  <w:num w:numId="36">
    <w:abstractNumId w:val="19"/>
  </w:num>
  <w:num w:numId="37">
    <w:abstractNumId w:val="58"/>
  </w:num>
  <w:num w:numId="38">
    <w:abstractNumId w:val="27"/>
  </w:num>
  <w:num w:numId="39">
    <w:abstractNumId w:val="3"/>
  </w:num>
  <w:num w:numId="40">
    <w:abstractNumId w:val="68"/>
  </w:num>
  <w:num w:numId="41">
    <w:abstractNumId w:val="44"/>
  </w:num>
  <w:num w:numId="42">
    <w:abstractNumId w:val="63"/>
  </w:num>
  <w:num w:numId="43">
    <w:abstractNumId w:val="24"/>
  </w:num>
  <w:num w:numId="44">
    <w:abstractNumId w:val="7"/>
  </w:num>
  <w:num w:numId="45">
    <w:abstractNumId w:val="54"/>
  </w:num>
  <w:num w:numId="46">
    <w:abstractNumId w:val="31"/>
  </w:num>
  <w:num w:numId="47">
    <w:abstractNumId w:val="18"/>
  </w:num>
  <w:num w:numId="48">
    <w:abstractNumId w:val="52"/>
  </w:num>
  <w:num w:numId="49">
    <w:abstractNumId w:val="66"/>
  </w:num>
  <w:num w:numId="50">
    <w:abstractNumId w:val="29"/>
  </w:num>
  <w:num w:numId="51">
    <w:abstractNumId w:val="34"/>
  </w:num>
  <w:num w:numId="52">
    <w:abstractNumId w:val="65"/>
  </w:num>
  <w:num w:numId="53">
    <w:abstractNumId w:val="9"/>
  </w:num>
  <w:num w:numId="54">
    <w:abstractNumId w:val="37"/>
  </w:num>
  <w:num w:numId="55">
    <w:abstractNumId w:val="40"/>
  </w:num>
  <w:num w:numId="56">
    <w:abstractNumId w:val="38"/>
  </w:num>
  <w:num w:numId="57">
    <w:abstractNumId w:val="62"/>
  </w:num>
  <w:num w:numId="58">
    <w:abstractNumId w:val="51"/>
  </w:num>
  <w:num w:numId="59">
    <w:abstractNumId w:val="55"/>
  </w:num>
  <w:num w:numId="60">
    <w:abstractNumId w:val="77"/>
  </w:num>
  <w:num w:numId="61">
    <w:abstractNumId w:val="6"/>
  </w:num>
  <w:num w:numId="62">
    <w:abstractNumId w:val="80"/>
  </w:num>
  <w:num w:numId="63">
    <w:abstractNumId w:val="43"/>
  </w:num>
  <w:num w:numId="64">
    <w:abstractNumId w:val="45"/>
  </w:num>
  <w:num w:numId="65">
    <w:abstractNumId w:val="28"/>
  </w:num>
  <w:num w:numId="66">
    <w:abstractNumId w:val="46"/>
  </w:num>
  <w:num w:numId="67">
    <w:abstractNumId w:val="32"/>
  </w:num>
  <w:num w:numId="68">
    <w:abstractNumId w:val="75"/>
  </w:num>
  <w:num w:numId="69">
    <w:abstractNumId w:val="21"/>
  </w:num>
  <w:num w:numId="70">
    <w:abstractNumId w:val="82"/>
  </w:num>
  <w:num w:numId="71">
    <w:abstractNumId w:val="69"/>
  </w:num>
  <w:num w:numId="72">
    <w:abstractNumId w:val="16"/>
  </w:num>
  <w:num w:numId="73">
    <w:abstractNumId w:val="56"/>
  </w:num>
  <w:num w:numId="74">
    <w:abstractNumId w:val="61"/>
  </w:num>
  <w:num w:numId="75">
    <w:abstractNumId w:val="12"/>
  </w:num>
  <w:num w:numId="76">
    <w:abstractNumId w:val="71"/>
  </w:num>
  <w:num w:numId="77">
    <w:abstractNumId w:val="10"/>
  </w:num>
  <w:num w:numId="78">
    <w:abstractNumId w:val="33"/>
  </w:num>
  <w:num w:numId="79">
    <w:abstractNumId w:val="1"/>
  </w:num>
  <w:num w:numId="80">
    <w:abstractNumId w:val="49"/>
  </w:num>
  <w:num w:numId="81">
    <w:abstractNumId w:val="22"/>
  </w:num>
  <w:num w:numId="82">
    <w:abstractNumId w:val="25"/>
  </w:num>
  <w:num w:numId="83">
    <w:abstractNumId w:val="48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markup="0"/>
  <w:trackRevision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751"/>
    <w:rsid w:val="00005215"/>
    <w:rsid w:val="00007B5C"/>
    <w:rsid w:val="000112C0"/>
    <w:rsid w:val="0004356E"/>
    <w:rsid w:val="0004741B"/>
    <w:rsid w:val="00047AFC"/>
    <w:rsid w:val="00062466"/>
    <w:rsid w:val="00091D20"/>
    <w:rsid w:val="000B26F6"/>
    <w:rsid w:val="000D17FD"/>
    <w:rsid w:val="000E6D6C"/>
    <w:rsid w:val="000F0510"/>
    <w:rsid w:val="00105E87"/>
    <w:rsid w:val="00106FF5"/>
    <w:rsid w:val="00125527"/>
    <w:rsid w:val="0013070C"/>
    <w:rsid w:val="00132052"/>
    <w:rsid w:val="00144D23"/>
    <w:rsid w:val="00155BFF"/>
    <w:rsid w:val="0016620E"/>
    <w:rsid w:val="0017335F"/>
    <w:rsid w:val="001A5E7C"/>
    <w:rsid w:val="001F6C9E"/>
    <w:rsid w:val="00202202"/>
    <w:rsid w:val="00220B24"/>
    <w:rsid w:val="00246011"/>
    <w:rsid w:val="00272457"/>
    <w:rsid w:val="002924B8"/>
    <w:rsid w:val="0029602F"/>
    <w:rsid w:val="002971E0"/>
    <w:rsid w:val="002B5D27"/>
    <w:rsid w:val="002B705B"/>
    <w:rsid w:val="002C2E43"/>
    <w:rsid w:val="002D3B6D"/>
    <w:rsid w:val="002D6DC2"/>
    <w:rsid w:val="002E27AD"/>
    <w:rsid w:val="00303DA8"/>
    <w:rsid w:val="00305EAF"/>
    <w:rsid w:val="00322F34"/>
    <w:rsid w:val="00355067"/>
    <w:rsid w:val="003575E2"/>
    <w:rsid w:val="003600F7"/>
    <w:rsid w:val="00373BAE"/>
    <w:rsid w:val="003775EC"/>
    <w:rsid w:val="00395598"/>
    <w:rsid w:val="003A7091"/>
    <w:rsid w:val="003C430F"/>
    <w:rsid w:val="003C46EC"/>
    <w:rsid w:val="003D3C4B"/>
    <w:rsid w:val="003D6197"/>
    <w:rsid w:val="003F5276"/>
    <w:rsid w:val="00412B30"/>
    <w:rsid w:val="004267C5"/>
    <w:rsid w:val="004312C5"/>
    <w:rsid w:val="00451403"/>
    <w:rsid w:val="004726AA"/>
    <w:rsid w:val="00495D3D"/>
    <w:rsid w:val="004C4B1D"/>
    <w:rsid w:val="004D478A"/>
    <w:rsid w:val="004E39D7"/>
    <w:rsid w:val="00502751"/>
    <w:rsid w:val="00516132"/>
    <w:rsid w:val="00557C7B"/>
    <w:rsid w:val="005645FC"/>
    <w:rsid w:val="005B45E9"/>
    <w:rsid w:val="005C0567"/>
    <w:rsid w:val="005D53BF"/>
    <w:rsid w:val="006033BF"/>
    <w:rsid w:val="0061406E"/>
    <w:rsid w:val="006368AE"/>
    <w:rsid w:val="006431F5"/>
    <w:rsid w:val="00645822"/>
    <w:rsid w:val="006526DB"/>
    <w:rsid w:val="00691254"/>
    <w:rsid w:val="006C0D22"/>
    <w:rsid w:val="006E63D8"/>
    <w:rsid w:val="006F47EA"/>
    <w:rsid w:val="0070229C"/>
    <w:rsid w:val="00712455"/>
    <w:rsid w:val="007346FA"/>
    <w:rsid w:val="00750C04"/>
    <w:rsid w:val="00756EF1"/>
    <w:rsid w:val="007575D3"/>
    <w:rsid w:val="00777179"/>
    <w:rsid w:val="007D48E2"/>
    <w:rsid w:val="007D4AC0"/>
    <w:rsid w:val="007E0253"/>
    <w:rsid w:val="007F43F0"/>
    <w:rsid w:val="0082114F"/>
    <w:rsid w:val="008569B8"/>
    <w:rsid w:val="008927D7"/>
    <w:rsid w:val="008D14FC"/>
    <w:rsid w:val="008F7420"/>
    <w:rsid w:val="00962D39"/>
    <w:rsid w:val="00967370"/>
    <w:rsid w:val="00980666"/>
    <w:rsid w:val="00980A17"/>
    <w:rsid w:val="00984027"/>
    <w:rsid w:val="00993E3C"/>
    <w:rsid w:val="00997C93"/>
    <w:rsid w:val="009A1551"/>
    <w:rsid w:val="009A4C7D"/>
    <w:rsid w:val="009E7910"/>
    <w:rsid w:val="00A535FE"/>
    <w:rsid w:val="00A568CF"/>
    <w:rsid w:val="00A75CD2"/>
    <w:rsid w:val="00A87B8C"/>
    <w:rsid w:val="00AA1341"/>
    <w:rsid w:val="00AB13BD"/>
    <w:rsid w:val="00B14AB6"/>
    <w:rsid w:val="00B34931"/>
    <w:rsid w:val="00B55476"/>
    <w:rsid w:val="00B56E8A"/>
    <w:rsid w:val="00B570CA"/>
    <w:rsid w:val="00B63DB6"/>
    <w:rsid w:val="00B903BD"/>
    <w:rsid w:val="00BC4489"/>
    <w:rsid w:val="00BD792B"/>
    <w:rsid w:val="00BE667A"/>
    <w:rsid w:val="00C15761"/>
    <w:rsid w:val="00C36A84"/>
    <w:rsid w:val="00C411F8"/>
    <w:rsid w:val="00C47778"/>
    <w:rsid w:val="00C50E38"/>
    <w:rsid w:val="00C53F06"/>
    <w:rsid w:val="00C7059B"/>
    <w:rsid w:val="00C77683"/>
    <w:rsid w:val="00C77E49"/>
    <w:rsid w:val="00C96284"/>
    <w:rsid w:val="00CA0A37"/>
    <w:rsid w:val="00CC22C9"/>
    <w:rsid w:val="00D0263D"/>
    <w:rsid w:val="00D0443C"/>
    <w:rsid w:val="00D231AF"/>
    <w:rsid w:val="00D404F1"/>
    <w:rsid w:val="00D51BC1"/>
    <w:rsid w:val="00D80095"/>
    <w:rsid w:val="00D920D4"/>
    <w:rsid w:val="00DA1C41"/>
    <w:rsid w:val="00DA7C73"/>
    <w:rsid w:val="00DB56EC"/>
    <w:rsid w:val="00DE19C5"/>
    <w:rsid w:val="00DF6D3A"/>
    <w:rsid w:val="00DF78AF"/>
    <w:rsid w:val="00E13C46"/>
    <w:rsid w:val="00E72657"/>
    <w:rsid w:val="00E877AC"/>
    <w:rsid w:val="00EA2B14"/>
    <w:rsid w:val="00EA5E8B"/>
    <w:rsid w:val="00EF2AE1"/>
    <w:rsid w:val="00EF7553"/>
    <w:rsid w:val="00F04699"/>
    <w:rsid w:val="00F12A3A"/>
    <w:rsid w:val="00F2046C"/>
    <w:rsid w:val="00F26017"/>
    <w:rsid w:val="00F629AB"/>
    <w:rsid w:val="00F6632C"/>
    <w:rsid w:val="00F92417"/>
    <w:rsid w:val="00FA3E95"/>
    <w:rsid w:val="00FC2888"/>
    <w:rsid w:val="00FE4D02"/>
    <w:rsid w:val="00FF0EC0"/>
    <w:rsid w:val="00FF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350"/>
      <w:outlineLvl w:val="0"/>
    </w:pPr>
    <w:rPr>
      <w:rFonts w:ascii="Arial" w:eastAsia="Arial" w:hAnsi="Arial"/>
      <w:sz w:val="66"/>
      <w:szCs w:val="66"/>
    </w:rPr>
  </w:style>
  <w:style w:type="paragraph" w:styleId="Heading2">
    <w:name w:val="heading 2"/>
    <w:basedOn w:val="Normal"/>
    <w:uiPriority w:val="1"/>
    <w:qFormat/>
    <w:pPr>
      <w:ind w:left="448"/>
      <w:outlineLvl w:val="1"/>
    </w:pPr>
    <w:rPr>
      <w:rFonts w:ascii="Arial" w:eastAsia="Arial" w:hAnsi="Arial"/>
      <w:sz w:val="54"/>
      <w:szCs w:val="54"/>
    </w:rPr>
  </w:style>
  <w:style w:type="paragraph" w:styleId="Heading3">
    <w:name w:val="heading 3"/>
    <w:basedOn w:val="Normal"/>
    <w:uiPriority w:val="1"/>
    <w:qFormat/>
    <w:pPr>
      <w:spacing w:before="91"/>
      <w:ind w:left="448"/>
      <w:outlineLvl w:val="2"/>
    </w:pPr>
    <w:rPr>
      <w:rFonts w:ascii="Arial" w:eastAsia="Arial" w:hAnsi="Arial"/>
      <w:sz w:val="42"/>
      <w:szCs w:val="42"/>
    </w:rPr>
  </w:style>
  <w:style w:type="paragraph" w:styleId="Heading4">
    <w:name w:val="heading 4"/>
    <w:basedOn w:val="Normal"/>
    <w:uiPriority w:val="1"/>
    <w:qFormat/>
    <w:pPr>
      <w:ind w:left="1992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rFonts w:ascii="Arial" w:eastAsia="Arial" w:hAnsi="Arial"/>
      <w:sz w:val="26"/>
      <w:szCs w:val="26"/>
    </w:rPr>
  </w:style>
  <w:style w:type="paragraph" w:styleId="Heading6">
    <w:name w:val="heading 6"/>
    <w:basedOn w:val="Normal"/>
    <w:uiPriority w:val="1"/>
    <w:qFormat/>
    <w:pPr>
      <w:ind w:left="100"/>
      <w:outlineLvl w:val="5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5"/>
      <w:ind w:left="100"/>
    </w:pPr>
    <w:rPr>
      <w:rFonts w:ascii="Calibri" w:eastAsia="Calibri" w:hAnsi="Calibri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ind w:left="46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320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0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493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284"/>
  </w:style>
  <w:style w:type="paragraph" w:styleId="Footer">
    <w:name w:val="footer"/>
    <w:basedOn w:val="Normal"/>
    <w:link w:val="Foot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284"/>
  </w:style>
  <w:style w:type="numbering" w:customStyle="1" w:styleId="NoList1">
    <w:name w:val="No List1"/>
    <w:next w:val="NoList"/>
    <w:uiPriority w:val="99"/>
    <w:semiHidden/>
    <w:unhideWhenUsed/>
    <w:rsid w:val="00C50E38"/>
  </w:style>
  <w:style w:type="numbering" w:customStyle="1" w:styleId="NoList2">
    <w:name w:val="No List2"/>
    <w:next w:val="NoList"/>
    <w:uiPriority w:val="99"/>
    <w:semiHidden/>
    <w:unhideWhenUsed/>
    <w:rsid w:val="00C50E38"/>
  </w:style>
  <w:style w:type="character" w:styleId="CommentReference">
    <w:name w:val="annotation reference"/>
    <w:basedOn w:val="DefaultParagraphFont"/>
    <w:uiPriority w:val="99"/>
    <w:semiHidden/>
    <w:unhideWhenUsed/>
    <w:rsid w:val="00BD79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79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79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79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792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350"/>
      <w:outlineLvl w:val="0"/>
    </w:pPr>
    <w:rPr>
      <w:rFonts w:ascii="Arial" w:eastAsia="Arial" w:hAnsi="Arial"/>
      <w:sz w:val="66"/>
      <w:szCs w:val="66"/>
    </w:rPr>
  </w:style>
  <w:style w:type="paragraph" w:styleId="Heading2">
    <w:name w:val="heading 2"/>
    <w:basedOn w:val="Normal"/>
    <w:uiPriority w:val="1"/>
    <w:qFormat/>
    <w:pPr>
      <w:ind w:left="448"/>
      <w:outlineLvl w:val="1"/>
    </w:pPr>
    <w:rPr>
      <w:rFonts w:ascii="Arial" w:eastAsia="Arial" w:hAnsi="Arial"/>
      <w:sz w:val="54"/>
      <w:szCs w:val="54"/>
    </w:rPr>
  </w:style>
  <w:style w:type="paragraph" w:styleId="Heading3">
    <w:name w:val="heading 3"/>
    <w:basedOn w:val="Normal"/>
    <w:uiPriority w:val="1"/>
    <w:qFormat/>
    <w:pPr>
      <w:spacing w:before="91"/>
      <w:ind w:left="448"/>
      <w:outlineLvl w:val="2"/>
    </w:pPr>
    <w:rPr>
      <w:rFonts w:ascii="Arial" w:eastAsia="Arial" w:hAnsi="Arial"/>
      <w:sz w:val="42"/>
      <w:szCs w:val="42"/>
    </w:rPr>
  </w:style>
  <w:style w:type="paragraph" w:styleId="Heading4">
    <w:name w:val="heading 4"/>
    <w:basedOn w:val="Normal"/>
    <w:uiPriority w:val="1"/>
    <w:qFormat/>
    <w:pPr>
      <w:ind w:left="1992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uiPriority w:val="1"/>
    <w:qFormat/>
    <w:pPr>
      <w:ind w:left="100"/>
      <w:outlineLvl w:val="4"/>
    </w:pPr>
    <w:rPr>
      <w:rFonts w:ascii="Arial" w:eastAsia="Arial" w:hAnsi="Arial"/>
      <w:sz w:val="26"/>
      <w:szCs w:val="26"/>
    </w:rPr>
  </w:style>
  <w:style w:type="paragraph" w:styleId="Heading6">
    <w:name w:val="heading 6"/>
    <w:basedOn w:val="Normal"/>
    <w:uiPriority w:val="1"/>
    <w:qFormat/>
    <w:pPr>
      <w:ind w:left="100"/>
      <w:outlineLvl w:val="5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5"/>
      <w:ind w:left="100"/>
    </w:pPr>
    <w:rPr>
      <w:rFonts w:ascii="Calibri" w:eastAsia="Calibri" w:hAnsi="Calibri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pPr>
      <w:ind w:left="46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320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0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493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284"/>
  </w:style>
  <w:style w:type="paragraph" w:styleId="Footer">
    <w:name w:val="footer"/>
    <w:basedOn w:val="Normal"/>
    <w:link w:val="FooterChar"/>
    <w:uiPriority w:val="99"/>
    <w:unhideWhenUsed/>
    <w:rsid w:val="00C96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284"/>
  </w:style>
  <w:style w:type="numbering" w:customStyle="1" w:styleId="NoList1">
    <w:name w:val="No List1"/>
    <w:next w:val="NoList"/>
    <w:uiPriority w:val="99"/>
    <w:semiHidden/>
    <w:unhideWhenUsed/>
    <w:rsid w:val="00C50E38"/>
  </w:style>
  <w:style w:type="numbering" w:customStyle="1" w:styleId="NoList2">
    <w:name w:val="No List2"/>
    <w:next w:val="NoList"/>
    <w:uiPriority w:val="99"/>
    <w:semiHidden/>
    <w:unhideWhenUsed/>
    <w:rsid w:val="00C50E38"/>
  </w:style>
  <w:style w:type="character" w:styleId="CommentReference">
    <w:name w:val="annotation reference"/>
    <w:basedOn w:val="DefaultParagraphFont"/>
    <w:uiPriority w:val="99"/>
    <w:semiHidden/>
    <w:unhideWhenUsed/>
    <w:rsid w:val="00BD79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79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79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79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792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A7FC4-B6FF-4AD0-8DE4-D5181B390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Housing and Urban Development</Company>
  <LinksUpToDate>false</LinksUpToDate>
  <CharactersWithSpaces>6142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Goldschmidt, Michael</dc:creator>
  <cp:lastModifiedBy>Goldschmidt, Michael</cp:lastModifiedBy>
  <cp:revision>5</cp:revision>
  <cp:lastPrinted>2015-11-12T05:33:00Z</cp:lastPrinted>
  <dcterms:created xsi:type="dcterms:W3CDTF">2016-05-20T03:56:00Z</dcterms:created>
  <dcterms:modified xsi:type="dcterms:W3CDTF">2016-05-20T04:46:00Z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2015-03-20T00:00:00Z</vt:filetime>
  </property>
  <property fmtid="{D5CDD505-2E9C-101B-9397-08002B2CF9AE}" pid="3" name="LastSaved">
    <vt:filetime>2015-06-23T00:00:00Z</vt:filetime>
  </property>
  <property fmtid="{D5CDD505-2E9C-101B-9397-08002B2CF9AE}" pid="4" name="_NewReviewCycle">
    <vt:lpwstr/>
  </property>
  <property fmtid="{D5CDD505-2E9C-101B-9397-08002B2CF9AE}" pid="5" name="_AdHocReviewCycleID">
    <vt:i4>350101726</vt:i4>
  </property>
  <property fmtid="{D5CDD505-2E9C-101B-9397-08002B2CF9AE}" pid="6" name="_EmailSubject">
    <vt:lpwstr>EDaSaHH Stakeholder Edits</vt:lpwstr>
  </property>
  <property fmtid="{D5CDD505-2E9C-101B-9397-08002B2CF9AE}" pid="7" name="_AuthorEmail">
    <vt:lpwstr>Shannon.E.Steinbauer@hud.gov</vt:lpwstr>
  </property>
  <property fmtid="{D5CDD505-2E9C-101B-9397-08002B2CF9AE}" pid="8" name="_AuthorEmailDisplayName">
    <vt:lpwstr>Steinbauer, Shannon E</vt:lpwstr>
  </property>
  <property fmtid="{D5CDD505-2E9C-101B-9397-08002B2CF9AE}" pid="9" name="_ReviewingToolsShownOnce">
    <vt:lpwstr/>
  </property>
</Properties>
</file>