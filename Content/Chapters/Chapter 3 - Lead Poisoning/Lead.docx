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1356" w:rsidRDefault="00061356" w:rsidP="00BC4489">
      <w:pPr>
        <w:pStyle w:val="Heading1"/>
        <w:spacing w:line="728" w:lineRule="exact"/>
        <w:ind w:left="3240"/>
        <w:rPr>
          <w:rFonts w:ascii="Arial Black" w:hAnsi="Arial Black"/>
          <w:color w:val="FFFFFF"/>
          <w:spacing w:val="13"/>
          <w:w w:val="105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64384" behindDoc="1" locked="0" layoutInCell="1" allowOverlap="1" wp14:anchorId="789489FD" wp14:editId="757EA718">
            <wp:simplePos x="0" y="0"/>
            <wp:positionH relativeFrom="column">
              <wp:posOffset>-338455</wp:posOffset>
            </wp:positionH>
            <wp:positionV relativeFrom="paragraph">
              <wp:posOffset>-494665</wp:posOffset>
            </wp:positionV>
            <wp:extent cx="1856232" cy="1179576"/>
            <wp:effectExtent l="0" t="0" r="0" b="1905"/>
            <wp:wrapThrough wrapText="bothSides">
              <wp:wrapPolygon edited="0">
                <wp:start x="0" y="0"/>
                <wp:lineTo x="0" y="21286"/>
                <wp:lineTo x="21282" y="21286"/>
                <wp:lineTo x="2128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232" cy="117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4027">
        <w:rPr>
          <w:noProof/>
        </w:rPr>
        <mc:AlternateContent>
          <mc:Choice Requires="wpg">
            <w:drawing>
              <wp:anchor distT="0" distB="0" distL="114300" distR="114300" simplePos="0" relativeHeight="251585024" behindDoc="1" locked="0" layoutInCell="1" allowOverlap="1" wp14:anchorId="16DD2B0C" wp14:editId="3DC9316B">
                <wp:simplePos x="0" y="0"/>
                <wp:positionH relativeFrom="page">
                  <wp:posOffset>453390</wp:posOffset>
                </wp:positionH>
                <wp:positionV relativeFrom="page">
                  <wp:posOffset>0</wp:posOffset>
                </wp:positionV>
                <wp:extent cx="6866255" cy="1572260"/>
                <wp:effectExtent l="0" t="0" r="0" b="8890"/>
                <wp:wrapNone/>
                <wp:docPr id="1010" name="Group 1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66255" cy="1572260"/>
                          <a:chOff x="714" y="0"/>
                          <a:chExt cx="10813" cy="2476"/>
                        </a:xfrm>
                      </wpg:grpSpPr>
                      <wpg:grpSp>
                        <wpg:cNvPr id="1012" name="Group 1016"/>
                        <wpg:cNvGrpSpPr>
                          <a:grpSpLocks/>
                        </wpg:cNvGrpSpPr>
                        <wpg:grpSpPr bwMode="auto">
                          <a:xfrm>
                            <a:off x="714" y="0"/>
                            <a:ext cx="10813" cy="1846"/>
                            <a:chOff x="714" y="0"/>
                            <a:chExt cx="10813" cy="1846"/>
                          </a:xfrm>
                        </wpg:grpSpPr>
                        <wps:wsp>
                          <wps:cNvPr id="1013" name="Freeform 1017"/>
                          <wps:cNvSpPr>
                            <a:spLocks/>
                          </wps:cNvSpPr>
                          <wps:spPr bwMode="auto">
                            <a:xfrm>
                              <a:off x="714" y="0"/>
                              <a:ext cx="10813" cy="1846"/>
                            </a:xfrm>
                            <a:custGeom>
                              <a:avLst/>
                              <a:gdLst>
                                <a:gd name="T0" fmla="+- 0 714 714"/>
                                <a:gd name="T1" fmla="*/ T0 w 10813"/>
                                <a:gd name="T2" fmla="*/ 0 h 1846"/>
                                <a:gd name="T3" fmla="+- 0 714 714"/>
                                <a:gd name="T4" fmla="*/ T3 w 10813"/>
                                <a:gd name="T5" fmla="*/ 1646 h 1846"/>
                                <a:gd name="T6" fmla="+- 0 715 714"/>
                                <a:gd name="T7" fmla="*/ T6 w 10813"/>
                                <a:gd name="T8" fmla="*/ 1712 h 1846"/>
                                <a:gd name="T9" fmla="+- 0 724 714"/>
                                <a:gd name="T10" fmla="*/ T9 w 10813"/>
                                <a:gd name="T11" fmla="*/ 1781 h 1846"/>
                                <a:gd name="T12" fmla="+- 0 763 714"/>
                                <a:gd name="T13" fmla="*/ T12 w 10813"/>
                                <a:gd name="T14" fmla="*/ 1829 h 1846"/>
                                <a:gd name="T15" fmla="+- 0 821 714"/>
                                <a:gd name="T16" fmla="*/ T15 w 10813"/>
                                <a:gd name="T17" fmla="*/ 1843 h 1846"/>
                                <a:gd name="T18" fmla="+- 0 915 714"/>
                                <a:gd name="T19" fmla="*/ T18 w 10813"/>
                                <a:gd name="T20" fmla="*/ 1846 h 1846"/>
                                <a:gd name="T21" fmla="+- 0 11362 714"/>
                                <a:gd name="T22" fmla="*/ T21 w 10813"/>
                                <a:gd name="T23" fmla="*/ 1845 h 1846"/>
                                <a:gd name="T24" fmla="+- 0 11442 714"/>
                                <a:gd name="T25" fmla="*/ T24 w 10813"/>
                                <a:gd name="T26" fmla="*/ 1839 h 1846"/>
                                <a:gd name="T27" fmla="+- 0 11502 714"/>
                                <a:gd name="T28" fmla="*/ T27 w 10813"/>
                                <a:gd name="T29" fmla="*/ 1810 h 1846"/>
                                <a:gd name="T30" fmla="+- 0 11523 714"/>
                                <a:gd name="T31" fmla="*/ T30 w 10813"/>
                                <a:gd name="T32" fmla="*/ 1738 h 1846"/>
                                <a:gd name="T33" fmla="+- 0 11526 714"/>
                                <a:gd name="T34" fmla="*/ T33 w 10813"/>
                                <a:gd name="T35" fmla="*/ 1646 h 1846"/>
                                <a:gd name="T36" fmla="+- 0 11526 714"/>
                                <a:gd name="T37" fmla="*/ T36 w 10813"/>
                                <a:gd name="T38" fmla="*/ 0 h 1846"/>
                                <a:gd name="T39" fmla="+- 0 714 714"/>
                                <a:gd name="T40" fmla="*/ T39 w 10813"/>
                                <a:gd name="T41" fmla="*/ 0 h 1846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1" y="T32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7" y="T38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0813" h="1846">
                                  <a:moveTo>
                                    <a:pt x="0" y="0"/>
                                  </a:moveTo>
                                  <a:lnTo>
                                    <a:pt x="0" y="1646"/>
                                  </a:lnTo>
                                  <a:lnTo>
                                    <a:pt x="1" y="1712"/>
                                  </a:lnTo>
                                  <a:lnTo>
                                    <a:pt x="10" y="1781"/>
                                  </a:lnTo>
                                  <a:lnTo>
                                    <a:pt x="49" y="1829"/>
                                  </a:lnTo>
                                  <a:lnTo>
                                    <a:pt x="107" y="1843"/>
                                  </a:lnTo>
                                  <a:lnTo>
                                    <a:pt x="201" y="1846"/>
                                  </a:lnTo>
                                  <a:lnTo>
                                    <a:pt x="10648" y="1845"/>
                                  </a:lnTo>
                                  <a:lnTo>
                                    <a:pt x="10728" y="1839"/>
                                  </a:lnTo>
                                  <a:lnTo>
                                    <a:pt x="10788" y="1810"/>
                                  </a:lnTo>
                                  <a:lnTo>
                                    <a:pt x="10809" y="1738"/>
                                  </a:lnTo>
                                  <a:lnTo>
                                    <a:pt x="10812" y="1646"/>
                                  </a:lnTo>
                                  <a:lnTo>
                                    <a:pt x="10812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79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4" name="Group 1014"/>
                        <wpg:cNvGrpSpPr>
                          <a:grpSpLocks/>
                        </wpg:cNvGrpSpPr>
                        <wpg:grpSpPr bwMode="auto">
                          <a:xfrm>
                            <a:off x="2333" y="1846"/>
                            <a:ext cx="7574" cy="630"/>
                            <a:chOff x="2333" y="1846"/>
                            <a:chExt cx="7574" cy="630"/>
                          </a:xfrm>
                        </wpg:grpSpPr>
                        <wps:wsp>
                          <wps:cNvPr id="1015" name="Freeform 1015"/>
                          <wps:cNvSpPr>
                            <a:spLocks/>
                          </wps:cNvSpPr>
                          <wps:spPr bwMode="auto">
                            <a:xfrm>
                              <a:off x="2333" y="1846"/>
                              <a:ext cx="7574" cy="630"/>
                            </a:xfrm>
                            <a:custGeom>
                              <a:avLst/>
                              <a:gdLst>
                                <a:gd name="T0" fmla="+- 0 9907 2333"/>
                                <a:gd name="T1" fmla="*/ T0 w 7574"/>
                                <a:gd name="T2" fmla="+- 0 1846 1846"/>
                                <a:gd name="T3" fmla="*/ 1846 h 630"/>
                                <a:gd name="T4" fmla="+- 0 2333 2333"/>
                                <a:gd name="T5" fmla="*/ T4 w 7574"/>
                                <a:gd name="T6" fmla="+- 0 1846 1846"/>
                                <a:gd name="T7" fmla="*/ 1846 h 630"/>
                                <a:gd name="T8" fmla="+- 0 2333 2333"/>
                                <a:gd name="T9" fmla="*/ T8 w 7574"/>
                                <a:gd name="T10" fmla="+- 0 2276 1846"/>
                                <a:gd name="T11" fmla="*/ 2276 h 630"/>
                                <a:gd name="T12" fmla="+- 0 2334 2333"/>
                                <a:gd name="T13" fmla="*/ T12 w 7574"/>
                                <a:gd name="T14" fmla="+- 0 2342 1846"/>
                                <a:gd name="T15" fmla="*/ 2342 h 630"/>
                                <a:gd name="T16" fmla="+- 0 2344 2333"/>
                                <a:gd name="T17" fmla="*/ T16 w 7574"/>
                                <a:gd name="T18" fmla="+- 0 2411 1846"/>
                                <a:gd name="T19" fmla="*/ 2411 h 630"/>
                                <a:gd name="T20" fmla="+- 0 2382 2333"/>
                                <a:gd name="T21" fmla="*/ T20 w 7574"/>
                                <a:gd name="T22" fmla="+- 0 2459 1846"/>
                                <a:gd name="T23" fmla="*/ 2459 h 630"/>
                                <a:gd name="T24" fmla="+- 0 2441 2333"/>
                                <a:gd name="T25" fmla="*/ T24 w 7574"/>
                                <a:gd name="T26" fmla="+- 0 2473 1846"/>
                                <a:gd name="T27" fmla="*/ 2473 h 630"/>
                                <a:gd name="T28" fmla="+- 0 2534 2333"/>
                                <a:gd name="T29" fmla="*/ T28 w 7574"/>
                                <a:gd name="T30" fmla="+- 0 2476 1846"/>
                                <a:gd name="T31" fmla="*/ 2476 h 630"/>
                                <a:gd name="T32" fmla="+- 0 9742 2333"/>
                                <a:gd name="T33" fmla="*/ T32 w 7574"/>
                                <a:gd name="T34" fmla="+- 0 2475 1846"/>
                                <a:gd name="T35" fmla="*/ 2475 h 630"/>
                                <a:gd name="T36" fmla="+- 0 9823 2333"/>
                                <a:gd name="T37" fmla="*/ T36 w 7574"/>
                                <a:gd name="T38" fmla="+- 0 2469 1846"/>
                                <a:gd name="T39" fmla="*/ 2469 h 630"/>
                                <a:gd name="T40" fmla="+- 0 9882 2333"/>
                                <a:gd name="T41" fmla="*/ T40 w 7574"/>
                                <a:gd name="T42" fmla="+- 0 2440 1846"/>
                                <a:gd name="T43" fmla="*/ 2440 h 630"/>
                                <a:gd name="T44" fmla="+- 0 9904 2333"/>
                                <a:gd name="T45" fmla="*/ T44 w 7574"/>
                                <a:gd name="T46" fmla="+- 0 2368 1846"/>
                                <a:gd name="T47" fmla="*/ 2368 h 630"/>
                                <a:gd name="T48" fmla="+- 0 9907 2333"/>
                                <a:gd name="T49" fmla="*/ T48 w 7574"/>
                                <a:gd name="T50" fmla="+- 0 2276 1846"/>
                                <a:gd name="T51" fmla="*/ 2276 h 630"/>
                                <a:gd name="T52" fmla="+- 0 9907 2333"/>
                                <a:gd name="T53" fmla="*/ T52 w 7574"/>
                                <a:gd name="T54" fmla="+- 0 1846 1846"/>
                                <a:gd name="T55" fmla="*/ 1846 h 6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7574" h="630">
                                  <a:moveTo>
                                    <a:pt x="757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30"/>
                                  </a:lnTo>
                                  <a:lnTo>
                                    <a:pt x="1" y="496"/>
                                  </a:lnTo>
                                  <a:lnTo>
                                    <a:pt x="11" y="565"/>
                                  </a:lnTo>
                                  <a:lnTo>
                                    <a:pt x="49" y="613"/>
                                  </a:lnTo>
                                  <a:lnTo>
                                    <a:pt x="108" y="627"/>
                                  </a:lnTo>
                                  <a:lnTo>
                                    <a:pt x="201" y="630"/>
                                  </a:lnTo>
                                  <a:lnTo>
                                    <a:pt x="7409" y="629"/>
                                  </a:lnTo>
                                  <a:lnTo>
                                    <a:pt x="7490" y="623"/>
                                  </a:lnTo>
                                  <a:lnTo>
                                    <a:pt x="7549" y="594"/>
                                  </a:lnTo>
                                  <a:lnTo>
                                    <a:pt x="7571" y="522"/>
                                  </a:lnTo>
                                  <a:lnTo>
                                    <a:pt x="7574" y="430"/>
                                  </a:lnTo>
                                  <a:lnTo>
                                    <a:pt x="75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1E9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C50AA" w:rsidRDefault="00AC50AA" w:rsidP="007575D3">
                                <w:pPr>
                                  <w:pStyle w:val="Heading4"/>
                                  <w:tabs>
                                    <w:tab w:val="left" w:pos="7200"/>
                                    <w:tab w:val="left" w:pos="9090"/>
                                  </w:tabs>
                                  <w:spacing w:before="23"/>
                                  <w:ind w:left="0"/>
                                  <w:jc w:val="center"/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</w:pP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  <w:t>Wh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spacing w:val="-3"/>
                                    <w:w w:val="120"/>
                                  </w:rPr>
                                  <w:t>a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  <w:t>t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spacing w:val="-52"/>
                                    <w:w w:val="120"/>
                                  </w:rPr>
                                  <w:t xml:space="preserve"> 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  <w:t>are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spacing w:val="-52"/>
                                    <w:w w:val="120"/>
                                  </w:rPr>
                                  <w:t xml:space="preserve"> 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  <w:t>the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spacing w:val="-52"/>
                                    <w:w w:val="120"/>
                                  </w:rPr>
                                  <w:t xml:space="preserve"> 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  <w:t>Health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spacing w:val="-51"/>
                                    <w:w w:val="120"/>
                                  </w:rPr>
                                  <w:t xml:space="preserve"> 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  <w:t>and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spacing w:val="-52"/>
                                    <w:w w:val="120"/>
                                  </w:rPr>
                                  <w:t xml:space="preserve"> 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  <w:t>Sa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spacing w:val="-4"/>
                                    <w:w w:val="120"/>
                                  </w:rPr>
                                  <w:t>f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  <w:t>ety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spacing w:val="-52"/>
                                    <w:w w:val="120"/>
                                  </w:rPr>
                                  <w:t xml:space="preserve"> 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  <w:t>Ris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spacing w:val="-3"/>
                                    <w:w w:val="120"/>
                                  </w:rPr>
                                  <w:t>k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  <w:t>s?</w:t>
                                </w:r>
                              </w:p>
                              <w:p w:rsidR="00AC50AA" w:rsidRDefault="00AC50AA" w:rsidP="007575D3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09" o:spid="_x0000_s1026" style="position:absolute;left:0;text-align:left;margin-left:35.7pt;margin-top:0;width:540.65pt;height:123.8pt;z-index:-251731456;mso-position-horizontal-relative:page;mso-position-vertical-relative:page" coordorigin="714" coordsize="10813,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">
                <v:group id="Group 1016" o:spid="_x0000_s1027" style="position:absolute;left:714;width:10813;height:1846" coordorigin="714" coordsize="10813,18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d3EUsQAAADd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4pX8PtN&#10;OEH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d3EUsQAAADdAAAA&#10;DwAAAAAAAAAAAAAAAACqAgAAZHJzL2Rvd25yZXYueG1sUEsFBgAAAAAEAAQA+gAAAJsDAAAAAA==&#10;">
                  <v:shape id="Freeform 1017" o:spid="_x0000_s1028" style="position:absolute;left:714;width:10813;height:1846;visibility:visible;mso-wrap-style:square;v-text-anchor:top" coordsize="10813,18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eyWMEA&#10;AADdAAAADwAAAGRycy9kb3ducmV2LnhtbERPzWrCQBC+F/oOyxS81Y2VFomuIlKl9da0DzBmx2xI&#10;djZkR41v3xUEb/Px/c5iNfhWnamPdWADk3EGirgMtubKwN/v9nUGKgqyxTYwGbhShNXy+WmBuQ0X&#10;/qFzIZVKIRxzNOBEulzrWDryGMehI07cMfQeJcG+0rbHSwr3rX7Lsg/tsebU4LCjjaOyKU7ewPvu&#10;OtPfrmDXHGS62cdGtrtPY0Yvw3oOSmiQh/ju/rJpfjaZwu2bdIJe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XsljBAAAA3QAAAA8AAAAAAAAAAAAAAAAAmAIAAGRycy9kb3du&#10;cmV2LnhtbFBLBQYAAAAABAAEAPUAAACGAwAAAAA=&#10;" path="m,l,1646r1,66l10,1781r39,48l107,1843r94,3l10648,1845r80,-6l10788,1810r21,-72l10812,1646,10812,,,e" fillcolor="#0079c1" stroked="f">
                    <v:path arrowok="t" o:connecttype="custom" o:connectlocs="0,0;0,1646;1,1712;10,1781;49,1829;107,1843;201,1846;10648,1845;10728,1839;10788,1810;10809,1738;10812,1646;10812,0;0,0" o:connectangles="0,0,0,0,0,0,0,0,0,0,0,0,0,0"/>
                  </v:shape>
                </v:group>
                <v:group id="Group 1014" o:spid="_x0000_s1029" style="position:absolute;left:2333;top:1846;width:7574;height:630" coordorigin="2333,1846" coordsize="7574,6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j5v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XHyDL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j5vcQAAADdAAAA&#10;DwAAAAAAAAAAAAAAAACqAgAAZHJzL2Rvd25yZXYueG1sUEsFBgAAAAAEAAQA+gAAAJsDAAAAAA==&#10;">
                  <v:shape id="Freeform 1015" o:spid="_x0000_s1030" style="position:absolute;left:2333;top:1846;width:7574;height:630;visibility:visible;mso-wrap-style:square;v-text-anchor:top" coordsize="7574,6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RgH8IA&#10;AADdAAAADwAAAGRycy9kb3ducmV2LnhtbERPTWvCQBC9F/oflil4azYqLZq6ioQIXrWlXqfZSTYk&#10;Oxuyq4n/3i0UepvH+5zNbrKduNHgG8cK5kkKgrh0uuFawdfn4XUFwgdkjZ1jUnAnD7vt89MGM+1G&#10;PtHtHGoRQ9hnqMCE0GdS+tKQRZ+4njhylRsshgiHWuoBxxhuO7lI03dpseHYYLCn3FDZnq9WwUWa&#10;n5NZF3V1GN30nRftulu2Ss1epv0HiEBT+Bf/uY86zk/nb/D7TTxBb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FGAfwgAAAN0AAAAPAAAAAAAAAAAAAAAAAJgCAABkcnMvZG93&#10;bnJldi54bWxQSwUGAAAAAAQABAD1AAAAhwMAAAAA&#10;" adj="-11796480,,5400" path="m7574,l,,,430r1,66l11,565r38,48l108,627r93,3l7409,629r81,-6l7549,594r22,-72l7574,430,7574,xe" fillcolor="#e1e9f6" stroked="f">
                    <v:stroke joinstyle="round"/>
                    <v:formulas/>
                    <v:path arrowok="t" o:connecttype="custom" o:connectlocs="7574,1846;0,1846;0,2276;1,2342;11,2411;49,2459;108,2473;201,2476;7409,2475;7490,2469;7549,2440;7571,2368;7574,2276;7574,1846" o:connectangles="0,0,0,0,0,0,0,0,0,0,0,0,0,0" textboxrect="0,0,7574,630"/>
                    <v:textbox>
                      <w:txbxContent>
                        <w:p w:rsidR="00AC50AA" w:rsidRDefault="00AC50AA" w:rsidP="007575D3">
                          <w:pPr>
                            <w:pStyle w:val="Heading4"/>
                            <w:tabs>
                              <w:tab w:val="left" w:pos="7200"/>
                              <w:tab w:val="left" w:pos="9090"/>
                            </w:tabs>
                            <w:spacing w:before="23"/>
                            <w:ind w:left="0"/>
                            <w:jc w:val="center"/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</w:pP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  <w:t>Wh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spacing w:val="-3"/>
                              <w:w w:val="120"/>
                            </w:rPr>
                            <w:t>a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  <w:t>t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spacing w:val="-52"/>
                              <w:w w:val="120"/>
                            </w:rPr>
                            <w:t xml:space="preserve"> 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  <w:t>are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spacing w:val="-52"/>
                              <w:w w:val="120"/>
                            </w:rPr>
                            <w:t xml:space="preserve"> 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  <w:t>the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spacing w:val="-52"/>
                              <w:w w:val="120"/>
                            </w:rPr>
                            <w:t xml:space="preserve"> 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  <w:t>Health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spacing w:val="-51"/>
                              <w:w w:val="120"/>
                            </w:rPr>
                            <w:t xml:space="preserve"> 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  <w:t>and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spacing w:val="-52"/>
                              <w:w w:val="120"/>
                            </w:rPr>
                            <w:t xml:space="preserve"> 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  <w:t>Sa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spacing w:val="-4"/>
                              <w:w w:val="120"/>
                            </w:rPr>
                            <w:t>f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  <w:t>ety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spacing w:val="-52"/>
                              <w:w w:val="120"/>
                            </w:rPr>
                            <w:t xml:space="preserve"> 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  <w:t>Ris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spacing w:val="-3"/>
                              <w:w w:val="120"/>
                            </w:rPr>
                            <w:t>k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  <w:t>s?</w:t>
                          </w:r>
                        </w:p>
                        <w:p w:rsidR="00AC50AA" w:rsidRDefault="00AC50AA" w:rsidP="007575D3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  <w:r>
        <w:rPr>
          <w:rFonts w:ascii="Arial Black" w:hAnsi="Arial Black"/>
          <w:color w:val="FFFFFF"/>
          <w:spacing w:val="13"/>
          <w:w w:val="105"/>
        </w:rPr>
        <w:t>LEAD</w:t>
      </w:r>
      <w:r w:rsidR="006F5214">
        <w:rPr>
          <w:rFonts w:ascii="Arial Black" w:hAnsi="Arial Black"/>
          <w:color w:val="FFFFFF"/>
          <w:spacing w:val="13"/>
          <w:w w:val="105"/>
        </w:rPr>
        <w:t xml:space="preserve"> </w:t>
      </w:r>
      <w:r>
        <w:rPr>
          <w:rFonts w:ascii="Arial Black" w:hAnsi="Arial Black"/>
          <w:color w:val="FFFFFF"/>
          <w:spacing w:val="13"/>
          <w:w w:val="105"/>
        </w:rPr>
        <w:t>POISONING</w:t>
      </w:r>
    </w:p>
    <w:p w:rsidR="007575D3" w:rsidRPr="00E72657" w:rsidRDefault="007575D3" w:rsidP="00E72657">
      <w:pPr>
        <w:pStyle w:val="Heading1"/>
        <w:spacing w:line="728" w:lineRule="exact"/>
        <w:ind w:left="1645" w:hanging="565"/>
        <w:rPr>
          <w:rFonts w:ascii="Arial Black" w:hAnsi="Arial Black"/>
        </w:rPr>
      </w:pPr>
    </w:p>
    <w:p w:rsidR="007575D3" w:rsidRDefault="007575D3" w:rsidP="00155BFF">
      <w:pPr>
        <w:pStyle w:val="BodyText"/>
        <w:ind w:left="100" w:right="274"/>
        <w:contextualSpacing/>
        <w:jc w:val="both"/>
        <w:rPr>
          <w:rFonts w:cs="Calibri"/>
          <w:sz w:val="22"/>
          <w:szCs w:val="22"/>
        </w:rPr>
      </w:pPr>
    </w:p>
    <w:p w:rsidR="006F5214" w:rsidRDefault="006F5214" w:rsidP="00155BFF">
      <w:pPr>
        <w:pStyle w:val="BodyText"/>
        <w:ind w:left="100" w:right="274"/>
        <w:contextualSpacing/>
        <w:jc w:val="both"/>
        <w:rPr>
          <w:rFonts w:cs="Calibri"/>
          <w:sz w:val="22"/>
          <w:szCs w:val="22"/>
        </w:rPr>
      </w:pPr>
    </w:p>
    <w:p w:rsidR="00D22178" w:rsidRPr="0091056C" w:rsidRDefault="00D300CD" w:rsidP="009F68B3">
      <w:pPr>
        <w:spacing w:before="85" w:line="288" w:lineRule="exact"/>
        <w:ind w:left="90" w:right="118"/>
      </w:pPr>
      <w:r w:rsidRPr="0091056C">
        <w:rPr>
          <w:rFonts w:ascii="Calibri" w:eastAsia="Calibri" w:hAnsi="Calibri"/>
          <w:b/>
          <w:sz w:val="40"/>
          <w:szCs w:val="40"/>
        </w:rPr>
        <w:t>L</w:t>
      </w:r>
      <w:r w:rsidR="00061356" w:rsidRPr="0091056C">
        <w:rPr>
          <w:rFonts w:ascii="Calibri" w:eastAsia="Calibri" w:hAnsi="Calibri"/>
        </w:rPr>
        <w:t>ead</w:t>
      </w:r>
      <w:r w:rsidR="00061356" w:rsidRPr="0091056C">
        <w:rPr>
          <w:rFonts w:ascii="Calibri" w:eastAsia="Calibri" w:hAnsi="Calibri"/>
          <w:rPrChange w:id="0" w:author="Goldschmidt, Michael" w:date="2016-05-19T13:43:00Z">
            <w:rPr>
              <w:rFonts w:ascii="Calibri" w:eastAsia="Calibri" w:hAnsi="Calibri"/>
              <w:spacing w:val="2"/>
            </w:rPr>
          </w:rPrChange>
        </w:rPr>
        <w:t xml:space="preserve"> </w:t>
      </w:r>
      <w:r w:rsidR="00061356" w:rsidRPr="0091056C">
        <w:rPr>
          <w:rFonts w:ascii="Calibri" w:eastAsia="Calibri" w:hAnsi="Calibri"/>
        </w:rPr>
        <w:t>is</w:t>
      </w:r>
      <w:r w:rsidR="00061356" w:rsidRPr="0091056C">
        <w:rPr>
          <w:rFonts w:ascii="Calibri" w:eastAsia="Calibri" w:hAnsi="Calibri"/>
          <w:rPrChange w:id="1" w:author="Goldschmidt, Michael" w:date="2016-05-19T13:43:00Z">
            <w:rPr>
              <w:rFonts w:ascii="Calibri" w:eastAsia="Calibri" w:hAnsi="Calibri"/>
              <w:spacing w:val="3"/>
            </w:rPr>
          </w:rPrChange>
        </w:rPr>
        <w:t xml:space="preserve"> </w:t>
      </w:r>
      <w:r w:rsidR="00061356" w:rsidRPr="0091056C">
        <w:rPr>
          <w:rFonts w:ascii="Calibri" w:eastAsia="Calibri" w:hAnsi="Calibri"/>
        </w:rPr>
        <w:t>a</w:t>
      </w:r>
      <w:r w:rsidR="00061356" w:rsidRPr="0091056C">
        <w:rPr>
          <w:rFonts w:ascii="Calibri" w:eastAsia="Calibri" w:hAnsi="Calibri"/>
          <w:rPrChange w:id="2" w:author="Goldschmidt, Michael" w:date="2016-05-19T13:43:00Z">
            <w:rPr>
              <w:rFonts w:ascii="Calibri" w:eastAsia="Calibri" w:hAnsi="Calibri"/>
              <w:spacing w:val="3"/>
            </w:rPr>
          </w:rPrChange>
        </w:rPr>
        <w:t xml:space="preserve"> </w:t>
      </w:r>
      <w:r w:rsidR="00061356" w:rsidRPr="0091056C">
        <w:rPr>
          <w:rFonts w:ascii="Calibri" w:eastAsia="Calibri" w:hAnsi="Calibri"/>
        </w:rPr>
        <w:t>m</w:t>
      </w:r>
      <w:r w:rsidR="00061356" w:rsidRPr="0091056C">
        <w:rPr>
          <w:rFonts w:ascii="Calibri" w:eastAsia="Calibri" w:hAnsi="Calibri"/>
          <w:rPrChange w:id="3" w:author="Goldschmidt, Michael" w:date="2016-05-19T13:43:00Z">
            <w:rPr>
              <w:rFonts w:ascii="Calibri" w:eastAsia="Calibri" w:hAnsi="Calibri"/>
              <w:spacing w:val="-2"/>
            </w:rPr>
          </w:rPrChange>
        </w:rPr>
        <w:t>et</w:t>
      </w:r>
      <w:r w:rsidR="00061356" w:rsidRPr="0091056C">
        <w:rPr>
          <w:rFonts w:ascii="Calibri" w:eastAsia="Calibri" w:hAnsi="Calibri"/>
        </w:rPr>
        <w:t>al.</w:t>
      </w:r>
      <w:r w:rsidR="00061356" w:rsidRPr="0091056C">
        <w:rPr>
          <w:rFonts w:ascii="Calibri" w:eastAsia="Calibri" w:hAnsi="Calibri"/>
          <w:rPrChange w:id="4" w:author="Goldschmidt, Michael" w:date="2016-05-19T13:43:00Z">
            <w:rPr>
              <w:rFonts w:ascii="Calibri" w:eastAsia="Calibri" w:hAnsi="Calibri"/>
              <w:spacing w:val="3"/>
            </w:rPr>
          </w:rPrChange>
        </w:rPr>
        <w:t xml:space="preserve"> </w:t>
      </w:r>
      <w:r w:rsidR="00061356" w:rsidRPr="0091056C">
        <w:rPr>
          <w:rFonts w:ascii="Calibri" w:eastAsia="Calibri" w:hAnsi="Calibri"/>
        </w:rPr>
        <w:t>B</w:t>
      </w:r>
      <w:r w:rsidR="00061356" w:rsidRPr="0091056C">
        <w:rPr>
          <w:rFonts w:ascii="Calibri" w:eastAsia="Calibri" w:hAnsi="Calibri"/>
          <w:rPrChange w:id="5" w:author="Goldschmidt, Michael" w:date="2016-05-19T13:43:00Z">
            <w:rPr>
              <w:rFonts w:ascii="Calibri" w:eastAsia="Calibri" w:hAnsi="Calibri"/>
              <w:spacing w:val="-3"/>
            </w:rPr>
          </w:rPrChange>
        </w:rPr>
        <w:t>ef</w:t>
      </w:r>
      <w:r w:rsidR="00061356" w:rsidRPr="0091056C">
        <w:rPr>
          <w:rFonts w:ascii="Calibri" w:eastAsia="Calibri" w:hAnsi="Calibri"/>
        </w:rPr>
        <w:t>o</w:t>
      </w:r>
      <w:r w:rsidR="00061356" w:rsidRPr="0091056C">
        <w:rPr>
          <w:rFonts w:ascii="Calibri" w:eastAsia="Calibri" w:hAnsi="Calibri"/>
          <w:rPrChange w:id="6" w:author="Goldschmidt, Michael" w:date="2016-05-19T13:43:00Z">
            <w:rPr>
              <w:rFonts w:ascii="Calibri" w:eastAsia="Calibri" w:hAnsi="Calibri"/>
              <w:spacing w:val="-5"/>
            </w:rPr>
          </w:rPrChange>
        </w:rPr>
        <w:t>r</w:t>
      </w:r>
      <w:r w:rsidR="00061356" w:rsidRPr="0091056C">
        <w:rPr>
          <w:rFonts w:ascii="Calibri" w:eastAsia="Calibri" w:hAnsi="Calibri"/>
        </w:rPr>
        <w:t>e</w:t>
      </w:r>
      <w:r w:rsidR="00061356" w:rsidRPr="0091056C">
        <w:rPr>
          <w:rFonts w:ascii="Calibri" w:eastAsia="Calibri" w:hAnsi="Calibri"/>
          <w:rPrChange w:id="7" w:author="Goldschmidt, Michael" w:date="2016-05-19T13:43:00Z">
            <w:rPr>
              <w:rFonts w:ascii="Calibri" w:eastAsia="Calibri" w:hAnsi="Calibri"/>
              <w:spacing w:val="3"/>
            </w:rPr>
          </w:rPrChange>
        </w:rPr>
        <w:t xml:space="preserve"> </w:t>
      </w:r>
      <w:r w:rsidR="00061356" w:rsidRPr="0091056C">
        <w:rPr>
          <w:rFonts w:ascii="Calibri" w:eastAsia="Calibri" w:hAnsi="Calibri"/>
        </w:rPr>
        <w:t>1978,</w:t>
      </w:r>
      <w:r w:rsidR="00061356" w:rsidRPr="0091056C">
        <w:rPr>
          <w:rFonts w:ascii="Calibri" w:eastAsia="Calibri" w:hAnsi="Calibri"/>
          <w:rPrChange w:id="8" w:author="Goldschmidt, Michael" w:date="2016-05-19T13:43:00Z">
            <w:rPr>
              <w:rFonts w:ascii="Calibri" w:eastAsia="Calibri" w:hAnsi="Calibri"/>
              <w:spacing w:val="3"/>
            </w:rPr>
          </w:rPrChange>
        </w:rPr>
        <w:t xml:space="preserve"> </w:t>
      </w:r>
      <w:r w:rsidR="00061356" w:rsidRPr="0091056C">
        <w:rPr>
          <w:rFonts w:ascii="Calibri" w:eastAsia="Calibri" w:hAnsi="Calibri"/>
        </w:rPr>
        <w:t>lead</w:t>
      </w:r>
      <w:r w:rsidR="00061356" w:rsidRPr="0091056C">
        <w:rPr>
          <w:rFonts w:ascii="Calibri" w:eastAsia="Calibri" w:hAnsi="Calibri"/>
          <w:rPrChange w:id="9" w:author="Goldschmidt, Michael" w:date="2016-05-19T13:43:00Z">
            <w:rPr>
              <w:rFonts w:ascii="Calibri" w:eastAsia="Calibri" w:hAnsi="Calibri"/>
              <w:spacing w:val="2"/>
            </w:rPr>
          </w:rPrChange>
        </w:rPr>
        <w:t xml:space="preserve"> w</w:t>
      </w:r>
      <w:r w:rsidR="00061356" w:rsidRPr="0091056C">
        <w:rPr>
          <w:rFonts w:ascii="Calibri" w:eastAsia="Calibri" w:hAnsi="Calibri"/>
        </w:rPr>
        <w:t>as</w:t>
      </w:r>
      <w:r w:rsidR="00061356" w:rsidRPr="0091056C">
        <w:rPr>
          <w:rFonts w:ascii="Calibri" w:eastAsia="Calibri" w:hAnsi="Calibri"/>
          <w:rPrChange w:id="10" w:author="Goldschmidt, Michael" w:date="2016-05-19T13:43:00Z">
            <w:rPr>
              <w:rFonts w:ascii="Calibri" w:eastAsia="Calibri" w:hAnsi="Calibri"/>
              <w:spacing w:val="3"/>
            </w:rPr>
          </w:rPrChange>
        </w:rPr>
        <w:t xml:space="preserve"> </w:t>
      </w:r>
      <w:r w:rsidR="00061356" w:rsidRPr="0091056C">
        <w:rPr>
          <w:rFonts w:ascii="Calibri" w:eastAsia="Calibri" w:hAnsi="Calibri"/>
        </w:rPr>
        <w:t>used</w:t>
      </w:r>
      <w:r w:rsidR="00061356" w:rsidRPr="0091056C">
        <w:rPr>
          <w:rFonts w:ascii="Calibri" w:eastAsia="Calibri" w:hAnsi="Calibri"/>
          <w:rPrChange w:id="11" w:author="Goldschmidt, Michael" w:date="2016-05-19T13:43:00Z">
            <w:rPr>
              <w:rFonts w:ascii="Calibri" w:eastAsia="Calibri" w:hAnsi="Calibri"/>
              <w:spacing w:val="3"/>
            </w:rPr>
          </w:rPrChange>
        </w:rPr>
        <w:t xml:space="preserve"> </w:t>
      </w:r>
      <w:r w:rsidR="00061356" w:rsidRPr="0091056C">
        <w:rPr>
          <w:rFonts w:ascii="Calibri" w:eastAsia="Calibri" w:hAnsi="Calibri"/>
        </w:rPr>
        <w:t xml:space="preserve">in </w:t>
      </w:r>
      <w:r w:rsidR="00061356" w:rsidRPr="0091056C">
        <w:rPr>
          <w:rFonts w:ascii="Calibri" w:eastAsia="Calibri" w:hAnsi="Calibri" w:cs="Calibri"/>
        </w:rPr>
        <w:t>pai</w:t>
      </w:r>
      <w:r w:rsidR="00061356" w:rsidRPr="0091056C">
        <w:rPr>
          <w:rFonts w:ascii="Calibri" w:eastAsia="Calibri" w:hAnsi="Calibri" w:cs="Calibri"/>
          <w:rPrChange w:id="12" w:author="Goldschmidt, Michael" w:date="2016-05-19T13:43:00Z">
            <w:rPr>
              <w:rFonts w:ascii="Calibri" w:eastAsia="Calibri" w:hAnsi="Calibri" w:cs="Calibri"/>
              <w:spacing w:val="-2"/>
            </w:rPr>
          </w:rPrChange>
        </w:rPr>
        <w:t>n</w:t>
      </w:r>
      <w:r w:rsidR="00061356" w:rsidRPr="0091056C">
        <w:rPr>
          <w:rFonts w:ascii="Calibri" w:eastAsia="Calibri" w:hAnsi="Calibri" w:cs="Calibri"/>
        </w:rPr>
        <w:t>t,</w:t>
      </w:r>
      <w:r w:rsidR="00061356" w:rsidRPr="0091056C">
        <w:rPr>
          <w:rFonts w:ascii="Calibri" w:eastAsia="Calibri" w:hAnsi="Calibri" w:cs="Calibri"/>
          <w:rPrChange w:id="13" w:author="Goldschmidt, Michael" w:date="2016-05-19T13:43:00Z">
            <w:rPr>
              <w:rFonts w:ascii="Calibri" w:eastAsia="Calibri" w:hAnsi="Calibri" w:cs="Calibri"/>
              <w:spacing w:val="2"/>
            </w:rPr>
          </w:rPrChange>
        </w:rPr>
        <w:t xml:space="preserve"> wat</w:t>
      </w:r>
      <w:r w:rsidR="00061356" w:rsidRPr="0091056C">
        <w:rPr>
          <w:rFonts w:ascii="Calibri" w:eastAsia="Calibri" w:hAnsi="Calibri" w:cs="Calibri"/>
        </w:rPr>
        <w:t>er</w:t>
      </w:r>
      <w:r w:rsidR="00061356" w:rsidRPr="0091056C">
        <w:rPr>
          <w:rFonts w:ascii="Calibri" w:eastAsia="Calibri" w:hAnsi="Calibri" w:cs="Calibri"/>
          <w:rPrChange w:id="14" w:author="Goldschmidt, Michael" w:date="2016-05-19T13:43:00Z">
            <w:rPr>
              <w:rFonts w:ascii="Calibri" w:eastAsia="Calibri" w:hAnsi="Calibri" w:cs="Calibri"/>
              <w:spacing w:val="3"/>
            </w:rPr>
          </w:rPrChange>
        </w:rPr>
        <w:t xml:space="preserve"> </w:t>
      </w:r>
      <w:r w:rsidR="00061356" w:rsidRPr="0091056C">
        <w:rPr>
          <w:rFonts w:ascii="Calibri" w:eastAsia="Calibri" w:hAnsi="Calibri" w:cs="Calibri"/>
        </w:rPr>
        <w:t>pipes,</w:t>
      </w:r>
      <w:r w:rsidR="00061356" w:rsidRPr="0091056C">
        <w:rPr>
          <w:rFonts w:ascii="Calibri" w:eastAsia="Calibri" w:hAnsi="Calibri" w:cs="Calibri"/>
          <w:rPrChange w:id="15" w:author="Goldschmidt, Michael" w:date="2016-05-19T13:43:00Z">
            <w:rPr>
              <w:rFonts w:ascii="Calibri" w:eastAsia="Calibri" w:hAnsi="Calibri" w:cs="Calibri"/>
              <w:spacing w:val="3"/>
            </w:rPr>
          </w:rPrChange>
        </w:rPr>
        <w:t xml:space="preserve"> g</w:t>
      </w:r>
      <w:r w:rsidR="00061356" w:rsidRPr="0091056C">
        <w:rPr>
          <w:rFonts w:ascii="Calibri" w:eastAsia="Calibri" w:hAnsi="Calibri" w:cs="Calibri"/>
        </w:rPr>
        <w:t>asoline,</w:t>
      </w:r>
      <w:r w:rsidR="00061356" w:rsidRPr="0091056C">
        <w:rPr>
          <w:rFonts w:ascii="Calibri" w:eastAsia="Calibri" w:hAnsi="Calibri" w:cs="Calibri"/>
          <w:rPrChange w:id="16" w:author="Goldschmidt, Michael" w:date="2016-05-19T13:43:00Z">
            <w:rPr>
              <w:rFonts w:ascii="Calibri" w:eastAsia="Calibri" w:hAnsi="Calibri" w:cs="Calibri"/>
              <w:spacing w:val="2"/>
            </w:rPr>
          </w:rPrChange>
        </w:rPr>
        <w:t xml:space="preserve"> </w:t>
      </w:r>
      <w:r w:rsidR="00061356" w:rsidRPr="0091056C">
        <w:rPr>
          <w:rFonts w:ascii="Calibri" w:eastAsia="Calibri" w:hAnsi="Calibri" w:cs="Calibri"/>
        </w:rPr>
        <w:t>pot</w:t>
      </w:r>
      <w:r w:rsidR="00061356" w:rsidRPr="0091056C">
        <w:rPr>
          <w:rFonts w:ascii="Calibri" w:eastAsia="Calibri" w:hAnsi="Calibri" w:cs="Calibri"/>
          <w:rPrChange w:id="17" w:author="Goldschmidt, Michael" w:date="2016-05-19T13:43:00Z">
            <w:rPr>
              <w:rFonts w:ascii="Calibri" w:eastAsia="Calibri" w:hAnsi="Calibri" w:cs="Calibri"/>
              <w:spacing w:val="-4"/>
            </w:rPr>
          </w:rPrChange>
        </w:rPr>
        <w:t>t</w:t>
      </w:r>
      <w:r w:rsidR="00061356" w:rsidRPr="0091056C">
        <w:rPr>
          <w:rFonts w:ascii="Calibri" w:eastAsia="Calibri" w:hAnsi="Calibri" w:cs="Calibri"/>
        </w:rPr>
        <w:t>e</w:t>
      </w:r>
      <w:r w:rsidR="00061356" w:rsidRPr="0091056C">
        <w:rPr>
          <w:rFonts w:ascii="Calibri" w:eastAsia="Calibri" w:hAnsi="Calibri" w:cs="Calibri"/>
          <w:rPrChange w:id="18" w:author="Goldschmidt, Michael" w:date="2016-05-19T13:43:00Z">
            <w:rPr>
              <w:rFonts w:ascii="Calibri" w:eastAsia="Calibri" w:hAnsi="Calibri" w:cs="Calibri"/>
              <w:spacing w:val="1"/>
            </w:rPr>
          </w:rPrChange>
        </w:rPr>
        <w:t>ry</w:t>
      </w:r>
      <w:r w:rsidR="00061356" w:rsidRPr="0091056C">
        <w:rPr>
          <w:rFonts w:ascii="Calibri" w:eastAsia="Calibri" w:hAnsi="Calibri" w:cs="Calibri"/>
        </w:rPr>
        <w:t>,</w:t>
      </w:r>
      <w:r w:rsidR="00061356" w:rsidRPr="0091056C">
        <w:rPr>
          <w:rFonts w:ascii="Calibri" w:eastAsia="Calibri" w:hAnsi="Calibri" w:cs="Calibri"/>
          <w:rPrChange w:id="19" w:author="Goldschmidt, Michael" w:date="2016-05-19T13:43:00Z">
            <w:rPr>
              <w:rFonts w:ascii="Calibri" w:eastAsia="Calibri" w:hAnsi="Calibri" w:cs="Calibri"/>
              <w:spacing w:val="3"/>
            </w:rPr>
          </w:rPrChange>
        </w:rPr>
        <w:t xml:space="preserve"> c</w:t>
      </w:r>
      <w:r w:rsidR="00061356" w:rsidRPr="0091056C">
        <w:rPr>
          <w:rFonts w:ascii="Calibri" w:eastAsia="Calibri" w:hAnsi="Calibri" w:cs="Calibri"/>
        </w:rPr>
        <w:t xml:space="preserve">onsumer </w:t>
      </w:r>
      <w:r w:rsidR="00061356" w:rsidRPr="0091056C">
        <w:rPr>
          <w:rFonts w:ascii="Calibri" w:eastAsia="Calibri" w:hAnsi="Calibri"/>
          <w:rPrChange w:id="20" w:author="Goldschmidt, Michael" w:date="2016-05-19T13:43:00Z">
            <w:rPr>
              <w:rFonts w:ascii="Calibri" w:eastAsia="Calibri" w:hAnsi="Calibri"/>
              <w:spacing w:val="-2"/>
            </w:rPr>
          </w:rPrChange>
        </w:rPr>
        <w:t>g</w:t>
      </w:r>
      <w:r w:rsidR="00061356" w:rsidRPr="0091056C">
        <w:rPr>
          <w:rFonts w:ascii="Calibri" w:eastAsia="Calibri" w:hAnsi="Calibri"/>
        </w:rPr>
        <w:t>oods</w:t>
      </w:r>
      <w:r w:rsidR="00061356" w:rsidRPr="0091056C">
        <w:rPr>
          <w:rFonts w:ascii="Calibri" w:eastAsia="Calibri" w:hAnsi="Calibri"/>
          <w:rPrChange w:id="21" w:author="Goldschmidt, Michael" w:date="2016-05-19T13:43:00Z">
            <w:rPr>
              <w:rFonts w:ascii="Calibri" w:eastAsia="Calibri" w:hAnsi="Calibri"/>
              <w:spacing w:val="4"/>
            </w:rPr>
          </w:rPrChange>
        </w:rPr>
        <w:t xml:space="preserve"> </w:t>
      </w:r>
      <w:r w:rsidR="00061356" w:rsidRPr="0091056C">
        <w:rPr>
          <w:rFonts w:ascii="Calibri" w:eastAsia="Calibri" w:hAnsi="Calibri"/>
        </w:rPr>
        <w:t>and</w:t>
      </w:r>
      <w:r w:rsidR="00061356" w:rsidRPr="0091056C">
        <w:rPr>
          <w:rFonts w:ascii="Calibri" w:eastAsia="Calibri" w:hAnsi="Calibri"/>
          <w:rPrChange w:id="22" w:author="Goldschmidt, Michael" w:date="2016-05-19T13:43:00Z">
            <w:rPr>
              <w:rFonts w:ascii="Calibri" w:eastAsia="Calibri" w:hAnsi="Calibri"/>
              <w:spacing w:val="5"/>
            </w:rPr>
          </w:rPrChange>
        </w:rPr>
        <w:t xml:space="preserve"> </w:t>
      </w:r>
      <w:r w:rsidR="00061356" w:rsidRPr="0091056C">
        <w:rPr>
          <w:rFonts w:ascii="Calibri" w:eastAsia="Calibri" w:hAnsi="Calibri"/>
        </w:rPr>
        <w:t>objects.</w:t>
      </w:r>
      <w:r w:rsidR="00061356" w:rsidRPr="0091056C">
        <w:rPr>
          <w:rFonts w:ascii="Calibri" w:eastAsia="Calibri" w:hAnsi="Calibri"/>
          <w:rPrChange w:id="23" w:author="Goldschmidt, Michael" w:date="2016-05-19T13:43:00Z">
            <w:rPr>
              <w:rFonts w:ascii="Calibri" w:eastAsia="Calibri" w:hAnsi="Calibri"/>
              <w:spacing w:val="4"/>
            </w:rPr>
          </w:rPrChange>
        </w:rPr>
        <w:t xml:space="preserve"> </w:t>
      </w:r>
      <w:r w:rsidR="00325CB4" w:rsidRPr="0091056C">
        <w:rPr>
          <w:rFonts w:ascii="Calibri" w:eastAsia="Calibri" w:hAnsi="Calibri"/>
          <w:rPrChange w:id="24" w:author="Goldschmidt, Michael" w:date="2016-05-19T13:43:00Z">
            <w:rPr>
              <w:rFonts w:ascii="Calibri" w:eastAsia="Calibri" w:hAnsi="Calibri"/>
              <w:spacing w:val="4"/>
            </w:rPr>
          </w:rPrChange>
        </w:rPr>
        <w:t xml:space="preserve">Millions of </w:t>
      </w:r>
      <w:r w:rsidR="00325CB4" w:rsidRPr="0091056C">
        <w:rPr>
          <w:rFonts w:ascii="Calibri" w:eastAsia="Calibri" w:hAnsi="Calibri" w:cs="Calibri"/>
        </w:rPr>
        <w:t>older</w:t>
      </w:r>
      <w:r w:rsidR="00325CB4" w:rsidRPr="0091056C">
        <w:rPr>
          <w:rFonts w:ascii="Calibri" w:eastAsia="Calibri" w:hAnsi="Calibri" w:cs="Calibri"/>
          <w:rPrChange w:id="25" w:author="Goldschmidt, Michael" w:date="2016-05-19T13:43:00Z">
            <w:rPr>
              <w:rFonts w:ascii="Calibri" w:eastAsia="Calibri" w:hAnsi="Calibri" w:cs="Calibri"/>
              <w:spacing w:val="5"/>
            </w:rPr>
          </w:rPrChange>
        </w:rPr>
        <w:t xml:space="preserve"> </w:t>
      </w:r>
      <w:r w:rsidR="00325CB4" w:rsidRPr="0091056C">
        <w:rPr>
          <w:rFonts w:ascii="Calibri" w:eastAsia="Calibri" w:hAnsi="Calibri" w:cs="Calibri"/>
        </w:rPr>
        <w:t>homes</w:t>
      </w:r>
      <w:r w:rsidR="00325CB4" w:rsidRPr="0091056C">
        <w:rPr>
          <w:rFonts w:ascii="Calibri" w:eastAsia="Calibri" w:hAnsi="Calibri" w:cs="Calibri"/>
          <w:rPrChange w:id="26" w:author="Goldschmidt, Michael" w:date="2016-05-19T13:43:00Z">
            <w:rPr>
              <w:rFonts w:ascii="Calibri" w:eastAsia="Calibri" w:hAnsi="Calibri" w:cs="Calibri"/>
              <w:spacing w:val="5"/>
            </w:rPr>
          </w:rPrChange>
        </w:rPr>
        <w:t xml:space="preserve"> s</w:t>
      </w:r>
      <w:r w:rsidR="00325CB4" w:rsidRPr="0091056C">
        <w:rPr>
          <w:rFonts w:ascii="Calibri" w:eastAsia="Calibri" w:hAnsi="Calibri" w:cs="Calibri"/>
        </w:rPr>
        <w:t>till</w:t>
      </w:r>
      <w:r w:rsidR="00325CB4" w:rsidRPr="0091056C">
        <w:rPr>
          <w:rFonts w:ascii="Calibri" w:eastAsia="Calibri" w:hAnsi="Calibri" w:cs="Calibri"/>
          <w:rPrChange w:id="27" w:author="Goldschmidt, Michael" w:date="2016-05-19T13:43:00Z">
            <w:rPr>
              <w:rFonts w:ascii="Calibri" w:eastAsia="Calibri" w:hAnsi="Calibri" w:cs="Calibri"/>
              <w:spacing w:val="5"/>
            </w:rPr>
          </w:rPrChange>
        </w:rPr>
        <w:t xml:space="preserve"> </w:t>
      </w:r>
      <w:r w:rsidR="00325CB4" w:rsidRPr="0091056C">
        <w:rPr>
          <w:rFonts w:ascii="Calibri" w:eastAsia="Calibri" w:hAnsi="Calibri" w:cs="Calibri"/>
        </w:rPr>
        <w:t>h</w:t>
      </w:r>
      <w:r w:rsidR="00325CB4" w:rsidRPr="0091056C">
        <w:rPr>
          <w:rFonts w:ascii="Calibri" w:eastAsia="Calibri" w:hAnsi="Calibri" w:cs="Calibri"/>
          <w:rPrChange w:id="28" w:author="Goldschmidt, Michael" w:date="2016-05-19T13:43:00Z">
            <w:rPr>
              <w:rFonts w:ascii="Calibri" w:eastAsia="Calibri" w:hAnsi="Calibri" w:cs="Calibri"/>
              <w:spacing w:val="-4"/>
            </w:rPr>
          </w:rPrChange>
        </w:rPr>
        <w:t>av</w:t>
      </w:r>
      <w:r w:rsidR="00325CB4" w:rsidRPr="0091056C">
        <w:rPr>
          <w:rFonts w:ascii="Calibri" w:eastAsia="Calibri" w:hAnsi="Calibri" w:cs="Calibri"/>
        </w:rPr>
        <w:t>e</w:t>
      </w:r>
      <w:r w:rsidR="00325CB4" w:rsidRPr="0091056C">
        <w:rPr>
          <w:rFonts w:ascii="Calibri" w:eastAsia="Calibri" w:hAnsi="Calibri" w:cs="Calibri"/>
          <w:rPrChange w:id="29" w:author="Goldschmidt, Michael" w:date="2016-05-19T13:43:00Z">
            <w:rPr>
              <w:rFonts w:ascii="Calibri" w:eastAsia="Calibri" w:hAnsi="Calibri" w:cs="Calibri"/>
              <w:spacing w:val="4"/>
            </w:rPr>
          </w:rPrChange>
        </w:rPr>
        <w:t xml:space="preserve"> </w:t>
      </w:r>
      <w:r w:rsidR="00325CB4" w:rsidRPr="0091056C">
        <w:rPr>
          <w:rFonts w:ascii="Calibri" w:eastAsia="Calibri" w:hAnsi="Calibri" w:cs="Calibri"/>
        </w:rPr>
        <w:t>lead</w:t>
      </w:r>
      <w:r w:rsidR="00325CB4" w:rsidRPr="0091056C">
        <w:rPr>
          <w:rFonts w:ascii="Calibri" w:eastAsia="Calibri" w:hAnsi="Calibri" w:cs="Calibri"/>
          <w:rPrChange w:id="30" w:author="Goldschmidt, Michael" w:date="2016-05-19T13:43:00Z">
            <w:rPr>
              <w:rFonts w:ascii="Calibri" w:eastAsia="Calibri" w:hAnsi="Calibri" w:cs="Calibri"/>
              <w:spacing w:val="5"/>
            </w:rPr>
          </w:rPrChange>
        </w:rPr>
        <w:t xml:space="preserve"> </w:t>
      </w:r>
      <w:r w:rsidR="00325CB4" w:rsidRPr="0091056C">
        <w:rPr>
          <w:rFonts w:ascii="Calibri" w:eastAsia="Calibri" w:hAnsi="Calibri" w:cs="Calibri"/>
        </w:rPr>
        <w:t>pai</w:t>
      </w:r>
      <w:r w:rsidR="00325CB4" w:rsidRPr="0091056C">
        <w:rPr>
          <w:rFonts w:ascii="Calibri" w:eastAsia="Calibri" w:hAnsi="Calibri" w:cs="Calibri"/>
          <w:rPrChange w:id="31" w:author="Goldschmidt, Michael" w:date="2016-05-19T13:43:00Z">
            <w:rPr>
              <w:rFonts w:ascii="Calibri" w:eastAsia="Calibri" w:hAnsi="Calibri" w:cs="Calibri"/>
              <w:spacing w:val="-2"/>
            </w:rPr>
          </w:rPrChange>
        </w:rPr>
        <w:t>n</w:t>
      </w:r>
      <w:r w:rsidR="00325CB4" w:rsidRPr="0091056C">
        <w:rPr>
          <w:rFonts w:ascii="Calibri" w:eastAsia="Calibri" w:hAnsi="Calibri" w:cs="Calibri"/>
        </w:rPr>
        <w:t xml:space="preserve">t </w:t>
      </w:r>
      <w:r w:rsidR="00325CB4" w:rsidRPr="0091056C">
        <w:rPr>
          <w:rFonts w:ascii="Calibri" w:eastAsia="Calibri" w:hAnsi="Calibri"/>
        </w:rPr>
        <w:t>and</w:t>
      </w:r>
      <w:r w:rsidR="00325CB4" w:rsidRPr="0091056C">
        <w:rPr>
          <w:rFonts w:ascii="Calibri" w:eastAsia="Calibri" w:hAnsi="Calibri"/>
          <w:rPrChange w:id="32" w:author="Goldschmidt, Michael" w:date="2016-05-19T13:43:00Z">
            <w:rPr>
              <w:rFonts w:ascii="Calibri" w:eastAsia="Calibri" w:hAnsi="Calibri"/>
              <w:spacing w:val="3"/>
            </w:rPr>
          </w:rPrChange>
        </w:rPr>
        <w:t xml:space="preserve"> </w:t>
      </w:r>
      <w:r w:rsidR="00325CB4" w:rsidRPr="0091056C">
        <w:rPr>
          <w:rFonts w:ascii="Calibri" w:eastAsia="Calibri" w:hAnsi="Calibri"/>
        </w:rPr>
        <w:t>lead</w:t>
      </w:r>
      <w:r w:rsidR="00325CB4" w:rsidRPr="0091056C">
        <w:rPr>
          <w:rFonts w:ascii="Calibri" w:eastAsia="Calibri" w:hAnsi="Calibri"/>
          <w:rPrChange w:id="33" w:author="Goldschmidt, Michael" w:date="2016-05-19T13:43:00Z">
            <w:rPr>
              <w:rFonts w:ascii="Calibri" w:eastAsia="Calibri" w:hAnsi="Calibri"/>
              <w:spacing w:val="4"/>
            </w:rPr>
          </w:rPrChange>
        </w:rPr>
        <w:t xml:space="preserve"> and copper solder wat</w:t>
      </w:r>
      <w:r w:rsidR="00325CB4" w:rsidRPr="0091056C">
        <w:rPr>
          <w:rFonts w:ascii="Calibri" w:eastAsia="Calibri" w:hAnsi="Calibri"/>
        </w:rPr>
        <w:t>er</w:t>
      </w:r>
      <w:r w:rsidR="00325CB4" w:rsidRPr="0091056C">
        <w:rPr>
          <w:rFonts w:ascii="Calibri" w:eastAsia="Calibri" w:hAnsi="Calibri"/>
          <w:rPrChange w:id="34" w:author="Goldschmidt, Michael" w:date="2016-05-19T13:43:00Z">
            <w:rPr>
              <w:rFonts w:ascii="Calibri" w:eastAsia="Calibri" w:hAnsi="Calibri"/>
              <w:spacing w:val="4"/>
            </w:rPr>
          </w:rPrChange>
        </w:rPr>
        <w:t xml:space="preserve"> </w:t>
      </w:r>
      <w:r w:rsidR="00325CB4" w:rsidRPr="0091056C">
        <w:rPr>
          <w:rFonts w:ascii="Calibri" w:eastAsia="Calibri" w:hAnsi="Calibri"/>
        </w:rPr>
        <w:t>pipes,</w:t>
      </w:r>
      <w:r w:rsidR="00325CB4" w:rsidRPr="0091056C">
        <w:rPr>
          <w:rFonts w:ascii="Calibri" w:eastAsia="Calibri" w:hAnsi="Calibri"/>
          <w:rPrChange w:id="35" w:author="Goldschmidt, Michael" w:date="2016-05-19T13:43:00Z">
            <w:rPr>
              <w:rFonts w:ascii="Calibri" w:eastAsia="Calibri" w:hAnsi="Calibri"/>
              <w:spacing w:val="3"/>
            </w:rPr>
          </w:rPrChange>
        </w:rPr>
        <w:t xml:space="preserve"> even though lead is no longer used in manufacturing paint or residential sur</w:t>
      </w:r>
      <w:ins w:id="36" w:author="Goldschmidt, Michael" w:date="2016-05-19T13:41:00Z">
        <w:r w:rsidR="009648E6" w:rsidRPr="0091056C">
          <w:rPr>
            <w:rFonts w:ascii="Calibri" w:eastAsia="Calibri" w:hAnsi="Calibri"/>
            <w:rPrChange w:id="37" w:author="Goldschmidt, Michael" w:date="2016-05-19T13:43:00Z">
              <w:rPr>
                <w:rFonts w:ascii="Calibri" w:eastAsia="Calibri" w:hAnsi="Calibri"/>
                <w:spacing w:val="3"/>
              </w:rPr>
            </w:rPrChange>
          </w:rPr>
          <w:t>f</w:t>
        </w:r>
      </w:ins>
      <w:del w:id="38" w:author="Goldschmidt, Michael" w:date="2016-05-19T13:41:00Z">
        <w:r w:rsidR="00325CB4" w:rsidRPr="0091056C" w:rsidDel="009648E6">
          <w:rPr>
            <w:rFonts w:ascii="Calibri" w:eastAsia="Calibri" w:hAnsi="Calibri"/>
            <w:rPrChange w:id="39" w:author="Goldschmidt, Michael" w:date="2016-05-19T13:43:00Z">
              <w:rPr>
                <w:rFonts w:ascii="Calibri" w:eastAsia="Calibri" w:hAnsi="Calibri"/>
                <w:spacing w:val="3"/>
              </w:rPr>
            </w:rPrChange>
          </w:rPr>
          <w:delText>v</w:delText>
        </w:r>
      </w:del>
      <w:r w:rsidR="00325CB4" w:rsidRPr="0091056C">
        <w:rPr>
          <w:rFonts w:ascii="Calibri" w:eastAsia="Calibri" w:hAnsi="Calibri"/>
          <w:rPrChange w:id="40" w:author="Goldschmidt, Michael" w:date="2016-05-19T13:43:00Z">
            <w:rPr>
              <w:rFonts w:ascii="Calibri" w:eastAsia="Calibri" w:hAnsi="Calibri"/>
              <w:spacing w:val="3"/>
            </w:rPr>
          </w:rPrChange>
        </w:rPr>
        <w:t>ace coatings in the United States.</w:t>
      </w:r>
      <w:del w:id="41" w:author="Goldschmidt, Michael" w:date="2016-05-19T13:41:00Z">
        <w:r w:rsidR="00325CB4" w:rsidRPr="0091056C" w:rsidDel="009648E6">
          <w:rPr>
            <w:rFonts w:ascii="Calibri" w:eastAsia="Calibri" w:hAnsi="Calibri"/>
            <w:rPrChange w:id="42" w:author="Goldschmidt, Michael" w:date="2016-05-19T13:43:00Z">
              <w:rPr>
                <w:rFonts w:ascii="Calibri" w:eastAsia="Calibri" w:hAnsi="Calibri"/>
                <w:spacing w:val="3"/>
              </w:rPr>
            </w:rPrChange>
          </w:rPr>
          <w:delText xml:space="preserve"> </w:delText>
        </w:r>
        <w:r w:rsidR="00061356" w:rsidRPr="0091056C" w:rsidDel="009648E6">
          <w:rPr>
            <w:rFonts w:ascii="Calibri" w:eastAsia="Calibri" w:hAnsi="Calibri" w:cs="Calibri"/>
          </w:rPr>
          <w:delText>.</w:delText>
        </w:r>
        <w:r w:rsidR="00061356" w:rsidRPr="0091056C" w:rsidDel="009648E6">
          <w:rPr>
            <w:rFonts w:ascii="Calibri" w:eastAsia="Calibri" w:hAnsi="Calibri" w:cs="Calibri"/>
            <w:rPrChange w:id="43" w:author="Goldschmidt, Michael" w:date="2016-05-19T13:43:00Z">
              <w:rPr>
                <w:rFonts w:ascii="Calibri" w:eastAsia="Calibri" w:hAnsi="Calibri" w:cs="Calibri"/>
                <w:spacing w:val="4"/>
              </w:rPr>
            </w:rPrChange>
          </w:rPr>
          <w:delText xml:space="preserve"> </w:delText>
        </w:r>
      </w:del>
      <w:r w:rsidR="00325CB4" w:rsidRPr="0091056C">
        <w:rPr>
          <w:rFonts w:ascii="Calibri" w:eastAsia="Calibri" w:hAnsi="Calibri" w:cs="Calibri"/>
          <w:rPrChange w:id="44" w:author="Goldschmidt, Michael" w:date="2016-05-19T13:43:00Z">
            <w:rPr>
              <w:rFonts w:ascii="Calibri" w:eastAsia="Calibri" w:hAnsi="Calibri" w:cs="Calibri"/>
              <w:spacing w:val="4"/>
            </w:rPr>
          </w:rPrChange>
        </w:rPr>
        <w:t xml:space="preserve"> Because of diverse export and trade </w:t>
      </w:r>
      <w:ins w:id="45" w:author="Goldschmidt, Michael" w:date="2016-05-19T13:41:00Z">
        <w:r w:rsidR="009648E6" w:rsidRPr="0091056C">
          <w:rPr>
            <w:rFonts w:ascii="Calibri" w:eastAsia="Calibri" w:hAnsi="Calibri" w:cs="Calibri"/>
            <w:rPrChange w:id="46" w:author="Goldschmidt, Michael" w:date="2016-05-19T13:43:00Z">
              <w:rPr>
                <w:rFonts w:ascii="Calibri" w:eastAsia="Calibri" w:hAnsi="Calibri" w:cs="Calibri"/>
                <w:spacing w:val="4"/>
              </w:rPr>
            </w:rPrChange>
          </w:rPr>
          <w:t xml:space="preserve">laws, </w:t>
        </w:r>
      </w:ins>
      <w:r w:rsidR="00325CB4" w:rsidRPr="0091056C">
        <w:rPr>
          <w:rFonts w:ascii="Calibri" w:eastAsia="Calibri" w:hAnsi="Calibri" w:cs="Calibri"/>
          <w:rPrChange w:id="47" w:author="Goldschmidt, Michael" w:date="2016-05-19T13:43:00Z">
            <w:rPr>
              <w:rFonts w:ascii="Calibri" w:eastAsia="Calibri" w:hAnsi="Calibri" w:cs="Calibri"/>
              <w:spacing w:val="4"/>
            </w:rPr>
          </w:rPrChange>
        </w:rPr>
        <w:t xml:space="preserve">there are </w:t>
      </w:r>
      <w:ins w:id="48" w:author="Goldschmidt, Michael" w:date="2016-05-19T13:48:00Z">
        <w:r w:rsidR="0091056C">
          <w:rPr>
            <w:rFonts w:ascii="Calibri" w:eastAsia="Calibri" w:hAnsi="Calibri" w:cs="Calibri"/>
          </w:rPr>
          <w:t xml:space="preserve">industries in </w:t>
        </w:r>
      </w:ins>
      <w:r w:rsidR="00325CB4" w:rsidRPr="0091056C">
        <w:rPr>
          <w:rFonts w:ascii="Calibri" w:eastAsia="Calibri" w:hAnsi="Calibri" w:cs="Calibri"/>
          <w:rPrChange w:id="49" w:author="Goldschmidt, Michael" w:date="2016-05-19T13:43:00Z">
            <w:rPr>
              <w:rFonts w:ascii="Calibri" w:eastAsia="Calibri" w:hAnsi="Calibri" w:cs="Calibri"/>
              <w:spacing w:val="4"/>
            </w:rPr>
          </w:rPrChange>
        </w:rPr>
        <w:t xml:space="preserve">many countries outside the United States </w:t>
      </w:r>
      <w:ins w:id="50" w:author="Goldschmidt, Michael" w:date="2016-05-19T13:48:00Z">
        <w:r w:rsidR="0091056C">
          <w:rPr>
            <w:rFonts w:ascii="Calibri" w:eastAsia="Calibri" w:hAnsi="Calibri" w:cs="Calibri"/>
          </w:rPr>
          <w:t>that</w:t>
        </w:r>
      </w:ins>
      <w:del w:id="51" w:author="Goldschmidt, Michael" w:date="2016-05-19T13:48:00Z">
        <w:r w:rsidR="00325CB4" w:rsidRPr="0091056C" w:rsidDel="0091056C">
          <w:rPr>
            <w:rFonts w:ascii="Calibri" w:eastAsia="Calibri" w:hAnsi="Calibri" w:cs="Calibri"/>
            <w:rPrChange w:id="52" w:author="Goldschmidt, Michael" w:date="2016-05-19T13:43:00Z">
              <w:rPr>
                <w:rFonts w:ascii="Calibri" w:eastAsia="Calibri" w:hAnsi="Calibri" w:cs="Calibri"/>
                <w:spacing w:val="4"/>
              </w:rPr>
            </w:rPrChange>
          </w:rPr>
          <w:delText>who</w:delText>
        </w:r>
      </w:del>
      <w:r w:rsidR="00325CB4" w:rsidRPr="0091056C">
        <w:rPr>
          <w:rFonts w:ascii="Calibri" w:eastAsia="Calibri" w:hAnsi="Calibri" w:cs="Calibri"/>
          <w:rPrChange w:id="53" w:author="Goldschmidt, Michael" w:date="2016-05-19T13:43:00Z">
            <w:rPr>
              <w:rFonts w:ascii="Calibri" w:eastAsia="Calibri" w:hAnsi="Calibri" w:cs="Calibri"/>
              <w:spacing w:val="4"/>
            </w:rPr>
          </w:rPrChange>
        </w:rPr>
        <w:t xml:space="preserve"> still utilize lead components and ingredients during manufacturing of items such as toys, </w:t>
      </w:r>
      <w:r w:rsidR="00061356" w:rsidRPr="0091056C">
        <w:rPr>
          <w:rFonts w:ascii="Calibri" w:eastAsia="Calibri" w:hAnsi="Calibri" w:cs="Calibri"/>
        </w:rPr>
        <w:t>de</w:t>
      </w:r>
      <w:r w:rsidR="00061356" w:rsidRPr="0091056C">
        <w:rPr>
          <w:rFonts w:ascii="Calibri" w:eastAsia="Calibri" w:hAnsi="Calibri" w:cs="Calibri"/>
          <w:rPrChange w:id="54" w:author="Goldschmidt, Michael" w:date="2016-05-19T13:43:00Z">
            <w:rPr>
              <w:rFonts w:ascii="Calibri" w:eastAsia="Calibri" w:hAnsi="Calibri" w:cs="Calibri"/>
              <w:spacing w:val="-3"/>
            </w:rPr>
          </w:rPrChange>
        </w:rPr>
        <w:t>c</w:t>
      </w:r>
      <w:r w:rsidR="00061356" w:rsidRPr="0091056C">
        <w:rPr>
          <w:rFonts w:ascii="Calibri" w:eastAsia="Calibri" w:hAnsi="Calibri" w:cs="Calibri"/>
        </w:rPr>
        <w:t>o</w:t>
      </w:r>
      <w:r w:rsidR="00061356" w:rsidRPr="0091056C">
        <w:rPr>
          <w:rFonts w:ascii="Calibri" w:eastAsia="Calibri" w:hAnsi="Calibri" w:cs="Calibri"/>
          <w:rPrChange w:id="55" w:author="Goldschmidt, Michael" w:date="2016-05-19T13:43:00Z">
            <w:rPr>
              <w:rFonts w:ascii="Calibri" w:eastAsia="Calibri" w:hAnsi="Calibri" w:cs="Calibri"/>
              <w:spacing w:val="-5"/>
            </w:rPr>
          </w:rPrChange>
        </w:rPr>
        <w:t>ra</w:t>
      </w:r>
      <w:r w:rsidR="00061356" w:rsidRPr="0091056C">
        <w:rPr>
          <w:rFonts w:ascii="Calibri" w:eastAsia="Calibri" w:hAnsi="Calibri" w:cs="Calibri"/>
        </w:rPr>
        <w:t>ti</w:t>
      </w:r>
      <w:r w:rsidR="00061356" w:rsidRPr="0091056C">
        <w:rPr>
          <w:rFonts w:ascii="Calibri" w:eastAsia="Calibri" w:hAnsi="Calibri" w:cs="Calibri"/>
          <w:rPrChange w:id="56" w:author="Goldschmidt, Michael" w:date="2016-05-19T13:43:00Z">
            <w:rPr>
              <w:rFonts w:ascii="Calibri" w:eastAsia="Calibri" w:hAnsi="Calibri" w:cs="Calibri"/>
              <w:spacing w:val="-3"/>
            </w:rPr>
          </w:rPrChange>
        </w:rPr>
        <w:t>v</w:t>
      </w:r>
      <w:r w:rsidR="00061356" w:rsidRPr="0091056C">
        <w:rPr>
          <w:rFonts w:ascii="Calibri" w:eastAsia="Calibri" w:hAnsi="Calibri" w:cs="Calibri"/>
        </w:rPr>
        <w:t>e</w:t>
      </w:r>
      <w:r w:rsidR="00061356" w:rsidRPr="0091056C">
        <w:rPr>
          <w:rFonts w:ascii="Calibri" w:eastAsia="Calibri" w:hAnsi="Calibri" w:cs="Calibri"/>
          <w:rPrChange w:id="57" w:author="Goldschmidt, Michael" w:date="2016-05-19T13:43:00Z">
            <w:rPr>
              <w:rFonts w:ascii="Calibri" w:eastAsia="Calibri" w:hAnsi="Calibri" w:cs="Calibri"/>
              <w:spacing w:val="5"/>
            </w:rPr>
          </w:rPrChange>
        </w:rPr>
        <w:t xml:space="preserve"> </w:t>
      </w:r>
      <w:r w:rsidR="00061356" w:rsidRPr="0091056C">
        <w:rPr>
          <w:rFonts w:ascii="Calibri" w:eastAsia="Calibri" w:hAnsi="Calibri" w:cs="Calibri"/>
        </w:rPr>
        <w:t>art</w:t>
      </w:r>
      <w:r w:rsidR="00061356" w:rsidRPr="0091056C">
        <w:rPr>
          <w:rFonts w:ascii="Calibri" w:eastAsia="Calibri" w:hAnsi="Calibri" w:cs="Calibri"/>
          <w:rPrChange w:id="58" w:author="Goldschmidt, Michael" w:date="2016-05-19T13:43:00Z">
            <w:rPr>
              <w:rFonts w:ascii="Calibri" w:eastAsia="Calibri" w:hAnsi="Calibri" w:cs="Calibri"/>
              <w:spacing w:val="4"/>
            </w:rPr>
          </w:rPrChange>
        </w:rPr>
        <w:t xml:space="preserve"> </w:t>
      </w:r>
      <w:del w:id="59" w:author="Goldschmidt, Michael" w:date="2016-05-19T13:42:00Z">
        <w:r w:rsidR="00061356" w:rsidRPr="0091056C" w:rsidDel="0091056C">
          <w:rPr>
            <w:rFonts w:ascii="Calibri" w:eastAsia="Calibri" w:hAnsi="Calibri" w:cs="Calibri"/>
          </w:rPr>
          <w:delText>li</w:delText>
        </w:r>
        <w:r w:rsidR="00061356" w:rsidRPr="0091056C" w:rsidDel="0091056C">
          <w:rPr>
            <w:rFonts w:ascii="Calibri" w:eastAsia="Calibri" w:hAnsi="Calibri" w:cs="Calibri"/>
            <w:rPrChange w:id="60" w:author="Goldschmidt, Michael" w:date="2016-05-19T13:43:00Z">
              <w:rPr>
                <w:rFonts w:ascii="Calibri" w:eastAsia="Calibri" w:hAnsi="Calibri" w:cs="Calibri"/>
                <w:spacing w:val="-8"/>
              </w:rPr>
            </w:rPrChange>
          </w:rPr>
          <w:delText>k</w:delText>
        </w:r>
        <w:r w:rsidR="00061356" w:rsidRPr="0091056C" w:rsidDel="0091056C">
          <w:rPr>
            <w:rFonts w:ascii="Calibri" w:eastAsia="Calibri" w:hAnsi="Calibri" w:cs="Calibri"/>
          </w:rPr>
          <w:delText>e</w:delText>
        </w:r>
        <w:r w:rsidR="00061356" w:rsidRPr="0091056C" w:rsidDel="0091056C">
          <w:rPr>
            <w:rFonts w:ascii="Calibri" w:eastAsia="Calibri" w:hAnsi="Calibri" w:cs="Calibri"/>
            <w:rPrChange w:id="61" w:author="Goldschmidt, Michael" w:date="2016-05-19T13:43:00Z">
              <w:rPr>
                <w:rFonts w:ascii="Calibri" w:eastAsia="Calibri" w:hAnsi="Calibri" w:cs="Calibri"/>
                <w:spacing w:val="5"/>
              </w:rPr>
            </w:rPrChange>
          </w:rPr>
          <w:delText xml:space="preserve"> </w:delText>
        </w:r>
      </w:del>
      <w:ins w:id="62" w:author="Goldschmidt, Michael" w:date="2016-05-19T13:42:00Z">
        <w:r w:rsidR="0091056C" w:rsidRPr="0091056C">
          <w:rPr>
            <w:rFonts w:ascii="Calibri" w:eastAsia="Calibri" w:hAnsi="Calibri" w:cs="Calibri"/>
          </w:rPr>
          <w:t>and</w:t>
        </w:r>
        <w:r w:rsidR="0091056C" w:rsidRPr="0091056C">
          <w:rPr>
            <w:rFonts w:ascii="Calibri" w:eastAsia="Calibri" w:hAnsi="Calibri" w:cs="Calibri"/>
            <w:rPrChange w:id="63" w:author="Goldschmidt, Michael" w:date="2016-05-19T13:43:00Z">
              <w:rPr>
                <w:rFonts w:ascii="Calibri" w:eastAsia="Calibri" w:hAnsi="Calibri" w:cs="Calibri"/>
                <w:spacing w:val="5"/>
              </w:rPr>
            </w:rPrChange>
          </w:rPr>
          <w:t xml:space="preserve"> </w:t>
        </w:r>
      </w:ins>
      <w:r w:rsidR="00061356" w:rsidRPr="0091056C">
        <w:rPr>
          <w:rFonts w:ascii="Calibri" w:eastAsia="Calibri" w:hAnsi="Calibri" w:cs="Calibri"/>
        </w:rPr>
        <w:t>j</w:t>
      </w:r>
      <w:r w:rsidR="00061356" w:rsidRPr="0091056C">
        <w:rPr>
          <w:rFonts w:ascii="Calibri" w:eastAsia="Calibri" w:hAnsi="Calibri" w:cs="Calibri"/>
          <w:rPrChange w:id="64" w:author="Goldschmidt, Michael" w:date="2016-05-19T13:43:00Z">
            <w:rPr>
              <w:rFonts w:ascii="Calibri" w:eastAsia="Calibri" w:hAnsi="Calibri" w:cs="Calibri"/>
              <w:spacing w:val="-2"/>
            </w:rPr>
          </w:rPrChange>
        </w:rPr>
        <w:t>ew</w:t>
      </w:r>
      <w:r w:rsidR="00061356" w:rsidRPr="0091056C">
        <w:rPr>
          <w:rFonts w:ascii="Calibri" w:eastAsia="Calibri" w:hAnsi="Calibri" w:cs="Calibri"/>
        </w:rPr>
        <w:t>el</w:t>
      </w:r>
      <w:r w:rsidR="00061356" w:rsidRPr="0091056C">
        <w:rPr>
          <w:rFonts w:ascii="Calibri" w:eastAsia="Calibri" w:hAnsi="Calibri" w:cs="Calibri"/>
          <w:rPrChange w:id="65" w:author="Goldschmidt, Michael" w:date="2016-05-19T13:43:00Z">
            <w:rPr>
              <w:rFonts w:ascii="Calibri" w:eastAsia="Calibri" w:hAnsi="Calibri" w:cs="Calibri"/>
              <w:spacing w:val="1"/>
            </w:rPr>
          </w:rPrChange>
        </w:rPr>
        <w:t>ry</w:t>
      </w:r>
      <w:r w:rsidR="00061356" w:rsidRPr="0091056C">
        <w:rPr>
          <w:rFonts w:ascii="Calibri" w:eastAsia="Calibri" w:hAnsi="Calibri" w:cs="Calibri"/>
        </w:rPr>
        <w:t>,</w:t>
      </w:r>
      <w:r w:rsidR="00325CB4" w:rsidRPr="0091056C">
        <w:rPr>
          <w:rFonts w:ascii="Calibri" w:eastAsia="Calibri" w:hAnsi="Calibri" w:cs="Calibri"/>
        </w:rPr>
        <w:t xml:space="preserve"> and</w:t>
      </w:r>
      <w:r w:rsidR="00061356" w:rsidRPr="0091056C">
        <w:rPr>
          <w:rFonts w:ascii="Calibri" w:eastAsia="Calibri" w:hAnsi="Calibri" w:cs="Calibri"/>
        </w:rPr>
        <w:t xml:space="preserve"> </w:t>
      </w:r>
      <w:r w:rsidR="00325CB4" w:rsidRPr="0091056C">
        <w:rPr>
          <w:rFonts w:ascii="Calibri" w:eastAsia="Calibri" w:hAnsi="Calibri" w:cs="Calibri"/>
        </w:rPr>
        <w:t xml:space="preserve">cultural </w:t>
      </w:r>
      <w:r w:rsidR="00061356" w:rsidRPr="0091056C">
        <w:rPr>
          <w:rFonts w:ascii="Calibri" w:eastAsia="Calibri" w:hAnsi="Calibri" w:cs="Calibri"/>
        </w:rPr>
        <w:t>display</w:t>
      </w:r>
      <w:r w:rsidR="00061356" w:rsidRPr="0091056C">
        <w:rPr>
          <w:rFonts w:ascii="Calibri" w:eastAsia="Calibri" w:hAnsi="Calibri" w:cs="Calibri"/>
          <w:rPrChange w:id="66" w:author="Goldschmidt, Michael" w:date="2016-05-19T13:43:00Z">
            <w:rPr>
              <w:rFonts w:ascii="Calibri" w:eastAsia="Calibri" w:hAnsi="Calibri" w:cs="Calibri"/>
              <w:spacing w:val="3"/>
            </w:rPr>
          </w:rPrChange>
        </w:rPr>
        <w:t xml:space="preserve"> </w:t>
      </w:r>
      <w:r w:rsidR="00061356" w:rsidRPr="0091056C">
        <w:rPr>
          <w:rFonts w:ascii="Calibri" w:eastAsia="Calibri" w:hAnsi="Calibri" w:cs="Calibri"/>
        </w:rPr>
        <w:t>pot</w:t>
      </w:r>
      <w:r w:rsidR="00061356" w:rsidRPr="0091056C">
        <w:rPr>
          <w:rFonts w:ascii="Calibri" w:eastAsia="Calibri" w:hAnsi="Calibri" w:cs="Calibri"/>
          <w:rPrChange w:id="67" w:author="Goldschmidt, Michael" w:date="2016-05-19T13:43:00Z">
            <w:rPr>
              <w:rFonts w:ascii="Calibri" w:eastAsia="Calibri" w:hAnsi="Calibri" w:cs="Calibri"/>
              <w:spacing w:val="-4"/>
            </w:rPr>
          </w:rPrChange>
        </w:rPr>
        <w:t>t</w:t>
      </w:r>
      <w:r w:rsidR="00061356" w:rsidRPr="0091056C">
        <w:rPr>
          <w:rFonts w:ascii="Calibri" w:eastAsia="Calibri" w:hAnsi="Calibri" w:cs="Calibri"/>
        </w:rPr>
        <w:t>e</w:t>
      </w:r>
      <w:r w:rsidR="00061356" w:rsidRPr="0091056C">
        <w:rPr>
          <w:rFonts w:ascii="Calibri" w:eastAsia="Calibri" w:hAnsi="Calibri" w:cs="Calibri"/>
          <w:rPrChange w:id="68" w:author="Goldschmidt, Michael" w:date="2016-05-19T13:43:00Z">
            <w:rPr>
              <w:rFonts w:ascii="Calibri" w:eastAsia="Calibri" w:hAnsi="Calibri" w:cs="Calibri"/>
              <w:spacing w:val="1"/>
            </w:rPr>
          </w:rPrChange>
        </w:rPr>
        <w:t>r</w:t>
      </w:r>
      <w:r w:rsidR="00061356" w:rsidRPr="0091056C">
        <w:rPr>
          <w:rFonts w:ascii="Calibri" w:eastAsia="Calibri" w:hAnsi="Calibri" w:cs="Calibri"/>
        </w:rPr>
        <w:t>y</w:t>
      </w:r>
      <w:r w:rsidR="00325CB4" w:rsidRPr="0091056C">
        <w:rPr>
          <w:rFonts w:ascii="Calibri" w:eastAsia="Calibri" w:hAnsi="Calibri" w:cs="Calibri"/>
        </w:rPr>
        <w:t>.</w:t>
      </w:r>
      <w:del w:id="69" w:author="Goldschmidt, Michael" w:date="2016-05-19T13:42:00Z">
        <w:r w:rsidR="00061356" w:rsidRPr="0091056C" w:rsidDel="0091056C">
          <w:rPr>
            <w:rFonts w:ascii="Calibri" w:eastAsia="Calibri" w:hAnsi="Calibri" w:cs="Calibri"/>
          </w:rPr>
          <w:delText>.</w:delText>
        </w:r>
      </w:del>
      <w:r w:rsidR="00061356" w:rsidRPr="0091056C">
        <w:rPr>
          <w:rFonts w:ascii="Calibri" w:eastAsia="Calibri" w:hAnsi="Calibri" w:cs="Calibri"/>
          <w:rPrChange w:id="70" w:author="Goldschmidt, Michael" w:date="2016-05-19T13:43:00Z">
            <w:rPr>
              <w:rFonts w:ascii="Calibri" w:eastAsia="Calibri" w:hAnsi="Calibri" w:cs="Calibri"/>
              <w:spacing w:val="3"/>
            </w:rPr>
          </w:rPrChange>
        </w:rPr>
        <w:t xml:space="preserve"> </w:t>
      </w:r>
      <w:r w:rsidR="00061356" w:rsidRPr="0091056C">
        <w:rPr>
          <w:rFonts w:ascii="Calibri" w:eastAsia="Calibri" w:hAnsi="Calibri" w:cs="Calibri"/>
        </w:rPr>
        <w:t>Home</w:t>
      </w:r>
      <w:r w:rsidR="00061356" w:rsidRPr="0091056C">
        <w:rPr>
          <w:rFonts w:ascii="Calibri" w:eastAsia="Calibri" w:hAnsi="Calibri" w:cs="Calibri"/>
          <w:rPrChange w:id="71" w:author="Goldschmidt, Michael" w:date="2016-05-19T13:43:00Z">
            <w:rPr>
              <w:rFonts w:ascii="Calibri" w:eastAsia="Calibri" w:hAnsi="Calibri" w:cs="Calibri"/>
              <w:spacing w:val="4"/>
            </w:rPr>
          </w:rPrChange>
        </w:rPr>
        <w:t xml:space="preserve"> </w:t>
      </w:r>
      <w:r w:rsidR="00061356" w:rsidRPr="0091056C">
        <w:rPr>
          <w:rFonts w:ascii="Calibri" w:eastAsia="Calibri" w:hAnsi="Calibri" w:cs="Calibri"/>
        </w:rPr>
        <w:t>hob</w:t>
      </w:r>
      <w:r w:rsidR="00061356" w:rsidRPr="0091056C">
        <w:rPr>
          <w:rFonts w:ascii="Calibri" w:eastAsia="Calibri" w:hAnsi="Calibri" w:cs="Calibri"/>
          <w:rPrChange w:id="72" w:author="Goldschmidt, Michael" w:date="2016-05-19T13:43:00Z">
            <w:rPr>
              <w:rFonts w:ascii="Calibri" w:eastAsia="Calibri" w:hAnsi="Calibri" w:cs="Calibri"/>
              <w:spacing w:val="-1"/>
            </w:rPr>
          </w:rPrChange>
        </w:rPr>
        <w:t>b</w:t>
      </w:r>
      <w:r w:rsidR="00061356" w:rsidRPr="0091056C">
        <w:rPr>
          <w:rFonts w:ascii="Calibri" w:eastAsia="Calibri" w:hAnsi="Calibri" w:cs="Calibri"/>
        </w:rPr>
        <w:t>yi</w:t>
      </w:r>
      <w:r w:rsidR="00061356" w:rsidRPr="0091056C">
        <w:rPr>
          <w:rFonts w:ascii="Calibri" w:eastAsia="Calibri" w:hAnsi="Calibri" w:cs="Calibri"/>
          <w:rPrChange w:id="73" w:author="Goldschmidt, Michael" w:date="2016-05-19T13:43:00Z">
            <w:rPr>
              <w:rFonts w:ascii="Calibri" w:eastAsia="Calibri" w:hAnsi="Calibri" w:cs="Calibri"/>
              <w:spacing w:val="-3"/>
            </w:rPr>
          </w:rPrChange>
        </w:rPr>
        <w:t>s</w:t>
      </w:r>
      <w:r w:rsidR="00061356" w:rsidRPr="0091056C">
        <w:rPr>
          <w:rFonts w:ascii="Calibri" w:eastAsia="Calibri" w:hAnsi="Calibri" w:cs="Calibri"/>
        </w:rPr>
        <w:t>ts</w:t>
      </w:r>
      <w:r w:rsidR="00061356" w:rsidRPr="0091056C">
        <w:rPr>
          <w:rFonts w:ascii="Calibri" w:eastAsia="Calibri" w:hAnsi="Calibri" w:cs="Calibri"/>
          <w:rPrChange w:id="74" w:author="Goldschmidt, Michael" w:date="2016-05-19T13:43:00Z">
            <w:rPr>
              <w:rFonts w:ascii="Calibri" w:eastAsia="Calibri" w:hAnsi="Calibri" w:cs="Calibri"/>
              <w:spacing w:val="3"/>
            </w:rPr>
          </w:rPrChange>
        </w:rPr>
        <w:t xml:space="preserve"> </w:t>
      </w:r>
      <w:r w:rsidR="00061356" w:rsidRPr="0091056C">
        <w:rPr>
          <w:rFonts w:ascii="Calibri" w:eastAsia="Calibri" w:hAnsi="Calibri" w:cs="Calibri"/>
        </w:rPr>
        <w:t>m</w:t>
      </w:r>
      <w:r w:rsidR="00061356" w:rsidRPr="0091056C">
        <w:rPr>
          <w:rFonts w:ascii="Calibri" w:eastAsia="Calibri" w:hAnsi="Calibri" w:cs="Calibri"/>
          <w:rPrChange w:id="75" w:author="Goldschmidt, Michael" w:date="2016-05-19T13:43:00Z">
            <w:rPr>
              <w:rFonts w:ascii="Calibri" w:eastAsia="Calibri" w:hAnsi="Calibri" w:cs="Calibri"/>
              <w:spacing w:val="-5"/>
            </w:rPr>
          </w:rPrChange>
        </w:rPr>
        <w:t>a</w:t>
      </w:r>
      <w:r w:rsidR="00061356" w:rsidRPr="0091056C">
        <w:rPr>
          <w:rFonts w:ascii="Calibri" w:eastAsia="Calibri" w:hAnsi="Calibri" w:cs="Calibri"/>
        </w:rPr>
        <w:t xml:space="preserve">y </w:t>
      </w:r>
      <w:r w:rsidR="00061356" w:rsidRPr="0091056C">
        <w:rPr>
          <w:rFonts w:ascii="Calibri" w:eastAsia="Calibri" w:hAnsi="Calibri"/>
        </w:rPr>
        <w:t>use</w:t>
      </w:r>
      <w:r w:rsidR="00061356" w:rsidRPr="0091056C">
        <w:rPr>
          <w:rFonts w:ascii="Calibri" w:eastAsia="Calibri" w:hAnsi="Calibri"/>
          <w:rPrChange w:id="76" w:author="Goldschmidt, Michael" w:date="2016-05-19T13:43:00Z">
            <w:rPr>
              <w:rFonts w:ascii="Calibri" w:eastAsia="Calibri" w:hAnsi="Calibri"/>
              <w:spacing w:val="3"/>
            </w:rPr>
          </w:rPrChange>
        </w:rPr>
        <w:t xml:space="preserve"> </w:t>
      </w:r>
      <w:r w:rsidR="00061356" w:rsidRPr="0091056C">
        <w:rPr>
          <w:rFonts w:ascii="Calibri" w:eastAsia="Calibri" w:hAnsi="Calibri"/>
        </w:rPr>
        <w:t>lead</w:t>
      </w:r>
      <w:r w:rsidR="00325CB4" w:rsidRPr="0091056C">
        <w:rPr>
          <w:rFonts w:ascii="Calibri" w:eastAsia="Calibri" w:hAnsi="Calibri"/>
        </w:rPr>
        <w:t xml:space="preserve"> </w:t>
      </w:r>
      <w:ins w:id="77" w:author="Goldschmidt, Michael" w:date="2016-05-19T13:42:00Z">
        <w:r w:rsidR="0091056C" w:rsidRPr="0091056C">
          <w:rPr>
            <w:rFonts w:ascii="Calibri" w:eastAsia="Calibri" w:hAnsi="Calibri"/>
          </w:rPr>
          <w:t xml:space="preserve">in </w:t>
        </w:r>
      </w:ins>
      <w:r w:rsidR="00325CB4" w:rsidRPr="0091056C">
        <w:rPr>
          <w:rFonts w:ascii="Calibri" w:eastAsia="Calibri" w:hAnsi="Calibri"/>
        </w:rPr>
        <w:t>stained glass making, fishing sinkers or lead shot</w:t>
      </w:r>
      <w:ins w:id="78" w:author="Goldschmidt, Michael" w:date="2016-05-19T13:42:00Z">
        <w:r w:rsidR="0091056C" w:rsidRPr="0091056C">
          <w:rPr>
            <w:rFonts w:ascii="Calibri" w:eastAsia="Calibri" w:hAnsi="Calibri"/>
          </w:rPr>
          <w:t>,</w:t>
        </w:r>
      </w:ins>
      <w:r w:rsidR="00325CB4" w:rsidRPr="0091056C">
        <w:rPr>
          <w:rFonts w:ascii="Calibri" w:eastAsia="Calibri" w:hAnsi="Calibri"/>
        </w:rPr>
        <w:t xml:space="preserve"> but are unaware of the range of risks the hobby has on their home from the transfer of dust from those hobbies onto their clothes, shoes, and car. </w:t>
      </w:r>
    </w:p>
    <w:p w:rsidR="00502751" w:rsidRPr="0091056C" w:rsidRDefault="00502751" w:rsidP="009F68B3">
      <w:pPr>
        <w:spacing w:before="85" w:line="288" w:lineRule="exact"/>
        <w:ind w:left="90" w:right="118"/>
      </w:pPr>
    </w:p>
    <w:p w:rsidR="00325CB4" w:rsidRPr="0091056C" w:rsidRDefault="00D22178" w:rsidP="00325CB4">
      <w:pPr>
        <w:pStyle w:val="BodyText"/>
        <w:ind w:left="115" w:right="245"/>
        <w:contextualSpacing/>
        <w:rPr>
          <w:b/>
          <w:bCs/>
        </w:rPr>
      </w:pPr>
      <w:r w:rsidRPr="007D7BFB">
        <w:rPr>
          <w:noProof/>
          <w:sz w:val="22"/>
          <w:szCs w:val="22"/>
        </w:rPr>
        <mc:AlternateContent>
          <mc:Choice Requires="wps">
            <w:drawing>
              <wp:anchor distT="91440" distB="91440" distL="114300" distR="114300" simplePos="0" relativeHeight="251659264" behindDoc="0" locked="0" layoutInCell="1" allowOverlap="1" wp14:anchorId="1FD936B1" wp14:editId="6B13D650">
                <wp:simplePos x="0" y="0"/>
                <wp:positionH relativeFrom="column">
                  <wp:posOffset>-342900</wp:posOffset>
                </wp:positionH>
                <wp:positionV relativeFrom="paragraph">
                  <wp:posOffset>568960</wp:posOffset>
                </wp:positionV>
                <wp:extent cx="7762875" cy="457200"/>
                <wp:effectExtent l="0" t="0" r="9525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2875" cy="4572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50AA" w:rsidRPr="00DB56EC" w:rsidRDefault="00AC50AA" w:rsidP="00D51BC1">
                            <w:pPr>
                              <w:pStyle w:val="Heading4"/>
                              <w:spacing w:line="255" w:lineRule="auto"/>
                              <w:ind w:left="0" w:right="215"/>
                              <w:jc w:val="center"/>
                              <w:rPr>
                                <w:b/>
                                <w:i/>
                              </w:rPr>
                            </w:pPr>
                            <w:r w:rsidRPr="00DB56EC">
                              <w:rPr>
                                <w:b/>
                                <w:i/>
                                <w:color w:val="0079C1"/>
                              </w:rPr>
                              <w:t xml:space="preserve">Where Do </w:t>
                            </w:r>
                            <w:r>
                              <w:rPr>
                                <w:b/>
                                <w:i/>
                                <w:color w:val="0079C1"/>
                              </w:rPr>
                              <w:t>Lead</w:t>
                            </w:r>
                            <w:r w:rsidRPr="00DB56EC">
                              <w:rPr>
                                <w:b/>
                                <w:i/>
                                <w:color w:val="0079C1"/>
                              </w:rPr>
                              <w:t xml:space="preserve"> Risks Come From?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1" type="#_x0000_t202" style="position:absolute;left:0;text-align:left;margin-left:-27pt;margin-top:44.8pt;width:611.25pt;height:36pt;z-index:251659264;visibility:visible;mso-wrap-style:square;mso-width-percent:0;mso-height-percent:0;mso-wrap-distance-left:9pt;mso-wrap-distance-top:7.2pt;mso-wrap-distance-right:9pt;mso-wrap-distance-bottom:7.2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" fillcolor="#c6d9f1 [671]" stroked="f">
                <v:textbox>
                  <w:txbxContent>
                    <w:p w:rsidR="00AC50AA" w:rsidRPr="00DB56EC" w:rsidRDefault="00AC50AA" w:rsidP="00D51BC1">
                      <w:pPr>
                        <w:pStyle w:val="Heading4"/>
                        <w:spacing w:line="255" w:lineRule="auto"/>
                        <w:ind w:left="0" w:right="215"/>
                        <w:jc w:val="center"/>
                        <w:rPr>
                          <w:b/>
                          <w:i/>
                        </w:rPr>
                      </w:pPr>
                      <w:r w:rsidRPr="00DB56EC">
                        <w:rPr>
                          <w:b/>
                          <w:i/>
                          <w:color w:val="0079C1"/>
                        </w:rPr>
                        <w:t xml:space="preserve">Where Do </w:t>
                      </w:r>
                      <w:r>
                        <w:rPr>
                          <w:b/>
                          <w:i/>
                          <w:color w:val="0079C1"/>
                        </w:rPr>
                        <w:t>Lead</w:t>
                      </w:r>
                      <w:r w:rsidRPr="00DB56EC">
                        <w:rPr>
                          <w:b/>
                          <w:i/>
                          <w:color w:val="0079C1"/>
                        </w:rPr>
                        <w:t xml:space="preserve"> Risks Come From?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5CB4" w:rsidRPr="0091056C">
        <w:rPr>
          <w:b/>
          <w:bCs/>
          <w:sz w:val="22"/>
          <w:szCs w:val="22"/>
        </w:rPr>
        <w:t>If a home</w:t>
      </w:r>
      <w:r w:rsidR="00325CB4" w:rsidRPr="0091056C">
        <w:rPr>
          <w:b/>
          <w:bCs/>
          <w:sz w:val="22"/>
          <w:szCs w:val="22"/>
          <w:rPrChange w:id="79" w:author="Goldschmidt, Michael" w:date="2016-05-19T13:43:00Z">
            <w:rPr>
              <w:b/>
              <w:bCs/>
              <w:spacing w:val="3"/>
              <w:sz w:val="22"/>
              <w:szCs w:val="22"/>
            </w:rPr>
          </w:rPrChange>
        </w:rPr>
        <w:t xml:space="preserve"> w</w:t>
      </w:r>
      <w:r w:rsidR="00325CB4" w:rsidRPr="0091056C">
        <w:rPr>
          <w:b/>
          <w:bCs/>
          <w:sz w:val="22"/>
          <w:szCs w:val="22"/>
        </w:rPr>
        <w:t>as</w:t>
      </w:r>
      <w:r w:rsidR="00325CB4" w:rsidRPr="0091056C">
        <w:rPr>
          <w:b/>
          <w:bCs/>
          <w:sz w:val="22"/>
          <w:szCs w:val="22"/>
          <w:rPrChange w:id="80" w:author="Goldschmidt, Michael" w:date="2016-05-19T13:43:00Z">
            <w:rPr>
              <w:b/>
              <w:bCs/>
              <w:spacing w:val="3"/>
              <w:sz w:val="22"/>
              <w:szCs w:val="22"/>
            </w:rPr>
          </w:rPrChange>
        </w:rPr>
        <w:t xml:space="preserve"> </w:t>
      </w:r>
      <w:r w:rsidR="00325CB4" w:rsidRPr="0091056C">
        <w:rPr>
          <w:b/>
          <w:bCs/>
          <w:sz w:val="22"/>
          <w:szCs w:val="22"/>
        </w:rPr>
        <w:t>built</w:t>
      </w:r>
      <w:r w:rsidR="00325CB4" w:rsidRPr="0091056C">
        <w:rPr>
          <w:b/>
          <w:bCs/>
          <w:sz w:val="22"/>
          <w:szCs w:val="22"/>
          <w:rPrChange w:id="81" w:author="Goldschmidt, Michael" w:date="2016-05-19T13:43:00Z">
            <w:rPr>
              <w:b/>
              <w:bCs/>
              <w:spacing w:val="2"/>
              <w:sz w:val="22"/>
              <w:szCs w:val="22"/>
            </w:rPr>
          </w:rPrChange>
        </w:rPr>
        <w:t xml:space="preserve"> </w:t>
      </w:r>
      <w:r w:rsidR="00325CB4" w:rsidRPr="0091056C">
        <w:rPr>
          <w:b/>
          <w:bCs/>
          <w:sz w:val="22"/>
          <w:szCs w:val="22"/>
        </w:rPr>
        <w:t>b</w:t>
      </w:r>
      <w:r w:rsidR="00325CB4" w:rsidRPr="0091056C">
        <w:rPr>
          <w:b/>
          <w:bCs/>
          <w:sz w:val="22"/>
          <w:szCs w:val="22"/>
          <w:rPrChange w:id="82" w:author="Goldschmidt, Michael" w:date="2016-05-19T13:43:00Z">
            <w:rPr>
              <w:b/>
              <w:bCs/>
              <w:spacing w:val="-2"/>
              <w:sz w:val="22"/>
              <w:szCs w:val="22"/>
            </w:rPr>
          </w:rPrChange>
        </w:rPr>
        <w:t>ef</w:t>
      </w:r>
      <w:r w:rsidR="00325CB4" w:rsidRPr="0091056C">
        <w:rPr>
          <w:b/>
          <w:bCs/>
          <w:sz w:val="22"/>
          <w:szCs w:val="22"/>
        </w:rPr>
        <w:t>o</w:t>
      </w:r>
      <w:r w:rsidR="00325CB4" w:rsidRPr="0091056C">
        <w:rPr>
          <w:b/>
          <w:bCs/>
          <w:sz w:val="22"/>
          <w:szCs w:val="22"/>
          <w:rPrChange w:id="83" w:author="Goldschmidt, Michael" w:date="2016-05-19T13:43:00Z">
            <w:rPr>
              <w:b/>
              <w:bCs/>
              <w:spacing w:val="-3"/>
              <w:sz w:val="22"/>
              <w:szCs w:val="22"/>
            </w:rPr>
          </w:rPrChange>
        </w:rPr>
        <w:t>r</w:t>
      </w:r>
      <w:r w:rsidR="00325CB4" w:rsidRPr="0091056C">
        <w:rPr>
          <w:b/>
          <w:bCs/>
          <w:sz w:val="22"/>
          <w:szCs w:val="22"/>
        </w:rPr>
        <w:t>e</w:t>
      </w:r>
      <w:r w:rsidR="00325CB4" w:rsidRPr="0091056C">
        <w:rPr>
          <w:b/>
          <w:bCs/>
          <w:sz w:val="22"/>
          <w:szCs w:val="22"/>
          <w:rPrChange w:id="84" w:author="Goldschmidt, Michael" w:date="2016-05-19T13:43:00Z">
            <w:rPr>
              <w:b/>
              <w:bCs/>
              <w:spacing w:val="3"/>
              <w:sz w:val="22"/>
              <w:szCs w:val="22"/>
            </w:rPr>
          </w:rPrChange>
        </w:rPr>
        <w:t xml:space="preserve"> </w:t>
      </w:r>
      <w:r w:rsidR="00325CB4" w:rsidRPr="0091056C">
        <w:rPr>
          <w:b/>
          <w:bCs/>
          <w:sz w:val="22"/>
          <w:szCs w:val="22"/>
        </w:rPr>
        <w:t>1978,</w:t>
      </w:r>
      <w:r w:rsidR="00325CB4" w:rsidRPr="0091056C">
        <w:rPr>
          <w:b/>
          <w:bCs/>
          <w:sz w:val="22"/>
          <w:szCs w:val="22"/>
          <w:rPrChange w:id="85" w:author="Goldschmidt, Michael" w:date="2016-05-19T13:43:00Z">
            <w:rPr>
              <w:b/>
              <w:bCs/>
              <w:w w:val="99"/>
              <w:sz w:val="22"/>
              <w:szCs w:val="22"/>
            </w:rPr>
          </w:rPrChange>
        </w:rPr>
        <w:t xml:space="preserve"> p</w:t>
      </w:r>
      <w:r w:rsidR="00325CB4" w:rsidRPr="0091056C">
        <w:rPr>
          <w:b/>
          <w:bCs/>
          <w:sz w:val="22"/>
          <w:szCs w:val="22"/>
        </w:rPr>
        <w:t>ai</w:t>
      </w:r>
      <w:r w:rsidR="00325CB4" w:rsidRPr="0091056C">
        <w:rPr>
          <w:b/>
          <w:bCs/>
          <w:sz w:val="22"/>
          <w:szCs w:val="22"/>
          <w:rPrChange w:id="86" w:author="Goldschmidt, Michael" w:date="2016-05-19T13:43:00Z">
            <w:rPr>
              <w:b/>
              <w:bCs/>
              <w:spacing w:val="-3"/>
              <w:sz w:val="22"/>
              <w:szCs w:val="22"/>
            </w:rPr>
          </w:rPrChange>
        </w:rPr>
        <w:t>n</w:t>
      </w:r>
      <w:r w:rsidR="00325CB4" w:rsidRPr="0091056C">
        <w:rPr>
          <w:b/>
          <w:bCs/>
          <w:sz w:val="22"/>
          <w:szCs w:val="22"/>
        </w:rPr>
        <w:t xml:space="preserve">t on both the inside and outside </w:t>
      </w:r>
      <w:r w:rsidR="00325CB4" w:rsidRPr="0091056C">
        <w:rPr>
          <w:b/>
          <w:bCs/>
          <w:sz w:val="22"/>
          <w:szCs w:val="22"/>
          <w:rPrChange w:id="87" w:author="Goldschmidt, Michael" w:date="2016-05-19T13:43:00Z">
            <w:rPr>
              <w:b/>
              <w:bCs/>
              <w:spacing w:val="-2"/>
              <w:sz w:val="22"/>
              <w:szCs w:val="22"/>
            </w:rPr>
          </w:rPrChange>
        </w:rPr>
        <w:t>c</w:t>
      </w:r>
      <w:r w:rsidR="00325CB4" w:rsidRPr="0091056C">
        <w:rPr>
          <w:b/>
          <w:bCs/>
          <w:sz w:val="22"/>
          <w:szCs w:val="22"/>
        </w:rPr>
        <w:t>ould contain lead.</w:t>
      </w:r>
      <w:r w:rsidR="00325CB4" w:rsidRPr="0091056C">
        <w:rPr>
          <w:rFonts w:cs="Calibri"/>
          <w:sz w:val="22"/>
          <w:szCs w:val="22"/>
          <w:rPrChange w:id="88" w:author="Goldschmidt, Michael" w:date="2016-05-19T13:43:00Z">
            <w:rPr>
              <w:rFonts w:cs="Calibri"/>
              <w:spacing w:val="3"/>
              <w:sz w:val="22"/>
              <w:szCs w:val="22"/>
            </w:rPr>
          </w:rPrChange>
        </w:rPr>
        <w:t xml:space="preserve"> </w:t>
      </w:r>
      <w:r w:rsidR="00325CB4" w:rsidRPr="0091056C">
        <w:rPr>
          <w:b/>
          <w:bCs/>
          <w:sz w:val="22"/>
          <w:szCs w:val="22"/>
        </w:rPr>
        <w:t>Lead</w:t>
      </w:r>
      <w:r w:rsidR="00325CB4" w:rsidRPr="0091056C">
        <w:rPr>
          <w:b/>
          <w:bCs/>
          <w:sz w:val="22"/>
          <w:szCs w:val="22"/>
          <w:rPrChange w:id="89" w:author="Goldschmidt, Michael" w:date="2016-05-19T13:43:00Z">
            <w:rPr>
              <w:b/>
              <w:bCs/>
              <w:spacing w:val="3"/>
              <w:sz w:val="22"/>
              <w:szCs w:val="22"/>
            </w:rPr>
          </w:rPrChange>
        </w:rPr>
        <w:t xml:space="preserve"> </w:t>
      </w:r>
      <w:r w:rsidR="00325CB4" w:rsidRPr="0091056C">
        <w:rPr>
          <w:b/>
          <w:bCs/>
          <w:sz w:val="22"/>
          <w:szCs w:val="22"/>
        </w:rPr>
        <w:t>in</w:t>
      </w:r>
      <w:r w:rsidR="00325CB4" w:rsidRPr="0091056C">
        <w:rPr>
          <w:b/>
          <w:bCs/>
          <w:sz w:val="22"/>
          <w:szCs w:val="22"/>
          <w:rPrChange w:id="90" w:author="Goldschmidt, Michael" w:date="2016-05-19T13:43:00Z">
            <w:rPr>
              <w:b/>
              <w:bCs/>
              <w:spacing w:val="3"/>
              <w:sz w:val="22"/>
              <w:szCs w:val="22"/>
            </w:rPr>
          </w:rPrChange>
        </w:rPr>
        <w:t xml:space="preserve"> </w:t>
      </w:r>
      <w:r w:rsidR="00325CB4" w:rsidRPr="0091056C">
        <w:rPr>
          <w:b/>
          <w:bCs/>
          <w:sz w:val="22"/>
          <w:szCs w:val="22"/>
        </w:rPr>
        <w:t>outside</w:t>
      </w:r>
      <w:r w:rsidR="00325CB4" w:rsidRPr="0091056C">
        <w:rPr>
          <w:b/>
          <w:bCs/>
          <w:sz w:val="22"/>
          <w:szCs w:val="22"/>
          <w:rPrChange w:id="91" w:author="Goldschmidt, Michael" w:date="2016-05-19T13:43:00Z">
            <w:rPr>
              <w:b/>
              <w:bCs/>
              <w:spacing w:val="3"/>
              <w:sz w:val="22"/>
              <w:szCs w:val="22"/>
            </w:rPr>
          </w:rPrChange>
        </w:rPr>
        <w:t xml:space="preserve"> </w:t>
      </w:r>
      <w:r w:rsidR="00325CB4" w:rsidRPr="0091056C">
        <w:rPr>
          <w:b/>
          <w:bCs/>
          <w:sz w:val="22"/>
          <w:szCs w:val="22"/>
        </w:rPr>
        <w:t>pai</w:t>
      </w:r>
      <w:r w:rsidR="00325CB4" w:rsidRPr="0091056C">
        <w:rPr>
          <w:b/>
          <w:bCs/>
          <w:sz w:val="22"/>
          <w:szCs w:val="22"/>
          <w:rPrChange w:id="92" w:author="Goldschmidt, Michael" w:date="2016-05-19T13:43:00Z">
            <w:rPr>
              <w:b/>
              <w:bCs/>
              <w:spacing w:val="-3"/>
              <w:sz w:val="22"/>
              <w:szCs w:val="22"/>
            </w:rPr>
          </w:rPrChange>
        </w:rPr>
        <w:t>n</w:t>
      </w:r>
      <w:r w:rsidR="00325CB4" w:rsidRPr="0091056C">
        <w:rPr>
          <w:b/>
          <w:bCs/>
          <w:sz w:val="22"/>
          <w:szCs w:val="22"/>
        </w:rPr>
        <w:t>t</w:t>
      </w:r>
      <w:r w:rsidR="00325CB4" w:rsidRPr="0091056C">
        <w:rPr>
          <w:b/>
          <w:bCs/>
          <w:sz w:val="22"/>
          <w:szCs w:val="22"/>
          <w:rPrChange w:id="93" w:author="Goldschmidt, Michael" w:date="2016-05-19T13:43:00Z">
            <w:rPr>
              <w:b/>
              <w:bCs/>
              <w:spacing w:val="3"/>
              <w:sz w:val="22"/>
              <w:szCs w:val="22"/>
            </w:rPr>
          </w:rPrChange>
        </w:rPr>
        <w:t xml:space="preserve"> c</w:t>
      </w:r>
      <w:r w:rsidR="00325CB4" w:rsidRPr="0091056C">
        <w:rPr>
          <w:b/>
          <w:bCs/>
          <w:sz w:val="22"/>
          <w:szCs w:val="22"/>
        </w:rPr>
        <w:t>an</w:t>
      </w:r>
      <w:r w:rsidR="00325CB4" w:rsidRPr="0091056C">
        <w:rPr>
          <w:b/>
          <w:bCs/>
          <w:sz w:val="22"/>
          <w:szCs w:val="22"/>
          <w:rPrChange w:id="94" w:author="Goldschmidt, Michael" w:date="2016-05-19T13:43:00Z">
            <w:rPr>
              <w:b/>
              <w:bCs/>
              <w:spacing w:val="3"/>
              <w:sz w:val="22"/>
              <w:szCs w:val="22"/>
            </w:rPr>
          </w:rPrChange>
        </w:rPr>
        <w:t xml:space="preserve"> ge</w:t>
      </w:r>
      <w:r w:rsidR="00325CB4" w:rsidRPr="0091056C">
        <w:rPr>
          <w:b/>
          <w:bCs/>
          <w:sz w:val="22"/>
          <w:szCs w:val="22"/>
        </w:rPr>
        <w:t>t</w:t>
      </w:r>
      <w:r w:rsidR="00325CB4" w:rsidRPr="0091056C">
        <w:rPr>
          <w:b/>
          <w:bCs/>
          <w:sz w:val="22"/>
          <w:szCs w:val="22"/>
          <w:rPrChange w:id="95" w:author="Goldschmidt, Michael" w:date="2016-05-19T13:43:00Z">
            <w:rPr>
              <w:b/>
              <w:bCs/>
              <w:spacing w:val="3"/>
              <w:sz w:val="22"/>
              <w:szCs w:val="22"/>
            </w:rPr>
          </w:rPrChange>
        </w:rPr>
        <w:t xml:space="preserve"> </w:t>
      </w:r>
      <w:r w:rsidR="00325CB4" w:rsidRPr="0091056C">
        <w:rPr>
          <w:b/>
          <w:bCs/>
          <w:sz w:val="22"/>
          <w:szCs w:val="22"/>
        </w:rPr>
        <w:t>i</w:t>
      </w:r>
      <w:r w:rsidR="00325CB4" w:rsidRPr="0091056C">
        <w:rPr>
          <w:b/>
          <w:bCs/>
          <w:sz w:val="22"/>
          <w:szCs w:val="22"/>
          <w:rPrChange w:id="96" w:author="Goldschmidt, Michael" w:date="2016-05-19T13:43:00Z">
            <w:rPr>
              <w:b/>
              <w:bCs/>
              <w:spacing w:val="-3"/>
              <w:sz w:val="22"/>
              <w:szCs w:val="22"/>
            </w:rPr>
          </w:rPrChange>
        </w:rPr>
        <w:t>nt</w:t>
      </w:r>
      <w:r w:rsidR="00325CB4" w:rsidRPr="0091056C">
        <w:rPr>
          <w:b/>
          <w:bCs/>
          <w:sz w:val="22"/>
          <w:szCs w:val="22"/>
        </w:rPr>
        <w:t>o</w:t>
      </w:r>
      <w:r w:rsidR="00325CB4" w:rsidRPr="0091056C">
        <w:rPr>
          <w:b/>
          <w:bCs/>
          <w:sz w:val="22"/>
          <w:szCs w:val="22"/>
          <w:rPrChange w:id="97" w:author="Goldschmidt, Michael" w:date="2016-05-19T13:43:00Z">
            <w:rPr>
              <w:b/>
              <w:bCs/>
              <w:spacing w:val="4"/>
              <w:sz w:val="22"/>
              <w:szCs w:val="22"/>
            </w:rPr>
          </w:rPrChange>
        </w:rPr>
        <w:t xml:space="preserve"> </w:t>
      </w:r>
      <w:r w:rsidR="00325CB4" w:rsidRPr="0091056C">
        <w:rPr>
          <w:b/>
          <w:bCs/>
          <w:sz w:val="22"/>
          <w:szCs w:val="22"/>
        </w:rPr>
        <w:t>the soil</w:t>
      </w:r>
      <w:r w:rsidR="00325CB4" w:rsidRPr="0091056C">
        <w:rPr>
          <w:b/>
          <w:bCs/>
          <w:sz w:val="22"/>
          <w:szCs w:val="22"/>
          <w:rPrChange w:id="98" w:author="Goldschmidt, Michael" w:date="2016-05-19T13:43:00Z">
            <w:rPr>
              <w:b/>
              <w:bCs/>
              <w:w w:val="99"/>
              <w:sz w:val="22"/>
              <w:szCs w:val="22"/>
            </w:rPr>
          </w:rPrChange>
        </w:rPr>
        <w:t xml:space="preserve"> </w:t>
      </w:r>
      <w:r w:rsidR="00325CB4" w:rsidRPr="0091056C">
        <w:rPr>
          <w:b/>
          <w:bCs/>
          <w:sz w:val="22"/>
          <w:szCs w:val="22"/>
        </w:rPr>
        <w:t>a</w:t>
      </w:r>
      <w:r w:rsidR="00325CB4" w:rsidRPr="0091056C">
        <w:rPr>
          <w:b/>
          <w:bCs/>
          <w:sz w:val="22"/>
          <w:szCs w:val="22"/>
          <w:rPrChange w:id="99" w:author="Goldschmidt, Michael" w:date="2016-05-19T13:43:00Z">
            <w:rPr>
              <w:b/>
              <w:bCs/>
              <w:spacing w:val="-5"/>
              <w:sz w:val="22"/>
              <w:szCs w:val="22"/>
            </w:rPr>
          </w:rPrChange>
        </w:rPr>
        <w:t>r</w:t>
      </w:r>
      <w:r w:rsidR="00325CB4" w:rsidRPr="0091056C">
        <w:rPr>
          <w:b/>
          <w:bCs/>
          <w:sz w:val="22"/>
          <w:szCs w:val="22"/>
        </w:rPr>
        <w:t>ound</w:t>
      </w:r>
      <w:r w:rsidR="00325CB4" w:rsidRPr="0091056C">
        <w:rPr>
          <w:b/>
          <w:bCs/>
          <w:sz w:val="22"/>
          <w:szCs w:val="22"/>
          <w:rPrChange w:id="100" w:author="Goldschmidt, Michael" w:date="2016-05-19T13:43:00Z">
            <w:rPr>
              <w:b/>
              <w:bCs/>
              <w:spacing w:val="3"/>
              <w:sz w:val="22"/>
              <w:szCs w:val="22"/>
            </w:rPr>
          </w:rPrChange>
        </w:rPr>
        <w:t xml:space="preserve"> a</w:t>
      </w:r>
      <w:r w:rsidR="00325CB4" w:rsidRPr="0091056C">
        <w:rPr>
          <w:b/>
          <w:bCs/>
          <w:sz w:val="22"/>
          <w:szCs w:val="22"/>
        </w:rPr>
        <w:t xml:space="preserve"> home and</w:t>
      </w:r>
      <w:r w:rsidR="00325CB4" w:rsidRPr="0091056C">
        <w:rPr>
          <w:b/>
          <w:bCs/>
          <w:sz w:val="22"/>
          <w:szCs w:val="22"/>
          <w:rPrChange w:id="101" w:author="Goldschmidt, Michael" w:date="2016-05-19T13:43:00Z">
            <w:rPr>
              <w:b/>
              <w:bCs/>
              <w:spacing w:val="3"/>
              <w:sz w:val="22"/>
              <w:szCs w:val="22"/>
            </w:rPr>
          </w:rPrChange>
        </w:rPr>
        <w:t xml:space="preserve"> c</w:t>
      </w:r>
      <w:r w:rsidR="00325CB4" w:rsidRPr="0091056C">
        <w:rPr>
          <w:b/>
          <w:bCs/>
          <w:sz w:val="22"/>
          <w:szCs w:val="22"/>
        </w:rPr>
        <w:t>an</w:t>
      </w:r>
      <w:r w:rsidR="00325CB4" w:rsidRPr="0091056C">
        <w:rPr>
          <w:b/>
          <w:bCs/>
          <w:sz w:val="22"/>
          <w:szCs w:val="22"/>
          <w:rPrChange w:id="102" w:author="Goldschmidt, Michael" w:date="2016-05-19T13:43:00Z">
            <w:rPr>
              <w:b/>
              <w:bCs/>
              <w:spacing w:val="4"/>
              <w:sz w:val="22"/>
              <w:szCs w:val="22"/>
            </w:rPr>
          </w:rPrChange>
        </w:rPr>
        <w:t xml:space="preserve"> ev</w:t>
      </w:r>
      <w:r w:rsidR="00325CB4" w:rsidRPr="0091056C">
        <w:rPr>
          <w:b/>
          <w:bCs/>
          <w:sz w:val="22"/>
          <w:szCs w:val="22"/>
        </w:rPr>
        <w:t>e</w:t>
      </w:r>
      <w:r w:rsidR="00325CB4" w:rsidRPr="0091056C">
        <w:rPr>
          <w:b/>
          <w:bCs/>
          <w:sz w:val="22"/>
          <w:szCs w:val="22"/>
          <w:rPrChange w:id="103" w:author="Goldschmidt, Michael" w:date="2016-05-19T13:43:00Z">
            <w:rPr>
              <w:b/>
              <w:bCs/>
              <w:spacing w:val="-3"/>
              <w:sz w:val="22"/>
              <w:szCs w:val="22"/>
            </w:rPr>
          </w:rPrChange>
        </w:rPr>
        <w:t>n</w:t>
      </w:r>
      <w:r w:rsidR="00325CB4" w:rsidRPr="0091056C">
        <w:rPr>
          <w:b/>
          <w:bCs/>
          <w:sz w:val="22"/>
          <w:szCs w:val="22"/>
        </w:rPr>
        <w:t>tually</w:t>
      </w:r>
      <w:r w:rsidR="00325CB4" w:rsidRPr="0091056C">
        <w:rPr>
          <w:b/>
          <w:bCs/>
          <w:sz w:val="22"/>
          <w:szCs w:val="22"/>
          <w:rPrChange w:id="104" w:author="Goldschmidt, Michael" w:date="2016-05-19T13:43:00Z">
            <w:rPr>
              <w:b/>
              <w:bCs/>
              <w:spacing w:val="3"/>
              <w:sz w:val="22"/>
              <w:szCs w:val="22"/>
            </w:rPr>
          </w:rPrChange>
        </w:rPr>
        <w:t xml:space="preserve"> </w:t>
      </w:r>
      <w:r w:rsidR="00325CB4" w:rsidRPr="0091056C">
        <w:rPr>
          <w:b/>
          <w:bCs/>
          <w:sz w:val="22"/>
          <w:szCs w:val="22"/>
        </w:rPr>
        <w:t>be</w:t>
      </w:r>
      <w:r w:rsidR="00325CB4" w:rsidRPr="0091056C">
        <w:rPr>
          <w:b/>
          <w:bCs/>
          <w:sz w:val="22"/>
          <w:szCs w:val="22"/>
          <w:rPrChange w:id="105" w:author="Goldschmidt, Michael" w:date="2016-05-19T13:43:00Z">
            <w:rPr>
              <w:b/>
              <w:bCs/>
              <w:spacing w:val="3"/>
              <w:sz w:val="22"/>
              <w:szCs w:val="22"/>
            </w:rPr>
          </w:rPrChange>
        </w:rPr>
        <w:t xml:space="preserve"> </w:t>
      </w:r>
      <w:r w:rsidR="00325CB4" w:rsidRPr="0091056C">
        <w:rPr>
          <w:b/>
          <w:bCs/>
          <w:sz w:val="22"/>
          <w:szCs w:val="22"/>
        </w:rPr>
        <w:t>b</w:t>
      </w:r>
      <w:r w:rsidR="00325CB4" w:rsidRPr="0091056C">
        <w:rPr>
          <w:b/>
          <w:bCs/>
          <w:sz w:val="22"/>
          <w:szCs w:val="22"/>
          <w:rPrChange w:id="106" w:author="Goldschmidt, Michael" w:date="2016-05-19T13:43:00Z">
            <w:rPr>
              <w:b/>
              <w:bCs/>
              <w:spacing w:val="-4"/>
              <w:sz w:val="22"/>
              <w:szCs w:val="22"/>
            </w:rPr>
          </w:rPrChange>
        </w:rPr>
        <w:t>r</w:t>
      </w:r>
      <w:r w:rsidR="00325CB4" w:rsidRPr="0091056C">
        <w:rPr>
          <w:b/>
          <w:bCs/>
          <w:sz w:val="22"/>
          <w:szCs w:val="22"/>
        </w:rPr>
        <w:t>oug</w:t>
      </w:r>
      <w:r w:rsidR="00325CB4" w:rsidRPr="0091056C">
        <w:rPr>
          <w:b/>
          <w:bCs/>
          <w:sz w:val="22"/>
          <w:szCs w:val="22"/>
          <w:rPrChange w:id="107" w:author="Goldschmidt, Michael" w:date="2016-05-19T13:43:00Z">
            <w:rPr>
              <w:b/>
              <w:bCs/>
              <w:spacing w:val="-3"/>
              <w:sz w:val="22"/>
              <w:szCs w:val="22"/>
            </w:rPr>
          </w:rPrChange>
        </w:rPr>
        <w:t>h</w:t>
      </w:r>
      <w:r w:rsidR="00325CB4" w:rsidRPr="0091056C">
        <w:rPr>
          <w:b/>
          <w:bCs/>
          <w:sz w:val="22"/>
          <w:szCs w:val="22"/>
        </w:rPr>
        <w:t>t</w:t>
      </w:r>
      <w:r w:rsidR="00325CB4" w:rsidRPr="0091056C">
        <w:rPr>
          <w:b/>
          <w:bCs/>
          <w:sz w:val="22"/>
          <w:szCs w:val="22"/>
          <w:rPrChange w:id="108" w:author="Goldschmidt, Michael" w:date="2016-05-19T13:43:00Z">
            <w:rPr>
              <w:b/>
              <w:bCs/>
              <w:w w:val="99"/>
              <w:sz w:val="22"/>
              <w:szCs w:val="22"/>
            </w:rPr>
          </w:rPrChange>
        </w:rPr>
        <w:t xml:space="preserve"> i</w:t>
      </w:r>
      <w:r w:rsidR="00325CB4" w:rsidRPr="0091056C">
        <w:rPr>
          <w:b/>
          <w:bCs/>
          <w:sz w:val="22"/>
          <w:szCs w:val="22"/>
        </w:rPr>
        <w:t>nside</w:t>
      </w:r>
      <w:r w:rsidR="00325CB4" w:rsidRPr="0091056C">
        <w:rPr>
          <w:b/>
          <w:bCs/>
          <w:sz w:val="22"/>
          <w:szCs w:val="22"/>
          <w:rPrChange w:id="109" w:author="Goldschmidt, Michael" w:date="2016-05-19T13:43:00Z">
            <w:rPr>
              <w:b/>
              <w:bCs/>
              <w:spacing w:val="4"/>
              <w:sz w:val="22"/>
              <w:szCs w:val="22"/>
            </w:rPr>
          </w:rPrChange>
        </w:rPr>
        <w:t xml:space="preserve"> a</w:t>
      </w:r>
      <w:r w:rsidR="00325CB4" w:rsidRPr="0091056C">
        <w:rPr>
          <w:b/>
          <w:bCs/>
          <w:sz w:val="22"/>
          <w:szCs w:val="22"/>
        </w:rPr>
        <w:t xml:space="preserve"> home</w:t>
      </w:r>
      <w:r w:rsidR="00325CB4" w:rsidRPr="0091056C">
        <w:rPr>
          <w:b/>
          <w:bCs/>
        </w:rPr>
        <w:t>.</w:t>
      </w:r>
    </w:p>
    <w:p w:rsidR="00061356" w:rsidRPr="0091056C" w:rsidRDefault="00061356" w:rsidP="00AC50AA">
      <w:pPr>
        <w:pStyle w:val="BodyText"/>
        <w:ind w:left="115" w:right="245"/>
        <w:contextualSpacing/>
        <w:rPr>
          <w:b/>
          <w:bCs/>
        </w:rPr>
      </w:pPr>
      <w:r w:rsidRPr="0091056C">
        <w:rPr>
          <w:sz w:val="22"/>
          <w:szCs w:val="22"/>
        </w:rPr>
        <w:t>The paint or varnish on walls, doors</w:t>
      </w:r>
      <w:ins w:id="110" w:author="Goldschmidt, Michael" w:date="2016-05-19T18:06:00Z">
        <w:r w:rsidR="007D7BFB">
          <w:rPr>
            <w:sz w:val="22"/>
            <w:szCs w:val="22"/>
          </w:rPr>
          <w:t>,</w:t>
        </w:r>
      </w:ins>
      <w:r w:rsidRPr="0091056C">
        <w:rPr>
          <w:sz w:val="22"/>
          <w:szCs w:val="22"/>
        </w:rPr>
        <w:t xml:space="preserve"> and windows could have lead in it. Lead based paint was commonly used on surfaces that received a lot of wear. Areas include</w:t>
      </w:r>
      <w:r w:rsidR="00325CB4" w:rsidRPr="0091056C">
        <w:rPr>
          <w:sz w:val="22"/>
          <w:szCs w:val="22"/>
        </w:rPr>
        <w:t>d</w:t>
      </w:r>
      <w:r w:rsidRPr="0091056C">
        <w:rPr>
          <w:sz w:val="22"/>
          <w:szCs w:val="22"/>
          <w:rPrChange w:id="111" w:author="Goldschmidt, Michael" w:date="2016-05-19T13:49:00Z">
            <w:rPr>
              <w:spacing w:val="3"/>
              <w:sz w:val="22"/>
              <w:szCs w:val="22"/>
            </w:rPr>
          </w:rPrChange>
        </w:rPr>
        <w:t xml:space="preserve"> windows, doors and cabinets. Household dust from old, worn paint could contain lead. </w:t>
      </w:r>
      <w:r w:rsidR="00D300CD" w:rsidRPr="0091056C">
        <w:rPr>
          <w:sz w:val="22"/>
          <w:szCs w:val="22"/>
          <w:rPrChange w:id="112" w:author="Goldschmidt, Michael" w:date="2016-05-19T13:49:00Z">
            <w:rPr>
              <w:spacing w:val="4"/>
              <w:sz w:val="22"/>
              <w:szCs w:val="22"/>
            </w:rPr>
          </w:rPrChange>
        </w:rPr>
        <w:t>D</w:t>
      </w:r>
      <w:r w:rsidRPr="0091056C">
        <w:rPr>
          <w:sz w:val="22"/>
          <w:szCs w:val="22"/>
        </w:rPr>
        <w:t xml:space="preserve">rinking water could have lead in it from </w:t>
      </w:r>
      <w:r w:rsidR="00325CB4" w:rsidRPr="0091056C">
        <w:rPr>
          <w:sz w:val="22"/>
          <w:szCs w:val="22"/>
        </w:rPr>
        <w:t>original or repaired</w:t>
      </w:r>
      <w:r w:rsidR="003E21C9" w:rsidRPr="0091056C">
        <w:rPr>
          <w:sz w:val="22"/>
          <w:szCs w:val="22"/>
        </w:rPr>
        <w:t xml:space="preserve"> </w:t>
      </w:r>
      <w:r w:rsidRPr="0091056C">
        <w:rPr>
          <w:rFonts w:cs="Calibri"/>
          <w:sz w:val="22"/>
          <w:szCs w:val="22"/>
        </w:rPr>
        <w:t xml:space="preserve">plumbing. </w:t>
      </w:r>
    </w:p>
    <w:p w:rsidR="00061356" w:rsidRPr="0091056C" w:rsidRDefault="00061356" w:rsidP="00061356">
      <w:pPr>
        <w:pStyle w:val="BodyText"/>
        <w:spacing w:line="288" w:lineRule="exact"/>
        <w:ind w:left="116" w:right="246"/>
        <w:rPr>
          <w:b/>
          <w:bCs/>
        </w:rPr>
      </w:pPr>
    </w:p>
    <w:p w:rsidR="00061356" w:rsidRPr="0091056C" w:rsidRDefault="00AA18CC" w:rsidP="00AC50AA">
      <w:pPr>
        <w:pStyle w:val="BodyText"/>
        <w:ind w:left="116" w:right="246"/>
        <w:contextualSpacing/>
        <w:rPr>
          <w:sz w:val="22"/>
          <w:szCs w:val="22"/>
        </w:rPr>
      </w:pPr>
      <w:r w:rsidRPr="007D7BFB">
        <w:rPr>
          <w:noProof/>
          <w:sz w:val="22"/>
          <w:szCs w:val="22"/>
        </w:rPr>
        <w:drawing>
          <wp:anchor distT="0" distB="0" distL="114300" distR="114300" simplePos="0" relativeHeight="251669504" behindDoc="0" locked="0" layoutInCell="1" allowOverlap="1" wp14:anchorId="3D2CC13E" wp14:editId="78FE37EB">
            <wp:simplePos x="0" y="0"/>
            <wp:positionH relativeFrom="column">
              <wp:posOffset>76200</wp:posOffset>
            </wp:positionH>
            <wp:positionV relativeFrom="paragraph">
              <wp:posOffset>-2540</wp:posOffset>
            </wp:positionV>
            <wp:extent cx="3086100" cy="2868295"/>
            <wp:effectExtent l="0" t="0" r="0" b="825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1356" w:rsidRPr="0091056C">
        <w:rPr>
          <w:sz w:val="22"/>
          <w:szCs w:val="22"/>
        </w:rPr>
        <w:t>Lead paint that is in</w:t>
      </w:r>
      <w:r w:rsidR="003E21C9" w:rsidRPr="0091056C">
        <w:rPr>
          <w:sz w:val="22"/>
          <w:szCs w:val="22"/>
          <w:rPrChange w:id="113" w:author="Goldschmidt, Michael" w:date="2016-05-19T13:49:00Z">
            <w:rPr>
              <w:spacing w:val="5"/>
              <w:sz w:val="22"/>
              <w:szCs w:val="22"/>
            </w:rPr>
          </w:rPrChange>
        </w:rPr>
        <w:t>tact</w:t>
      </w:r>
      <w:r w:rsidR="00D22178" w:rsidRPr="0091056C">
        <w:rPr>
          <w:sz w:val="22"/>
          <w:szCs w:val="22"/>
          <w:rPrChange w:id="114" w:author="Goldschmidt, Michael" w:date="2016-05-19T13:49:00Z">
            <w:rPr>
              <w:spacing w:val="5"/>
              <w:sz w:val="22"/>
              <w:szCs w:val="22"/>
            </w:rPr>
          </w:rPrChange>
        </w:rPr>
        <w:t xml:space="preserve"> is not </w:t>
      </w:r>
      <w:r w:rsidR="003E21C9" w:rsidRPr="0091056C">
        <w:rPr>
          <w:sz w:val="22"/>
          <w:szCs w:val="22"/>
        </w:rPr>
        <w:t>a direct hazard</w:t>
      </w:r>
      <w:ins w:id="115" w:author="Goldschmidt, Michael" w:date="2016-05-19T13:53:00Z">
        <w:r w:rsidR="0084713F">
          <w:rPr>
            <w:sz w:val="22"/>
            <w:szCs w:val="22"/>
          </w:rPr>
          <w:t>,</w:t>
        </w:r>
      </w:ins>
      <w:r w:rsidR="003E21C9" w:rsidRPr="0091056C">
        <w:rPr>
          <w:sz w:val="22"/>
          <w:szCs w:val="22"/>
        </w:rPr>
        <w:t xml:space="preserve"> but a potential one</w:t>
      </w:r>
      <w:ins w:id="116" w:author="Goldschmidt, Michael" w:date="2016-05-19T13:53:00Z">
        <w:r w:rsidR="0084713F">
          <w:rPr>
            <w:sz w:val="22"/>
            <w:szCs w:val="22"/>
          </w:rPr>
          <w:t>,</w:t>
        </w:r>
      </w:ins>
      <w:r w:rsidR="003E21C9" w:rsidRPr="0091056C">
        <w:rPr>
          <w:sz w:val="22"/>
          <w:szCs w:val="22"/>
        </w:rPr>
        <w:t xml:space="preserve"> if the surface </w:t>
      </w:r>
      <w:del w:id="117" w:author="Goldschmidt, Michael" w:date="2016-05-19T13:49:00Z">
        <w:r w:rsidR="003E21C9" w:rsidRPr="0091056C" w:rsidDel="0091056C">
          <w:rPr>
            <w:sz w:val="22"/>
            <w:szCs w:val="22"/>
          </w:rPr>
          <w:delText xml:space="preserve">ever </w:delText>
        </w:r>
      </w:del>
      <w:r w:rsidR="003E21C9" w:rsidRPr="0091056C">
        <w:rPr>
          <w:sz w:val="22"/>
          <w:szCs w:val="22"/>
        </w:rPr>
        <w:t>starts to chip, peel, or chalk</w:t>
      </w:r>
      <w:ins w:id="118" w:author="Goldschmidt, Michael" w:date="2016-05-19T13:49:00Z">
        <w:r w:rsidR="0091056C">
          <w:rPr>
            <w:sz w:val="22"/>
            <w:szCs w:val="22"/>
          </w:rPr>
          <w:t>.</w:t>
        </w:r>
      </w:ins>
      <w:r w:rsidR="00061356" w:rsidRPr="0091056C">
        <w:rPr>
          <w:rFonts w:cs="Calibri"/>
          <w:sz w:val="22"/>
          <w:szCs w:val="22"/>
          <w:rPrChange w:id="119" w:author="Goldschmidt, Michael" w:date="2016-05-19T13:49:00Z">
            <w:rPr>
              <w:rFonts w:cs="Calibri"/>
              <w:spacing w:val="4"/>
              <w:sz w:val="22"/>
              <w:szCs w:val="22"/>
            </w:rPr>
          </w:rPrChange>
        </w:rPr>
        <w:t xml:space="preserve"> Lead paint that peels, flakes, </w:t>
      </w:r>
      <w:r w:rsidR="00061356" w:rsidRPr="0091056C">
        <w:rPr>
          <w:sz w:val="22"/>
          <w:szCs w:val="22"/>
        </w:rPr>
        <w:t xml:space="preserve">or is disturbed (for example, by sanding) is </w:t>
      </w:r>
      <w:r w:rsidR="00061356" w:rsidRPr="0091056C">
        <w:rPr>
          <w:rFonts w:cs="Calibri"/>
          <w:sz w:val="22"/>
          <w:szCs w:val="22"/>
        </w:rPr>
        <w:t xml:space="preserve">a health risk. </w:t>
      </w:r>
      <w:ins w:id="120" w:author="Goldschmidt, Michael" w:date="2016-05-19T13:50:00Z">
        <w:r w:rsidR="0091056C">
          <w:rPr>
            <w:rFonts w:cs="Calibri"/>
            <w:sz w:val="22"/>
            <w:szCs w:val="22"/>
          </w:rPr>
          <w:t xml:space="preserve">To reduce lead poisoning, </w:t>
        </w:r>
      </w:ins>
      <w:ins w:id="121" w:author="Goldschmidt, Michael" w:date="2016-05-19T13:52:00Z">
        <w:r w:rsidR="0084713F">
          <w:rPr>
            <w:rFonts w:cs="Calibri"/>
            <w:sz w:val="22"/>
            <w:szCs w:val="22"/>
          </w:rPr>
          <w:t xml:space="preserve">it is very important </w:t>
        </w:r>
      </w:ins>
      <w:ins w:id="122" w:author="Goldschmidt, Michael" w:date="2016-05-19T13:54:00Z">
        <w:r w:rsidR="0084713F">
          <w:rPr>
            <w:rFonts w:cs="Calibri"/>
            <w:sz w:val="22"/>
            <w:szCs w:val="22"/>
          </w:rPr>
          <w:t>to advise a</w:t>
        </w:r>
      </w:ins>
      <w:ins w:id="123" w:author="Goldschmidt, Michael" w:date="2016-05-19T13:52:00Z">
        <w:r w:rsidR="0084713F">
          <w:rPr>
            <w:rFonts w:cs="Calibri"/>
            <w:sz w:val="22"/>
            <w:szCs w:val="22"/>
          </w:rPr>
          <w:t xml:space="preserve"> family to</w:t>
        </w:r>
      </w:ins>
      <w:ins w:id="124" w:author="Goldschmidt, Michael" w:date="2016-05-19T13:50:00Z">
        <w:r w:rsidR="0091056C">
          <w:rPr>
            <w:rFonts w:cs="Calibri"/>
            <w:sz w:val="22"/>
            <w:szCs w:val="22"/>
          </w:rPr>
          <w:t xml:space="preserve"> conduct</w:t>
        </w:r>
      </w:ins>
      <w:ins w:id="125" w:author="Goldschmidt, Michael" w:date="2016-05-19T13:49:00Z">
        <w:r w:rsidR="0091056C">
          <w:rPr>
            <w:rFonts w:cs="Calibri"/>
            <w:sz w:val="22"/>
            <w:szCs w:val="22"/>
          </w:rPr>
          <w:t xml:space="preserve"> r</w:t>
        </w:r>
      </w:ins>
      <w:del w:id="126" w:author="Goldschmidt, Michael" w:date="2016-05-19T13:50:00Z">
        <w:r w:rsidR="003E21C9" w:rsidRPr="0091056C" w:rsidDel="0091056C">
          <w:rPr>
            <w:rFonts w:cs="Calibri"/>
            <w:sz w:val="22"/>
            <w:szCs w:val="22"/>
            <w:rPrChange w:id="127" w:author="Goldschmidt, Michael" w:date="2016-05-19T13:49:00Z">
              <w:rPr>
                <w:rFonts w:cs="Calibri"/>
                <w:spacing w:val="5"/>
                <w:sz w:val="22"/>
                <w:szCs w:val="22"/>
              </w:rPr>
            </w:rPrChange>
          </w:rPr>
          <w:delText>R</w:delText>
        </w:r>
      </w:del>
      <w:r w:rsidR="003E21C9" w:rsidRPr="0091056C">
        <w:rPr>
          <w:rFonts w:cs="Calibri"/>
          <w:sz w:val="22"/>
          <w:szCs w:val="22"/>
          <w:rPrChange w:id="128" w:author="Goldschmidt, Michael" w:date="2016-05-19T13:49:00Z">
            <w:rPr>
              <w:rFonts w:cs="Calibri"/>
              <w:spacing w:val="5"/>
              <w:sz w:val="22"/>
              <w:szCs w:val="22"/>
            </w:rPr>
          </w:rPrChange>
        </w:rPr>
        <w:t>egular paint assessment</w:t>
      </w:r>
      <w:ins w:id="129" w:author="Goldschmidt, Michael" w:date="2016-05-19T13:50:00Z">
        <w:r w:rsidR="0091056C">
          <w:rPr>
            <w:rFonts w:cs="Calibri"/>
            <w:sz w:val="22"/>
            <w:szCs w:val="22"/>
          </w:rPr>
          <w:t>s</w:t>
        </w:r>
      </w:ins>
      <w:r w:rsidR="003E21C9" w:rsidRPr="0091056C">
        <w:rPr>
          <w:rFonts w:cs="Calibri"/>
          <w:sz w:val="22"/>
          <w:szCs w:val="22"/>
          <w:rPrChange w:id="130" w:author="Goldschmidt, Michael" w:date="2016-05-19T13:49:00Z">
            <w:rPr>
              <w:rFonts w:cs="Calibri"/>
              <w:spacing w:val="5"/>
              <w:sz w:val="22"/>
              <w:szCs w:val="22"/>
            </w:rPr>
          </w:rPrChange>
        </w:rPr>
        <w:t xml:space="preserve"> and maintenance </w:t>
      </w:r>
      <w:ins w:id="131" w:author="Goldschmidt, Michael" w:date="2016-05-19T13:50:00Z">
        <w:r w:rsidR="0091056C">
          <w:rPr>
            <w:rFonts w:cs="Calibri"/>
            <w:sz w:val="22"/>
            <w:szCs w:val="22"/>
          </w:rPr>
          <w:t xml:space="preserve">routines </w:t>
        </w:r>
      </w:ins>
      <w:r w:rsidR="003E21C9" w:rsidRPr="0091056C">
        <w:rPr>
          <w:rFonts w:cs="Calibri"/>
          <w:sz w:val="22"/>
          <w:szCs w:val="22"/>
          <w:rPrChange w:id="132" w:author="Goldschmidt, Michael" w:date="2016-05-19T13:49:00Z">
            <w:rPr>
              <w:rFonts w:cs="Calibri"/>
              <w:spacing w:val="5"/>
              <w:sz w:val="22"/>
              <w:szCs w:val="22"/>
            </w:rPr>
          </w:rPrChange>
        </w:rPr>
        <w:t>when living in an older home</w:t>
      </w:r>
      <w:ins w:id="133" w:author="Goldschmidt, Michael" w:date="2016-05-19T13:52:00Z">
        <w:r w:rsidR="0084713F">
          <w:rPr>
            <w:rFonts w:cs="Calibri"/>
            <w:sz w:val="22"/>
            <w:szCs w:val="22"/>
          </w:rPr>
          <w:t>.</w:t>
        </w:r>
      </w:ins>
      <w:del w:id="134" w:author="Goldschmidt, Michael" w:date="2016-05-19T13:52:00Z">
        <w:r w:rsidR="003E21C9" w:rsidRPr="0091056C" w:rsidDel="0084713F">
          <w:rPr>
            <w:rFonts w:cs="Calibri"/>
            <w:sz w:val="22"/>
            <w:szCs w:val="22"/>
            <w:rPrChange w:id="135" w:author="Goldschmidt, Michael" w:date="2016-05-19T13:49:00Z">
              <w:rPr>
                <w:rFonts w:cs="Calibri"/>
                <w:spacing w:val="5"/>
                <w:sz w:val="22"/>
                <w:szCs w:val="22"/>
              </w:rPr>
            </w:rPrChange>
          </w:rPr>
          <w:delText xml:space="preserve"> is very important to prevent lead poisoning.</w:delText>
        </w:r>
      </w:del>
      <w:r w:rsidR="00D22178" w:rsidRPr="0091056C">
        <w:rPr>
          <w:rFonts w:cs="Calibri"/>
          <w:sz w:val="22"/>
          <w:szCs w:val="22"/>
          <w:rPrChange w:id="136" w:author="Goldschmidt, Michael" w:date="2016-05-19T13:49:00Z">
            <w:rPr>
              <w:rFonts w:cs="Calibri"/>
              <w:spacing w:val="5"/>
              <w:sz w:val="22"/>
              <w:szCs w:val="22"/>
            </w:rPr>
          </w:rPrChange>
        </w:rPr>
        <w:t xml:space="preserve"> </w:t>
      </w:r>
      <w:r w:rsidR="00061356" w:rsidRPr="0091056C">
        <w:rPr>
          <w:rFonts w:cs="Calibri"/>
          <w:sz w:val="22"/>
          <w:szCs w:val="22"/>
        </w:rPr>
        <w:t>When</w:t>
      </w:r>
      <w:r w:rsidR="00D22178" w:rsidRPr="0091056C">
        <w:rPr>
          <w:rFonts w:cs="Calibri"/>
          <w:sz w:val="22"/>
          <w:szCs w:val="22"/>
        </w:rPr>
        <w:t xml:space="preserve"> </w:t>
      </w:r>
      <w:r w:rsidR="003E21C9" w:rsidRPr="0091056C">
        <w:rPr>
          <w:rFonts w:cs="Calibri"/>
          <w:sz w:val="22"/>
          <w:szCs w:val="22"/>
          <w:rPrChange w:id="137" w:author="Goldschmidt, Michael" w:date="2016-05-19T13:49:00Z">
            <w:rPr>
              <w:rFonts w:cs="Calibri"/>
              <w:spacing w:val="4"/>
              <w:sz w:val="22"/>
              <w:szCs w:val="22"/>
            </w:rPr>
          </w:rPrChange>
        </w:rPr>
        <w:t xml:space="preserve">hiring a contractor for </w:t>
      </w:r>
      <w:r w:rsidR="00061356" w:rsidRPr="0091056C">
        <w:rPr>
          <w:rFonts w:cs="Calibri"/>
          <w:sz w:val="22"/>
          <w:szCs w:val="22"/>
        </w:rPr>
        <w:t xml:space="preserve">painting or remodeling, </w:t>
      </w:r>
      <w:r w:rsidR="00061356" w:rsidRPr="0091056C">
        <w:rPr>
          <w:sz w:val="22"/>
          <w:szCs w:val="22"/>
          <w:rPrChange w:id="138" w:author="Goldschmidt, Michael" w:date="2016-05-19T13:49:00Z">
            <w:rPr>
              <w:spacing w:val="-6"/>
              <w:sz w:val="22"/>
              <w:szCs w:val="22"/>
            </w:rPr>
          </w:rPrChange>
        </w:rPr>
        <w:t>federal law requires that up-to-date safety</w:t>
      </w:r>
      <w:r w:rsidR="00061356" w:rsidRPr="0091056C">
        <w:rPr>
          <w:w w:val="99"/>
          <w:sz w:val="22"/>
          <w:szCs w:val="22"/>
        </w:rPr>
        <w:t xml:space="preserve"> </w:t>
      </w:r>
      <w:r w:rsidR="00061356" w:rsidRPr="0091056C">
        <w:rPr>
          <w:sz w:val="22"/>
          <w:szCs w:val="22"/>
        </w:rPr>
        <w:t>procedures be followed</w:t>
      </w:r>
      <w:r w:rsidR="003E21C9" w:rsidRPr="0091056C">
        <w:rPr>
          <w:sz w:val="22"/>
          <w:szCs w:val="22"/>
        </w:rPr>
        <w:t xml:space="preserve"> by </w:t>
      </w:r>
      <w:r w:rsidR="00D22178" w:rsidRPr="0091056C">
        <w:rPr>
          <w:sz w:val="22"/>
          <w:szCs w:val="22"/>
        </w:rPr>
        <w:t>certified</w:t>
      </w:r>
      <w:r w:rsidR="003E21C9" w:rsidRPr="0091056C">
        <w:rPr>
          <w:sz w:val="22"/>
          <w:szCs w:val="22"/>
        </w:rPr>
        <w:t xml:space="preserve"> </w:t>
      </w:r>
      <w:r w:rsidR="00D22178" w:rsidRPr="0091056C">
        <w:rPr>
          <w:sz w:val="22"/>
          <w:szCs w:val="22"/>
        </w:rPr>
        <w:t>contractors</w:t>
      </w:r>
      <w:r w:rsidR="003E21C9" w:rsidRPr="0091056C">
        <w:rPr>
          <w:sz w:val="22"/>
          <w:szCs w:val="22"/>
        </w:rPr>
        <w:t xml:space="preserve"> if lead based paint is present</w:t>
      </w:r>
      <w:r w:rsidR="00061356" w:rsidRPr="0091056C">
        <w:rPr>
          <w:sz w:val="22"/>
          <w:szCs w:val="22"/>
        </w:rPr>
        <w:t xml:space="preserve">. </w:t>
      </w:r>
      <w:r w:rsidR="00D300CD" w:rsidRPr="0091056C">
        <w:rPr>
          <w:sz w:val="22"/>
          <w:szCs w:val="22"/>
          <w:rPrChange w:id="139" w:author="Goldschmidt, Michael" w:date="2016-05-19T13:49:00Z">
            <w:rPr>
              <w:spacing w:val="2"/>
              <w:sz w:val="22"/>
              <w:szCs w:val="22"/>
            </w:rPr>
          </w:rPrChange>
        </w:rPr>
        <w:t>A</w:t>
      </w:r>
      <w:r w:rsidR="00061356" w:rsidRPr="0091056C">
        <w:rPr>
          <w:sz w:val="22"/>
          <w:szCs w:val="22"/>
          <w:rPrChange w:id="140" w:author="Goldschmidt, Michael" w:date="2016-05-19T13:49:00Z">
            <w:rPr>
              <w:spacing w:val="1"/>
              <w:sz w:val="22"/>
              <w:szCs w:val="22"/>
            </w:rPr>
          </w:rPrChange>
        </w:rPr>
        <w:t xml:space="preserve"> contractor must do this to prevent lead from being spread</w:t>
      </w:r>
      <w:r w:rsidR="003E21C9" w:rsidRPr="0091056C">
        <w:rPr>
          <w:sz w:val="22"/>
          <w:szCs w:val="22"/>
        </w:rPr>
        <w:t xml:space="preserve"> but homeowners living in their own home should </w:t>
      </w:r>
      <w:ins w:id="141" w:author="Goldschmidt, Michael" w:date="2016-05-19T13:55:00Z">
        <w:r w:rsidR="0084713F">
          <w:rPr>
            <w:sz w:val="22"/>
            <w:szCs w:val="22"/>
          </w:rPr>
          <w:t>be advised to</w:t>
        </w:r>
      </w:ins>
      <w:del w:id="142" w:author="Goldschmidt, Michael" w:date="2016-05-19T13:55:00Z">
        <w:r w:rsidR="003E21C9" w:rsidRPr="0091056C" w:rsidDel="0084713F">
          <w:rPr>
            <w:sz w:val="22"/>
            <w:szCs w:val="22"/>
          </w:rPr>
          <w:delText>also</w:delText>
        </w:r>
      </w:del>
      <w:r w:rsidR="003E21C9" w:rsidRPr="0091056C">
        <w:rPr>
          <w:sz w:val="22"/>
          <w:szCs w:val="22"/>
        </w:rPr>
        <w:t xml:space="preserve"> use safe work practices to protect themselves and </w:t>
      </w:r>
      <w:ins w:id="143" w:author="Goldschmidt, Michael" w:date="2016-05-19T13:52:00Z">
        <w:r w:rsidR="0084713F">
          <w:rPr>
            <w:sz w:val="22"/>
            <w:szCs w:val="22"/>
          </w:rPr>
          <w:t xml:space="preserve">their </w:t>
        </w:r>
      </w:ins>
      <w:r w:rsidR="003E21C9" w:rsidRPr="0091056C">
        <w:rPr>
          <w:sz w:val="22"/>
          <w:szCs w:val="22"/>
        </w:rPr>
        <w:t xml:space="preserve">family from lead hazards created by working with lead paint. </w:t>
      </w:r>
      <w:del w:id="144" w:author="Goldschmidt, Michael" w:date="2016-05-19T13:53:00Z">
        <w:r w:rsidR="00061356" w:rsidRPr="0091056C" w:rsidDel="0084713F">
          <w:rPr>
            <w:sz w:val="22"/>
            <w:szCs w:val="22"/>
          </w:rPr>
          <w:delText xml:space="preserve">. </w:delText>
        </w:r>
      </w:del>
      <w:ins w:id="145" w:author="Goldschmidt, Michael" w:date="2016-05-19T13:53:00Z">
        <w:r w:rsidR="0084713F">
          <w:rPr>
            <w:sz w:val="22"/>
            <w:szCs w:val="22"/>
          </w:rPr>
          <w:t xml:space="preserve"> </w:t>
        </w:r>
      </w:ins>
      <w:ins w:id="146" w:author="Goldschmidt, Michael" w:date="2016-05-19T13:55:00Z">
        <w:r w:rsidR="0084713F">
          <w:rPr>
            <w:sz w:val="22"/>
            <w:szCs w:val="22"/>
          </w:rPr>
          <w:t>A good resource for these practices can be found at</w:t>
        </w:r>
      </w:ins>
      <w:del w:id="147" w:author="Goldschmidt, Michael" w:date="2016-05-19T13:55:00Z">
        <w:r w:rsidR="00061356" w:rsidRPr="0091056C" w:rsidDel="0084713F">
          <w:rPr>
            <w:sz w:val="22"/>
            <w:szCs w:val="22"/>
          </w:rPr>
          <w:delText>See</w:delText>
        </w:r>
        <w:r w:rsidR="00061356" w:rsidRPr="0091056C" w:rsidDel="0084713F">
          <w:rPr>
            <w:w w:val="99"/>
            <w:sz w:val="22"/>
            <w:szCs w:val="22"/>
          </w:rPr>
          <w:delText xml:space="preserve"> </w:delText>
        </w:r>
      </w:del>
      <w:ins w:id="148" w:author="Goldschmidt, Michael" w:date="2016-05-19T13:55:00Z">
        <w:r w:rsidR="0084713F">
          <w:rPr>
            <w:w w:val="99"/>
            <w:sz w:val="22"/>
            <w:szCs w:val="22"/>
          </w:rPr>
          <w:t xml:space="preserve"> </w:t>
        </w:r>
      </w:ins>
      <w:r w:rsidR="00061356" w:rsidRPr="0091056C">
        <w:rPr>
          <w:rFonts w:cs="Calibri"/>
          <w:sz w:val="22"/>
          <w:szCs w:val="22"/>
        </w:rPr>
        <w:t xml:space="preserve">the </w:t>
      </w:r>
      <w:ins w:id="149" w:author="Goldschmidt, Michael" w:date="2016-05-19T13:57:00Z">
        <w:r w:rsidR="0084713F">
          <w:rPr>
            <w:rFonts w:cs="Calibri"/>
            <w:sz w:val="22"/>
            <w:szCs w:val="22"/>
          </w:rPr>
          <w:t xml:space="preserve">website for the </w:t>
        </w:r>
      </w:ins>
      <w:r w:rsidR="00061356" w:rsidRPr="0091056C">
        <w:rPr>
          <w:rFonts w:cs="Calibri"/>
          <w:sz w:val="22"/>
          <w:szCs w:val="22"/>
        </w:rPr>
        <w:t xml:space="preserve">EPA lead in renovation rule: </w:t>
      </w:r>
      <w:ins w:id="150" w:author="Goldschmidt, Michael" w:date="2016-05-19T13:56:00Z">
        <w:r w:rsidR="0084713F" w:rsidRPr="0084713F">
          <w:rPr>
            <w:color w:val="0079C1"/>
            <w:sz w:val="22"/>
            <w:szCs w:val="22"/>
            <w:rPrChange w:id="151" w:author="Goldschmidt, Michael" w:date="2016-05-19T13:57:00Z">
              <w:rPr/>
            </w:rPrChange>
          </w:rPr>
          <w:fldChar w:fldCharType="begin"/>
        </w:r>
        <w:r w:rsidR="0084713F" w:rsidRPr="0084713F">
          <w:rPr>
            <w:color w:val="0079C1"/>
            <w:sz w:val="22"/>
            <w:szCs w:val="22"/>
            <w:rPrChange w:id="152" w:author="Goldschmidt, Michael" w:date="2016-05-19T13:57:00Z">
              <w:rPr/>
            </w:rPrChange>
          </w:rPr>
          <w:instrText xml:space="preserve"> HYPERLINK "https://www.epa.gov/lead/renovation-repair-and-painting-program" </w:instrText>
        </w:r>
        <w:r w:rsidR="0084713F" w:rsidRPr="0084713F">
          <w:rPr>
            <w:color w:val="0079C1"/>
            <w:sz w:val="22"/>
            <w:szCs w:val="22"/>
            <w:rPrChange w:id="153" w:author="Goldschmidt, Michael" w:date="2016-05-19T13:57:00Z">
              <w:rPr/>
            </w:rPrChange>
          </w:rPr>
          <w:fldChar w:fldCharType="separate"/>
        </w:r>
        <w:r w:rsidR="0084713F" w:rsidRPr="0084713F">
          <w:rPr>
            <w:rStyle w:val="Hyperlink"/>
            <w:color w:val="0079C1"/>
            <w:sz w:val="22"/>
            <w:szCs w:val="22"/>
            <w:rPrChange w:id="154" w:author="Goldschmidt, Michael" w:date="2016-05-19T13:57:00Z">
              <w:rPr>
                <w:rStyle w:val="Hyperlink"/>
              </w:rPr>
            </w:rPrChange>
          </w:rPr>
          <w:t>https://www.epa.gov/lead/renovation-repair-and-painting-program</w:t>
        </w:r>
        <w:r w:rsidR="0084713F" w:rsidRPr="0084713F">
          <w:rPr>
            <w:color w:val="0079C1"/>
            <w:sz w:val="22"/>
            <w:szCs w:val="22"/>
            <w:rPrChange w:id="155" w:author="Goldschmidt, Michael" w:date="2016-05-19T13:57:00Z">
              <w:rPr/>
            </w:rPrChange>
          </w:rPr>
          <w:fldChar w:fldCharType="end"/>
        </w:r>
        <w:r w:rsidR="0084713F" w:rsidRPr="0084713F">
          <w:rPr>
            <w:color w:val="0079C1"/>
            <w:sz w:val="22"/>
            <w:szCs w:val="22"/>
            <w:rPrChange w:id="156" w:author="Goldschmidt, Michael" w:date="2016-05-19T13:57:00Z">
              <w:rPr/>
            </w:rPrChange>
          </w:rPr>
          <w:t xml:space="preserve"> </w:t>
        </w:r>
      </w:ins>
      <w:del w:id="157" w:author="Goldschmidt, Michael" w:date="2016-05-19T13:56:00Z">
        <w:r w:rsidR="009670B2" w:rsidRPr="0084713F" w:rsidDel="0084713F">
          <w:rPr>
            <w:color w:val="0079C1"/>
            <w:sz w:val="22"/>
            <w:szCs w:val="22"/>
            <w:rPrChange w:id="158" w:author="Goldschmidt, Michael" w:date="2016-05-19T13:57:00Z">
              <w:rPr/>
            </w:rPrChange>
          </w:rPr>
          <w:fldChar w:fldCharType="begin"/>
        </w:r>
        <w:r w:rsidR="009670B2" w:rsidRPr="0084713F" w:rsidDel="0084713F">
          <w:rPr>
            <w:color w:val="0079C1"/>
            <w:sz w:val="22"/>
            <w:szCs w:val="22"/>
            <w:rPrChange w:id="159" w:author="Goldschmidt, Michael" w:date="2016-05-19T13:57:00Z">
              <w:rPr/>
            </w:rPrChange>
          </w:rPr>
          <w:delInstrText xml:space="preserve"> HYPERLINK "http://www.epa.gov/lead" \h </w:delInstrText>
        </w:r>
        <w:r w:rsidR="009670B2" w:rsidRPr="0084713F" w:rsidDel="0084713F">
          <w:rPr>
            <w:color w:val="0079C1"/>
            <w:sz w:val="22"/>
            <w:szCs w:val="22"/>
            <w:rPrChange w:id="160" w:author="Goldschmidt, Michael" w:date="2016-05-19T13:57:00Z">
              <w:rPr>
                <w:color w:val="0079C1"/>
                <w:spacing w:val="-1"/>
                <w:sz w:val="22"/>
                <w:szCs w:val="22"/>
                <w:u w:val="single" w:color="0079C1"/>
              </w:rPr>
            </w:rPrChange>
          </w:rPr>
          <w:fldChar w:fldCharType="separate"/>
        </w:r>
        <w:r w:rsidR="00061356" w:rsidRPr="0084713F" w:rsidDel="0084713F">
          <w:rPr>
            <w:color w:val="0079C1"/>
            <w:sz w:val="22"/>
            <w:szCs w:val="22"/>
            <w:u w:val="single" w:color="0079C1"/>
          </w:rPr>
          <w:delText>www.epa.gov/lead</w:delText>
        </w:r>
        <w:r w:rsidR="009670B2" w:rsidRPr="0084713F" w:rsidDel="0084713F">
          <w:rPr>
            <w:color w:val="0079C1"/>
            <w:sz w:val="22"/>
            <w:szCs w:val="22"/>
            <w:u w:val="single" w:color="0079C1"/>
            <w:rPrChange w:id="161" w:author="Goldschmidt, Michael" w:date="2016-05-19T13:57:00Z">
              <w:rPr>
                <w:color w:val="0079C1"/>
                <w:spacing w:val="-1"/>
                <w:sz w:val="22"/>
                <w:szCs w:val="22"/>
                <w:u w:val="single" w:color="0079C1"/>
              </w:rPr>
            </w:rPrChange>
          </w:rPr>
          <w:fldChar w:fldCharType="end"/>
        </w:r>
      </w:del>
      <w:r w:rsidR="00061356" w:rsidRPr="0084713F">
        <w:rPr>
          <w:color w:val="0079C1"/>
          <w:sz w:val="22"/>
          <w:szCs w:val="22"/>
          <w:rPrChange w:id="162" w:author="Goldschmidt, Michael" w:date="2016-05-19T13:57:00Z">
            <w:rPr>
              <w:color w:val="000000"/>
              <w:sz w:val="22"/>
              <w:szCs w:val="22"/>
            </w:rPr>
          </w:rPrChange>
        </w:rPr>
        <w:t>.</w:t>
      </w:r>
    </w:p>
    <w:p w:rsidR="00061356" w:rsidRPr="0084713F" w:rsidRDefault="00061356" w:rsidP="00AC50AA">
      <w:pPr>
        <w:contextualSpacing/>
        <w:rPr>
          <w:sz w:val="16"/>
          <w:szCs w:val="16"/>
          <w:rPrChange w:id="163" w:author="Goldschmidt, Michael" w:date="2016-05-19T13:58:00Z">
            <w:rPr/>
          </w:rPrChange>
        </w:rPr>
      </w:pPr>
    </w:p>
    <w:p w:rsidR="00061356" w:rsidRPr="0091056C" w:rsidDel="0084713F" w:rsidRDefault="00061356" w:rsidP="00AC50AA">
      <w:pPr>
        <w:ind w:left="100" w:right="214"/>
        <w:contextualSpacing/>
        <w:rPr>
          <w:del w:id="164" w:author="Goldschmidt, Michael" w:date="2016-05-19T13:58:00Z"/>
          <w:rFonts w:ascii="Calibri" w:eastAsia="Calibri" w:hAnsi="Calibri"/>
        </w:rPr>
      </w:pPr>
      <w:r w:rsidRPr="0091056C">
        <w:rPr>
          <w:rFonts w:ascii="Calibri" w:eastAsia="Calibri" w:hAnsi="Calibri" w:cs="Calibri"/>
        </w:rPr>
        <w:t xml:space="preserve">Older houses are much more likely to have lead in </w:t>
      </w:r>
      <w:ins w:id="165" w:author="Goldschmidt, Michael" w:date="2016-05-19T13:58:00Z">
        <w:r w:rsidR="0084713F">
          <w:rPr>
            <w:rFonts w:ascii="Calibri" w:eastAsia="Calibri" w:hAnsi="Calibri" w:cs="Calibri"/>
          </w:rPr>
          <w:t>various locations</w:t>
        </w:r>
      </w:ins>
      <w:del w:id="166" w:author="Goldschmidt, Michael" w:date="2016-05-19T13:58:00Z">
        <w:r w:rsidRPr="0091056C" w:rsidDel="0084713F">
          <w:rPr>
            <w:rFonts w:ascii="Calibri" w:eastAsia="Calibri" w:hAnsi="Calibri"/>
          </w:rPr>
          <w:delText>them</w:delText>
        </w:r>
      </w:del>
      <w:r w:rsidRPr="0091056C">
        <w:rPr>
          <w:rFonts w:ascii="Calibri" w:eastAsia="Calibri" w:hAnsi="Calibri"/>
        </w:rPr>
        <w:t>. Homes built before 1940 are most likely</w:t>
      </w:r>
      <w:r w:rsidRPr="0091056C">
        <w:rPr>
          <w:rFonts w:ascii="Calibri" w:eastAsia="Calibri" w:hAnsi="Calibri"/>
          <w:w w:val="99"/>
        </w:rPr>
        <w:t xml:space="preserve"> </w:t>
      </w:r>
      <w:r w:rsidRPr="0091056C">
        <w:rPr>
          <w:rFonts w:ascii="Calibri" w:eastAsia="Calibri" w:hAnsi="Calibri"/>
          <w:rPrChange w:id="167" w:author="Goldschmidt, Michael" w:date="2016-05-19T13:49:00Z">
            <w:rPr>
              <w:rFonts w:ascii="Calibri" w:eastAsia="Calibri" w:hAnsi="Calibri"/>
              <w:spacing w:val="-3"/>
            </w:rPr>
          </w:rPrChange>
        </w:rPr>
        <w:t xml:space="preserve">to have lead in both </w:t>
      </w:r>
      <w:r w:rsidR="006431CB" w:rsidRPr="0091056C">
        <w:rPr>
          <w:rFonts w:ascii="Calibri" w:eastAsia="Calibri" w:hAnsi="Calibri"/>
        </w:rPr>
        <w:t>interior and exterior paint and possibly in any original plumbing to the house.</w:t>
      </w:r>
      <w:del w:id="168" w:author="Goldschmidt, Michael" w:date="2016-05-19T13:53:00Z">
        <w:r w:rsidRPr="0091056C" w:rsidDel="0084713F">
          <w:rPr>
            <w:rFonts w:ascii="Calibri" w:eastAsia="Calibri" w:hAnsi="Calibri"/>
          </w:rPr>
          <w:delText>.</w:delText>
        </w:r>
      </w:del>
    </w:p>
    <w:p w:rsidR="00061356" w:rsidRPr="0091056C" w:rsidDel="0084713F" w:rsidRDefault="00061356">
      <w:pPr>
        <w:ind w:left="100" w:right="214"/>
        <w:contextualSpacing/>
        <w:rPr>
          <w:del w:id="169" w:author="Goldschmidt, Michael" w:date="2016-05-19T13:58:00Z"/>
        </w:rPr>
        <w:pPrChange w:id="170" w:author="Goldschmidt, Michael" w:date="2016-05-19T13:58:00Z">
          <w:pPr>
            <w:contextualSpacing/>
          </w:pPr>
        </w:pPrChange>
      </w:pPr>
    </w:p>
    <w:p w:rsidR="00061356" w:rsidRPr="0091056C" w:rsidRDefault="0084713F" w:rsidP="00AC50AA">
      <w:pPr>
        <w:ind w:left="100"/>
        <w:contextualSpacing/>
        <w:rPr>
          <w:rFonts w:ascii="Calibri" w:eastAsia="Calibri" w:hAnsi="Calibri"/>
        </w:rPr>
      </w:pPr>
      <w:ins w:id="171" w:author="Goldschmidt, Michael" w:date="2016-05-19T13:58:00Z">
        <w:r>
          <w:rPr>
            <w:rFonts w:ascii="Calibri" w:eastAsia="Calibri" w:hAnsi="Calibri" w:cs="Calibri"/>
          </w:rPr>
          <w:t xml:space="preserve"> </w:t>
        </w:r>
      </w:ins>
      <w:r w:rsidR="00061356" w:rsidRPr="0091056C">
        <w:rPr>
          <w:rFonts w:ascii="Calibri" w:eastAsia="Calibri" w:hAnsi="Calibri" w:cs="Calibri"/>
        </w:rPr>
        <w:t xml:space="preserve">If </w:t>
      </w:r>
      <w:r w:rsidR="00D300CD" w:rsidRPr="0091056C">
        <w:rPr>
          <w:rFonts w:ascii="Calibri" w:eastAsia="Calibri" w:hAnsi="Calibri" w:cs="Calibri"/>
          <w:rPrChange w:id="172" w:author="Goldschmidt, Michael" w:date="2016-05-19T13:49:00Z">
            <w:rPr>
              <w:rFonts w:ascii="Calibri" w:eastAsia="Calibri" w:hAnsi="Calibri" w:cs="Calibri"/>
              <w:spacing w:val="4"/>
            </w:rPr>
          </w:rPrChange>
        </w:rPr>
        <w:t>a family has</w:t>
      </w:r>
      <w:r w:rsidR="00061356" w:rsidRPr="0091056C">
        <w:rPr>
          <w:rFonts w:ascii="Calibri" w:eastAsia="Calibri" w:hAnsi="Calibri" w:cs="Calibri"/>
          <w:rPrChange w:id="173" w:author="Goldschmidt, Michael" w:date="2016-05-19T13:49:00Z">
            <w:rPr>
              <w:rFonts w:ascii="Calibri" w:eastAsia="Calibri" w:hAnsi="Calibri" w:cs="Calibri"/>
              <w:spacing w:val="5"/>
            </w:rPr>
          </w:rPrChange>
        </w:rPr>
        <w:t xml:space="preserve"> young children, it is very important </w:t>
      </w:r>
      <w:ins w:id="174" w:author="Goldschmidt, Michael" w:date="2016-05-19T13:59:00Z">
        <w:r>
          <w:rPr>
            <w:rFonts w:ascii="Calibri" w:eastAsia="Calibri" w:hAnsi="Calibri" w:cs="Calibri"/>
          </w:rPr>
          <w:t xml:space="preserve">to consult with them </w:t>
        </w:r>
      </w:ins>
      <w:del w:id="175" w:author="Goldschmidt, Michael" w:date="2016-05-19T13:59:00Z">
        <w:r w:rsidR="00D300CD" w:rsidRPr="0091056C" w:rsidDel="0084713F">
          <w:rPr>
            <w:rFonts w:ascii="Calibri" w:eastAsia="Calibri" w:hAnsi="Calibri" w:cs="Calibri"/>
            <w:rPrChange w:id="176" w:author="Goldschmidt, Michael" w:date="2016-05-19T13:49:00Z">
              <w:rPr>
                <w:rFonts w:ascii="Calibri" w:eastAsia="Calibri" w:hAnsi="Calibri" w:cs="Calibri"/>
                <w:spacing w:val="5"/>
              </w:rPr>
            </w:rPrChange>
          </w:rPr>
          <w:delText xml:space="preserve">for them </w:delText>
        </w:r>
      </w:del>
      <w:r w:rsidR="00D300CD" w:rsidRPr="0091056C">
        <w:rPr>
          <w:rFonts w:ascii="Calibri" w:eastAsia="Calibri" w:hAnsi="Calibri" w:cs="Calibri"/>
          <w:rPrChange w:id="177" w:author="Goldschmidt, Michael" w:date="2016-05-19T13:49:00Z">
            <w:rPr>
              <w:rFonts w:ascii="Calibri" w:eastAsia="Calibri" w:hAnsi="Calibri" w:cs="Calibri"/>
              <w:spacing w:val="5"/>
            </w:rPr>
          </w:rPrChange>
        </w:rPr>
        <w:t>t</w:t>
      </w:r>
      <w:r w:rsidR="00061356" w:rsidRPr="0091056C">
        <w:rPr>
          <w:rFonts w:ascii="Calibri" w:eastAsia="Calibri" w:hAnsi="Calibri" w:cs="Calibri"/>
        </w:rPr>
        <w:t xml:space="preserve">o find </w:t>
      </w:r>
      <w:r w:rsidR="00061356" w:rsidRPr="0091056C">
        <w:rPr>
          <w:rFonts w:ascii="Calibri" w:eastAsia="Calibri" w:hAnsi="Calibri"/>
        </w:rPr>
        <w:t xml:space="preserve">out if </w:t>
      </w:r>
      <w:r w:rsidR="00D300CD" w:rsidRPr="0091056C">
        <w:rPr>
          <w:rFonts w:ascii="Calibri" w:eastAsia="Calibri" w:hAnsi="Calibri"/>
          <w:rPrChange w:id="178" w:author="Goldschmidt, Michael" w:date="2016-05-19T13:49:00Z">
            <w:rPr>
              <w:rFonts w:ascii="Calibri" w:eastAsia="Calibri" w:hAnsi="Calibri"/>
              <w:spacing w:val="4"/>
            </w:rPr>
          </w:rPrChange>
        </w:rPr>
        <w:t>their</w:t>
      </w:r>
      <w:r w:rsidR="00061356" w:rsidRPr="0091056C">
        <w:rPr>
          <w:rFonts w:ascii="Calibri" w:eastAsia="Calibri" w:hAnsi="Calibri"/>
          <w:rPrChange w:id="179" w:author="Goldschmidt, Michael" w:date="2016-05-19T13:49:00Z">
            <w:rPr>
              <w:rFonts w:ascii="Calibri" w:eastAsia="Calibri" w:hAnsi="Calibri"/>
              <w:spacing w:val="5"/>
            </w:rPr>
          </w:rPrChange>
        </w:rPr>
        <w:t xml:space="preserve"> home has lead in it</w:t>
      </w:r>
      <w:ins w:id="180" w:author="Goldschmidt, Michael" w:date="2016-05-19T13:59:00Z">
        <w:r>
          <w:rPr>
            <w:rFonts w:ascii="Calibri" w:eastAsia="Calibri" w:hAnsi="Calibri"/>
          </w:rPr>
          <w:t xml:space="preserve">, especially </w:t>
        </w:r>
      </w:ins>
      <w:del w:id="181" w:author="Goldschmidt, Michael" w:date="2016-05-19T18:06:00Z">
        <w:r w:rsidR="00061356" w:rsidRPr="0091056C" w:rsidDel="009C1BA1">
          <w:rPr>
            <w:rFonts w:ascii="Calibri" w:eastAsia="Calibri" w:hAnsi="Calibri"/>
            <w:rPrChange w:id="182" w:author="Goldschmidt, Michael" w:date="2016-05-19T13:49:00Z">
              <w:rPr>
                <w:rFonts w:ascii="Calibri" w:eastAsia="Calibri" w:hAnsi="Calibri"/>
                <w:spacing w:val="4"/>
              </w:rPr>
            </w:rPrChange>
          </w:rPr>
          <w:delText xml:space="preserve"> </w:delText>
        </w:r>
      </w:del>
      <w:bookmarkStart w:id="183" w:name="_GoBack"/>
      <w:bookmarkEnd w:id="183"/>
      <w:r w:rsidR="00061356" w:rsidRPr="0091056C">
        <w:rPr>
          <w:rFonts w:ascii="Calibri" w:eastAsia="Calibri" w:hAnsi="Calibri"/>
          <w:rPrChange w:id="184" w:author="Goldschmidt, Michael" w:date="2016-05-19T13:49:00Z">
            <w:rPr>
              <w:rFonts w:ascii="Calibri" w:eastAsia="Calibri" w:hAnsi="Calibri"/>
              <w:spacing w:val="4"/>
            </w:rPr>
          </w:rPrChange>
        </w:rPr>
        <w:t xml:space="preserve">if </w:t>
      </w:r>
      <w:r w:rsidR="00D300CD" w:rsidRPr="0091056C">
        <w:rPr>
          <w:rFonts w:ascii="Calibri" w:eastAsia="Calibri" w:hAnsi="Calibri"/>
          <w:rPrChange w:id="185" w:author="Goldschmidt, Michael" w:date="2016-05-19T13:49:00Z">
            <w:rPr>
              <w:rFonts w:ascii="Calibri" w:eastAsia="Calibri" w:hAnsi="Calibri"/>
              <w:spacing w:val="5"/>
            </w:rPr>
          </w:rPrChange>
        </w:rPr>
        <w:t>their</w:t>
      </w:r>
      <w:r w:rsidR="00061356" w:rsidRPr="0091056C">
        <w:rPr>
          <w:rFonts w:ascii="Calibri" w:eastAsia="Calibri" w:hAnsi="Calibri"/>
          <w:rPrChange w:id="186" w:author="Goldschmidt, Michael" w:date="2016-05-19T13:49:00Z">
            <w:rPr>
              <w:rFonts w:ascii="Calibri" w:eastAsia="Calibri" w:hAnsi="Calibri"/>
              <w:spacing w:val="4"/>
            </w:rPr>
          </w:rPrChange>
        </w:rPr>
        <w:t xml:space="preserve"> home was built</w:t>
      </w:r>
      <w:r w:rsidR="00061356" w:rsidRPr="0091056C">
        <w:rPr>
          <w:rFonts w:ascii="Calibri" w:eastAsia="Calibri" w:hAnsi="Calibri"/>
          <w:w w:val="99"/>
        </w:rPr>
        <w:t xml:space="preserve"> </w:t>
      </w:r>
      <w:r w:rsidR="00061356" w:rsidRPr="0091056C">
        <w:rPr>
          <w:rFonts w:ascii="Calibri" w:eastAsia="Calibri" w:hAnsi="Calibri"/>
        </w:rPr>
        <w:t xml:space="preserve">before 1978. There are </w:t>
      </w:r>
      <w:r w:rsidR="006431CB" w:rsidRPr="0091056C">
        <w:rPr>
          <w:rFonts w:ascii="Calibri" w:eastAsia="Calibri" w:hAnsi="Calibri"/>
          <w:rPrChange w:id="187" w:author="Goldschmidt, Michael" w:date="2016-05-19T13:49:00Z">
            <w:rPr>
              <w:rFonts w:ascii="Calibri" w:eastAsia="Calibri" w:hAnsi="Calibri"/>
              <w:spacing w:val="2"/>
            </w:rPr>
          </w:rPrChange>
        </w:rPr>
        <w:t>certified and licensed lead risk assessors and lead based paint inspectors in</w:t>
      </w:r>
      <w:ins w:id="188" w:author="Goldschmidt, Michael" w:date="2016-05-19T13:59:00Z">
        <w:r>
          <w:rPr>
            <w:rFonts w:ascii="Calibri" w:eastAsia="Calibri" w:hAnsi="Calibri"/>
          </w:rPr>
          <w:t xml:space="preserve"> each state and information on lead risks, asses</w:t>
        </w:r>
      </w:ins>
      <w:ins w:id="189" w:author="Goldschmidt, Michael" w:date="2016-05-19T14:00:00Z">
        <w:r>
          <w:rPr>
            <w:rFonts w:ascii="Calibri" w:eastAsia="Calibri" w:hAnsi="Calibri"/>
          </w:rPr>
          <w:t>s</w:t>
        </w:r>
      </w:ins>
      <w:ins w:id="190" w:author="Goldschmidt, Michael" w:date="2016-05-19T13:59:00Z">
        <w:r>
          <w:rPr>
            <w:rFonts w:ascii="Calibri" w:eastAsia="Calibri" w:hAnsi="Calibri"/>
          </w:rPr>
          <w:t>ments, and safe practices can be found at</w:t>
        </w:r>
      </w:ins>
      <w:del w:id="191" w:author="Goldschmidt, Michael" w:date="2016-05-19T13:59:00Z">
        <w:r w:rsidR="006431CB" w:rsidRPr="0091056C" w:rsidDel="0084713F">
          <w:rPr>
            <w:rFonts w:ascii="Calibri" w:eastAsia="Calibri" w:hAnsi="Calibri"/>
            <w:rPrChange w:id="192" w:author="Goldschmidt, Michael" w:date="2016-05-19T13:49:00Z">
              <w:rPr>
                <w:rFonts w:ascii="Calibri" w:eastAsia="Calibri" w:hAnsi="Calibri"/>
                <w:spacing w:val="2"/>
              </w:rPr>
            </w:rPrChange>
          </w:rPr>
          <w:delText xml:space="preserve"> your area</w:delText>
        </w:r>
        <w:r w:rsidR="00D22178" w:rsidRPr="0091056C" w:rsidDel="0084713F">
          <w:rPr>
            <w:rFonts w:ascii="Calibri" w:eastAsia="Calibri" w:hAnsi="Calibri"/>
            <w:rPrChange w:id="193" w:author="Goldschmidt, Michael" w:date="2016-05-19T13:49:00Z">
              <w:rPr>
                <w:rFonts w:ascii="Calibri" w:eastAsia="Calibri" w:hAnsi="Calibri"/>
                <w:spacing w:val="2"/>
              </w:rPr>
            </w:rPrChange>
          </w:rPr>
          <w:delText xml:space="preserve"> </w:delText>
        </w:r>
        <w:r w:rsidR="006431CB" w:rsidRPr="0091056C" w:rsidDel="0084713F">
          <w:rPr>
            <w:rFonts w:ascii="Calibri" w:eastAsia="Calibri" w:hAnsi="Calibri" w:cs="Calibri"/>
          </w:rPr>
          <w:delText>V</w:delText>
        </w:r>
        <w:r w:rsidR="00061356" w:rsidRPr="0091056C" w:rsidDel="0084713F">
          <w:rPr>
            <w:rFonts w:ascii="Calibri" w:eastAsia="Calibri" w:hAnsi="Calibri" w:cs="Calibri"/>
          </w:rPr>
          <w:delText>isit</w:delText>
        </w:r>
      </w:del>
      <w:del w:id="194" w:author="Goldschmidt, Michael" w:date="2016-05-19T14:00:00Z">
        <w:r w:rsidR="00061356" w:rsidRPr="0091056C" w:rsidDel="0084713F">
          <w:rPr>
            <w:rFonts w:ascii="Calibri" w:eastAsia="Calibri" w:hAnsi="Calibri" w:cs="Calibri"/>
          </w:rPr>
          <w:delText>:</w:delText>
        </w:r>
      </w:del>
      <w:r w:rsidR="00061356" w:rsidRPr="0091056C">
        <w:rPr>
          <w:rFonts w:ascii="Calibri" w:eastAsia="Calibri" w:hAnsi="Calibri" w:cs="Calibri"/>
          <w:rPrChange w:id="195" w:author="Goldschmidt, Michael" w:date="2016-05-19T13:49:00Z">
            <w:rPr>
              <w:rFonts w:ascii="Calibri" w:eastAsia="Calibri" w:hAnsi="Calibri" w:cs="Calibri"/>
              <w:spacing w:val="5"/>
            </w:rPr>
          </w:rPrChange>
        </w:rPr>
        <w:t xml:space="preserve"> </w:t>
      </w:r>
      <w:r w:rsidR="00061356" w:rsidRPr="0091056C">
        <w:rPr>
          <w:rFonts w:ascii="Calibri" w:eastAsia="Calibri" w:hAnsi="Calibri"/>
          <w:color w:val="0079C1"/>
          <w:u w:val="single" w:color="0079C1"/>
        </w:rPr>
        <w:t>www.epa.</w:t>
      </w:r>
      <w:r w:rsidR="00061356" w:rsidRPr="0091056C">
        <w:rPr>
          <w:rFonts w:ascii="Calibri" w:eastAsia="Calibri" w:hAnsi="Calibri"/>
          <w:color w:val="0079C1"/>
        </w:rPr>
        <w:t xml:space="preserve"> </w:t>
      </w:r>
      <w:proofErr w:type="spellStart"/>
      <w:proofErr w:type="gramStart"/>
      <w:r w:rsidR="00061356" w:rsidRPr="0091056C">
        <w:rPr>
          <w:rFonts w:ascii="Calibri" w:eastAsia="Calibri" w:hAnsi="Calibri"/>
          <w:color w:val="0079C1"/>
          <w:u w:val="single" w:color="0079C1"/>
          <w:rPrChange w:id="196" w:author="Goldschmidt, Michael" w:date="2016-05-19T13:49:00Z">
            <w:rPr>
              <w:rFonts w:ascii="Calibri" w:eastAsia="Calibri" w:hAnsi="Calibri"/>
              <w:color w:val="0079C1"/>
              <w:spacing w:val="-2"/>
              <w:u w:val="single" w:color="0079C1"/>
            </w:rPr>
          </w:rPrChange>
        </w:rPr>
        <w:t>gov</w:t>
      </w:r>
      <w:proofErr w:type="spellEnd"/>
      <w:r w:rsidR="00061356" w:rsidRPr="0091056C">
        <w:rPr>
          <w:rFonts w:ascii="Calibri" w:eastAsia="Calibri" w:hAnsi="Calibri"/>
          <w:color w:val="0079C1"/>
          <w:u w:val="single" w:color="0079C1"/>
        </w:rPr>
        <w:t>/lead</w:t>
      </w:r>
      <w:proofErr w:type="gramEnd"/>
      <w:r w:rsidR="00061356" w:rsidRPr="0091056C">
        <w:rPr>
          <w:rFonts w:ascii="Calibri" w:eastAsia="Calibri" w:hAnsi="Calibri"/>
          <w:color w:val="000000"/>
        </w:rPr>
        <w:t>.</w:t>
      </w:r>
    </w:p>
    <w:p w:rsidR="00061356" w:rsidRDefault="00061356" w:rsidP="00061356">
      <w:pPr>
        <w:spacing w:before="10" w:line="200" w:lineRule="exact"/>
        <w:rPr>
          <w:ins w:id="197" w:author="Goldschmidt, Michael" w:date="2016-05-19T14:00:00Z"/>
          <w:sz w:val="20"/>
          <w:szCs w:val="20"/>
        </w:rPr>
      </w:pPr>
    </w:p>
    <w:p w:rsidR="0084713F" w:rsidRDefault="0084713F" w:rsidP="00061356">
      <w:pPr>
        <w:spacing w:before="10" w:line="200" w:lineRule="exact"/>
        <w:rPr>
          <w:ins w:id="198" w:author="Goldschmidt, Michael" w:date="2016-05-19T14:00:00Z"/>
          <w:sz w:val="20"/>
          <w:szCs w:val="20"/>
        </w:rPr>
      </w:pPr>
    </w:p>
    <w:p w:rsidR="0084713F" w:rsidRDefault="0084713F" w:rsidP="00061356">
      <w:pPr>
        <w:spacing w:before="10" w:line="200" w:lineRule="exact"/>
        <w:rPr>
          <w:ins w:id="199" w:author="Goldschmidt, Michael" w:date="2016-05-19T14:00:00Z"/>
          <w:sz w:val="20"/>
          <w:szCs w:val="20"/>
        </w:rPr>
      </w:pPr>
    </w:p>
    <w:p w:rsidR="0084713F" w:rsidRDefault="0084713F" w:rsidP="00061356">
      <w:pPr>
        <w:spacing w:before="10" w:line="200" w:lineRule="exact"/>
        <w:rPr>
          <w:ins w:id="200" w:author="Goldschmidt, Michael" w:date="2016-05-19T14:00:00Z"/>
          <w:sz w:val="20"/>
          <w:szCs w:val="20"/>
        </w:rPr>
      </w:pPr>
    </w:p>
    <w:p w:rsidR="0084713F" w:rsidRDefault="0084713F" w:rsidP="00061356">
      <w:pPr>
        <w:spacing w:before="10" w:line="200" w:lineRule="exact"/>
        <w:rPr>
          <w:ins w:id="201" w:author="Goldschmidt, Michael" w:date="2016-05-19T14:00:00Z"/>
          <w:sz w:val="20"/>
          <w:szCs w:val="20"/>
        </w:rPr>
      </w:pPr>
    </w:p>
    <w:p w:rsidR="0084713F" w:rsidRDefault="0084713F" w:rsidP="00061356">
      <w:pPr>
        <w:spacing w:before="10" w:line="200" w:lineRule="exact"/>
        <w:rPr>
          <w:ins w:id="202" w:author="Goldschmidt, Michael" w:date="2016-05-19T14:00:00Z"/>
          <w:sz w:val="20"/>
          <w:szCs w:val="20"/>
        </w:rPr>
      </w:pPr>
    </w:p>
    <w:p w:rsidR="0084713F" w:rsidRPr="0091056C" w:rsidRDefault="0084713F" w:rsidP="00061356">
      <w:pPr>
        <w:spacing w:before="10" w:line="200" w:lineRule="exact"/>
        <w:rPr>
          <w:sz w:val="20"/>
          <w:szCs w:val="20"/>
        </w:rPr>
      </w:pPr>
    </w:p>
    <w:p w:rsidR="00061356" w:rsidRDefault="00061356" w:rsidP="00E61467">
      <w:pPr>
        <w:outlineLvl w:val="4"/>
        <w:rPr>
          <w:ins w:id="203" w:author="Goldschmidt, Michael" w:date="2016-05-19T14:00:00Z"/>
          <w:rFonts w:ascii="Arial" w:eastAsia="Arial" w:hAnsi="Arial"/>
          <w:color w:val="0079C1"/>
          <w:sz w:val="26"/>
          <w:szCs w:val="26"/>
        </w:rPr>
      </w:pPr>
      <w:r w:rsidRPr="0091056C">
        <w:rPr>
          <w:rFonts w:ascii="Arial" w:eastAsia="Arial" w:hAnsi="Arial"/>
          <w:color w:val="0079C1"/>
          <w:sz w:val="26"/>
          <w:szCs w:val="26"/>
        </w:rPr>
        <w:lastRenderedPageBreak/>
        <w:t>Why is Lead Dangerous?</w:t>
      </w:r>
    </w:p>
    <w:p w:rsidR="0084713F" w:rsidRPr="0084713F" w:rsidRDefault="0084713F" w:rsidP="00E61467">
      <w:pPr>
        <w:outlineLvl w:val="4"/>
        <w:rPr>
          <w:rFonts w:eastAsia="Arial"/>
          <w:sz w:val="20"/>
          <w:szCs w:val="20"/>
          <w:rPrChange w:id="204" w:author="Goldschmidt, Michael" w:date="2016-05-19T14:01:00Z">
            <w:rPr>
              <w:rFonts w:ascii="Arial" w:eastAsia="Arial" w:hAnsi="Arial"/>
              <w:sz w:val="26"/>
              <w:szCs w:val="26"/>
            </w:rPr>
          </w:rPrChange>
        </w:rPr>
      </w:pPr>
    </w:p>
    <w:p w:rsidR="00061356" w:rsidRPr="0091056C" w:rsidRDefault="006431CB">
      <w:pPr>
        <w:spacing w:before="82"/>
        <w:ind w:left="100" w:right="31"/>
        <w:contextualSpacing/>
        <w:rPr>
          <w:rFonts w:ascii="Calibri" w:eastAsia="Calibri" w:hAnsi="Calibri"/>
        </w:rPr>
      </w:pPr>
      <w:r w:rsidRPr="0091056C">
        <w:rPr>
          <w:rFonts w:ascii="Calibri" w:eastAsia="Calibri" w:hAnsi="Calibri"/>
        </w:rPr>
        <w:t>Whether the lead-based paint</w:t>
      </w:r>
      <w:r w:rsidRPr="0091056C">
        <w:rPr>
          <w:rFonts w:ascii="Calibri" w:eastAsia="Calibri" w:hAnsi="Calibri"/>
          <w:w w:val="99"/>
        </w:rPr>
        <w:t xml:space="preserve"> </w:t>
      </w:r>
      <w:r w:rsidRPr="0091056C">
        <w:rPr>
          <w:rFonts w:ascii="Calibri" w:eastAsia="Calibri" w:hAnsi="Calibri"/>
        </w:rPr>
        <w:t xml:space="preserve">is inside or outside the house, if it is not intact, it </w:t>
      </w:r>
      <w:r w:rsidRPr="0091056C">
        <w:rPr>
          <w:rFonts w:ascii="Calibri" w:eastAsia="Calibri" w:hAnsi="Calibri" w:cs="Calibri"/>
        </w:rPr>
        <w:t xml:space="preserve">is dangerous. When lead paint starts to wear off, it </w:t>
      </w:r>
      <w:r w:rsidRPr="0091056C">
        <w:rPr>
          <w:rFonts w:ascii="Calibri" w:eastAsia="Calibri" w:hAnsi="Calibri"/>
        </w:rPr>
        <w:t xml:space="preserve">creates lead dust or small paint chips. These can then </w:t>
      </w:r>
      <w:r w:rsidRPr="0091056C">
        <w:rPr>
          <w:rFonts w:ascii="Calibri" w:eastAsia="Calibri" w:hAnsi="Calibri" w:cs="Calibri"/>
        </w:rPr>
        <w:t>settle into the soil outside the home. Inside, they can get on the floor, onto windows</w:t>
      </w:r>
      <w:ins w:id="205" w:author="Goldschmidt, Michael" w:date="2016-05-19T14:02:00Z">
        <w:r w:rsidR="00454972">
          <w:rPr>
            <w:rFonts w:ascii="Calibri" w:eastAsia="Calibri" w:hAnsi="Calibri" w:cs="Calibri"/>
          </w:rPr>
          <w:t>,</w:t>
        </w:r>
      </w:ins>
      <w:r w:rsidRPr="0091056C">
        <w:rPr>
          <w:rFonts w:ascii="Calibri" w:eastAsia="Calibri" w:hAnsi="Calibri" w:cs="Calibri"/>
          <w:rPrChange w:id="206" w:author="Goldschmidt, Michael" w:date="2016-05-19T13:49:00Z">
            <w:rPr>
              <w:rFonts w:ascii="Calibri" w:eastAsia="Calibri" w:hAnsi="Calibri" w:cs="Calibri"/>
              <w:spacing w:val="5"/>
            </w:rPr>
          </w:rPrChange>
        </w:rPr>
        <w:t xml:space="preserve"> or </w:t>
      </w:r>
      <w:ins w:id="207" w:author="Goldschmidt, Michael" w:date="2016-05-19T14:02:00Z">
        <w:r w:rsidR="00454972">
          <w:rPr>
            <w:rFonts w:ascii="Calibri" w:eastAsia="Calibri" w:hAnsi="Calibri" w:cs="Calibri"/>
          </w:rPr>
          <w:t xml:space="preserve">in </w:t>
        </w:r>
      </w:ins>
      <w:r w:rsidRPr="0091056C">
        <w:rPr>
          <w:rFonts w:ascii="Calibri" w:eastAsia="Calibri" w:hAnsi="Calibri" w:cs="Calibri"/>
        </w:rPr>
        <w:t xml:space="preserve">places where </w:t>
      </w:r>
      <w:r w:rsidRPr="0091056C">
        <w:rPr>
          <w:rFonts w:ascii="Calibri" w:eastAsia="Calibri" w:hAnsi="Calibri"/>
        </w:rPr>
        <w:t>children can touch them. Lead that is on the hands of young children can get into their bodies</w:t>
      </w:r>
      <w:ins w:id="208" w:author="Goldschmidt, Michael" w:date="2016-05-19T14:02:00Z">
        <w:r w:rsidR="00454972">
          <w:rPr>
            <w:rFonts w:ascii="Calibri" w:eastAsia="Calibri" w:hAnsi="Calibri"/>
          </w:rPr>
          <w:t xml:space="preserve"> as c</w:t>
        </w:r>
      </w:ins>
      <w:del w:id="209" w:author="Goldschmidt, Michael" w:date="2016-05-19T14:02:00Z">
        <w:r w:rsidRPr="0091056C" w:rsidDel="00454972">
          <w:rPr>
            <w:rFonts w:ascii="Calibri" w:eastAsia="Calibri" w:hAnsi="Calibri"/>
          </w:rPr>
          <w:delText>. C</w:delText>
        </w:r>
      </w:del>
      <w:r w:rsidRPr="0091056C">
        <w:rPr>
          <w:rFonts w:ascii="Calibri" w:eastAsia="Calibri" w:hAnsi="Calibri"/>
        </w:rPr>
        <w:t>hildren</w:t>
      </w:r>
      <w:r w:rsidRPr="0091056C">
        <w:rPr>
          <w:rFonts w:ascii="Calibri" w:eastAsia="Calibri" w:hAnsi="Calibri"/>
          <w:w w:val="99"/>
        </w:rPr>
        <w:t xml:space="preserve"> </w:t>
      </w:r>
      <w:r w:rsidRPr="0091056C">
        <w:rPr>
          <w:rFonts w:ascii="Calibri" w:eastAsia="Calibri" w:hAnsi="Calibri" w:cs="Calibri"/>
        </w:rPr>
        <w:t xml:space="preserve">often put their hands, toys or other objects in their </w:t>
      </w:r>
      <w:r w:rsidRPr="0091056C">
        <w:rPr>
          <w:rFonts w:ascii="Calibri" w:eastAsia="Calibri" w:hAnsi="Calibri"/>
        </w:rPr>
        <w:t>mouths.</w:t>
      </w:r>
      <w:r w:rsidR="00D22178" w:rsidRPr="0091056C">
        <w:rPr>
          <w:rFonts w:ascii="Calibri" w:eastAsia="Calibri" w:hAnsi="Calibri"/>
        </w:rPr>
        <w:t xml:space="preserve"> </w:t>
      </w:r>
      <w:r w:rsidR="00061356" w:rsidRPr="0091056C">
        <w:rPr>
          <w:rFonts w:ascii="Calibri" w:eastAsia="Calibri" w:hAnsi="Calibri"/>
        </w:rPr>
        <w:t xml:space="preserve">Lead can permanently damage </w:t>
      </w:r>
      <w:r w:rsidR="00D300CD" w:rsidRPr="0091056C">
        <w:rPr>
          <w:rFonts w:ascii="Calibri" w:eastAsia="Calibri" w:hAnsi="Calibri"/>
          <w:rPrChange w:id="210" w:author="Goldschmidt, Michael" w:date="2016-05-19T13:49:00Z">
            <w:rPr>
              <w:rFonts w:ascii="Calibri" w:eastAsia="Calibri" w:hAnsi="Calibri"/>
              <w:spacing w:val="-1"/>
            </w:rPr>
          </w:rPrChange>
        </w:rPr>
        <w:t>a family member’s</w:t>
      </w:r>
      <w:r w:rsidR="00061356" w:rsidRPr="0091056C">
        <w:rPr>
          <w:rFonts w:ascii="Calibri" w:eastAsia="Calibri" w:hAnsi="Calibri"/>
          <w:rPrChange w:id="211" w:author="Goldschmidt, Michael" w:date="2016-05-19T13:49:00Z">
            <w:rPr>
              <w:rFonts w:ascii="Calibri" w:eastAsia="Calibri" w:hAnsi="Calibri"/>
              <w:spacing w:val="-1"/>
            </w:rPr>
          </w:rPrChange>
        </w:rPr>
        <w:t xml:space="preserve"> nervous system, including </w:t>
      </w:r>
      <w:r w:rsidR="00D300CD" w:rsidRPr="0091056C">
        <w:rPr>
          <w:rFonts w:ascii="Calibri" w:eastAsia="Calibri" w:hAnsi="Calibri"/>
        </w:rPr>
        <w:t>their</w:t>
      </w:r>
      <w:r w:rsidR="00061356" w:rsidRPr="0091056C">
        <w:rPr>
          <w:rFonts w:ascii="Calibri" w:eastAsia="Calibri" w:hAnsi="Calibri"/>
          <w:rPrChange w:id="212" w:author="Goldschmidt, Michael" w:date="2016-05-19T13:49:00Z">
            <w:rPr>
              <w:rFonts w:ascii="Calibri" w:eastAsia="Calibri" w:hAnsi="Calibri"/>
              <w:spacing w:val="2"/>
            </w:rPr>
          </w:rPrChange>
        </w:rPr>
        <w:t xml:space="preserve"> brain. It can cause permanent learning and </w:t>
      </w:r>
      <w:r w:rsidR="00061356" w:rsidRPr="0091056C">
        <w:rPr>
          <w:rFonts w:ascii="Calibri" w:eastAsia="Calibri" w:hAnsi="Calibri" w:cs="Calibri"/>
        </w:rPr>
        <w:t xml:space="preserve">behavior problems. </w:t>
      </w:r>
      <w:r w:rsidR="00061356" w:rsidRPr="0091056C">
        <w:rPr>
          <w:rFonts w:ascii="Calibri" w:eastAsia="Calibri" w:hAnsi="Calibri"/>
        </w:rPr>
        <w:t xml:space="preserve">Lead poisoning is one of the </w:t>
      </w:r>
      <w:r w:rsidRPr="0091056C">
        <w:rPr>
          <w:rFonts w:ascii="Calibri" w:eastAsia="Calibri" w:hAnsi="Calibri"/>
          <w:rPrChange w:id="213" w:author="Goldschmidt, Michael" w:date="2016-05-19T13:49:00Z">
            <w:rPr>
              <w:rFonts w:ascii="Calibri" w:eastAsia="Calibri" w:hAnsi="Calibri"/>
              <w:spacing w:val="4"/>
            </w:rPr>
          </w:rPrChange>
        </w:rPr>
        <w:t xml:space="preserve">most preventable </w:t>
      </w:r>
      <w:del w:id="214" w:author="Goldschmidt, Michael" w:date="2016-05-19T14:02:00Z">
        <w:r w:rsidR="00061356" w:rsidRPr="0091056C" w:rsidDel="00454972">
          <w:rPr>
            <w:rFonts w:ascii="Calibri" w:eastAsia="Calibri" w:hAnsi="Calibri"/>
            <w:w w:val="99"/>
          </w:rPr>
          <w:delText xml:space="preserve"> </w:delText>
        </w:r>
      </w:del>
      <w:r w:rsidR="00061356" w:rsidRPr="0091056C">
        <w:rPr>
          <w:rFonts w:ascii="Calibri" w:eastAsia="Calibri" w:hAnsi="Calibri"/>
        </w:rPr>
        <w:t xml:space="preserve">health risks for children at home. </w:t>
      </w:r>
    </w:p>
    <w:p w:rsidR="00061356" w:rsidRPr="0091056C" w:rsidRDefault="00061356">
      <w:pPr>
        <w:tabs>
          <w:tab w:val="left" w:pos="10368"/>
        </w:tabs>
        <w:spacing w:before="82"/>
        <w:ind w:left="100" w:right="31"/>
        <w:contextualSpacing/>
        <w:rPr>
          <w:rFonts w:ascii="Calibri" w:eastAsia="Calibri" w:hAnsi="Calibri"/>
        </w:rPr>
      </w:pPr>
    </w:p>
    <w:p w:rsidR="00061356" w:rsidRPr="0091056C" w:rsidRDefault="00061356">
      <w:pPr>
        <w:ind w:left="100" w:right="254"/>
        <w:contextualSpacing/>
        <w:rPr>
          <w:rFonts w:ascii="Calibri" w:eastAsia="Calibri" w:hAnsi="Calibri"/>
        </w:rPr>
        <w:pPrChange w:id="215" w:author="Goldschmidt, Michael" w:date="2016-05-19T14:02:00Z">
          <w:pPr>
            <w:ind w:right="254"/>
            <w:contextualSpacing/>
          </w:pPr>
        </w:pPrChange>
      </w:pPr>
      <w:r w:rsidRPr="0091056C">
        <w:rPr>
          <w:rFonts w:ascii="Calibri" w:eastAsia="Calibri" w:hAnsi="Calibri"/>
        </w:rPr>
        <w:t xml:space="preserve">Children with lead exposure might not even look sick. A blood </w:t>
      </w:r>
      <w:r w:rsidR="006431CB" w:rsidRPr="0091056C">
        <w:rPr>
          <w:rFonts w:ascii="Calibri" w:eastAsia="Calibri" w:hAnsi="Calibri"/>
          <w:rPrChange w:id="216" w:author="Goldschmidt, Michael" w:date="2016-05-19T13:49:00Z">
            <w:rPr>
              <w:rFonts w:ascii="Calibri" w:eastAsia="Calibri" w:hAnsi="Calibri"/>
              <w:spacing w:val="3"/>
            </w:rPr>
          </w:rPrChange>
        </w:rPr>
        <w:t xml:space="preserve">lead level </w:t>
      </w:r>
      <w:r w:rsidRPr="0091056C">
        <w:rPr>
          <w:rFonts w:ascii="Calibri" w:eastAsia="Calibri" w:hAnsi="Calibri"/>
          <w:rPrChange w:id="217" w:author="Goldschmidt, Michael" w:date="2016-05-19T13:49:00Z">
            <w:rPr>
              <w:rFonts w:ascii="Calibri" w:eastAsia="Calibri" w:hAnsi="Calibri"/>
              <w:spacing w:val="-3"/>
            </w:rPr>
          </w:rPrChange>
        </w:rPr>
        <w:t xml:space="preserve">test is the only way to know if </w:t>
      </w:r>
      <w:r w:rsidR="006431CB" w:rsidRPr="0091056C">
        <w:rPr>
          <w:rFonts w:ascii="Calibri" w:eastAsia="Calibri" w:hAnsi="Calibri"/>
        </w:rPr>
        <w:t>a</w:t>
      </w:r>
      <w:r w:rsidRPr="0091056C">
        <w:rPr>
          <w:rFonts w:ascii="Calibri" w:eastAsia="Calibri" w:hAnsi="Calibri"/>
        </w:rPr>
        <w:t xml:space="preserve"> child has a high level of lead in his or her body. </w:t>
      </w:r>
      <w:r w:rsidR="006F4703" w:rsidRPr="0091056C">
        <w:rPr>
          <w:rFonts w:ascii="Calibri" w:eastAsia="Calibri" w:hAnsi="Calibri"/>
        </w:rPr>
        <w:t xml:space="preserve">It is up to parents and health care providers to recommend and complete a blood lead screening tests on all children ages 0-6 years old to ensure that the family is fully aware and educated about the risk of lead from the community they live in. </w:t>
      </w:r>
      <w:ins w:id="218" w:author="Goldschmidt, Michael" w:date="2016-05-19T14:05:00Z">
        <w:r w:rsidR="00454972">
          <w:rPr>
            <w:rFonts w:ascii="Calibri" w:eastAsia="Calibri" w:hAnsi="Calibri"/>
          </w:rPr>
          <w:t xml:space="preserve">Contrary to the information in the media, lead exposure </w:t>
        </w:r>
      </w:ins>
      <w:del w:id="219" w:author="Goldschmidt, Michael" w:date="2016-05-19T14:05:00Z">
        <w:r w:rsidR="006F4703" w:rsidRPr="0091056C" w:rsidDel="00454972">
          <w:rPr>
            <w:rFonts w:ascii="Calibri" w:eastAsia="Calibri" w:hAnsi="Calibri"/>
          </w:rPr>
          <w:delText xml:space="preserve">It </w:delText>
        </w:r>
      </w:del>
      <w:r w:rsidR="006F4703" w:rsidRPr="0091056C">
        <w:rPr>
          <w:rFonts w:ascii="Calibri" w:eastAsia="Calibri" w:hAnsi="Calibri"/>
        </w:rPr>
        <w:t xml:space="preserve">is not a </w:t>
      </w:r>
      <w:r w:rsidR="00D22178" w:rsidRPr="0091056C">
        <w:rPr>
          <w:rFonts w:ascii="Calibri" w:eastAsia="Calibri" w:hAnsi="Calibri"/>
        </w:rPr>
        <w:t>zip code</w:t>
      </w:r>
      <w:r w:rsidR="006F4703" w:rsidRPr="0091056C">
        <w:rPr>
          <w:rFonts w:ascii="Calibri" w:eastAsia="Calibri" w:hAnsi="Calibri"/>
        </w:rPr>
        <w:t xml:space="preserve"> problem</w:t>
      </w:r>
      <w:ins w:id="220" w:author="Goldschmidt, Michael" w:date="2016-05-19T14:05:00Z">
        <w:r w:rsidR="00454972">
          <w:rPr>
            <w:rFonts w:ascii="Calibri" w:eastAsia="Calibri" w:hAnsi="Calibri"/>
          </w:rPr>
          <w:t>: f</w:t>
        </w:r>
      </w:ins>
      <w:del w:id="221" w:author="Goldschmidt, Michael" w:date="2016-05-19T14:05:00Z">
        <w:r w:rsidR="006F4703" w:rsidRPr="0091056C" w:rsidDel="00454972">
          <w:rPr>
            <w:rFonts w:ascii="Calibri" w:eastAsia="Calibri" w:hAnsi="Calibri"/>
          </w:rPr>
          <w:delText>! F</w:delText>
        </w:r>
      </w:del>
      <w:r w:rsidR="006F4703" w:rsidRPr="0091056C">
        <w:rPr>
          <w:rFonts w:ascii="Calibri" w:eastAsia="Calibri" w:hAnsi="Calibri"/>
        </w:rPr>
        <w:t>amilies of all backgrounds and resources can be exposed to lead hazards at their day care, relatives, and friend</w:t>
      </w:r>
      <w:r w:rsidR="0003199B" w:rsidRPr="0091056C">
        <w:rPr>
          <w:rFonts w:ascii="Calibri" w:eastAsia="Calibri" w:hAnsi="Calibri"/>
        </w:rPr>
        <w:t>’</w:t>
      </w:r>
      <w:r w:rsidR="006F4703" w:rsidRPr="0091056C">
        <w:rPr>
          <w:rFonts w:ascii="Calibri" w:eastAsia="Calibri" w:hAnsi="Calibri"/>
        </w:rPr>
        <w:t>s homes where they spend significant amount</w:t>
      </w:r>
      <w:r w:rsidR="0003199B" w:rsidRPr="0091056C">
        <w:rPr>
          <w:rFonts w:ascii="Calibri" w:eastAsia="Calibri" w:hAnsi="Calibri"/>
        </w:rPr>
        <w:t>s</w:t>
      </w:r>
      <w:r w:rsidR="006F4703" w:rsidRPr="0091056C">
        <w:rPr>
          <w:rFonts w:ascii="Calibri" w:eastAsia="Calibri" w:hAnsi="Calibri"/>
        </w:rPr>
        <w:t xml:space="preserve"> of time. </w:t>
      </w:r>
    </w:p>
    <w:p w:rsidR="00502751" w:rsidRPr="0091056C" w:rsidDel="00454972" w:rsidRDefault="00502751" w:rsidP="00155BFF">
      <w:pPr>
        <w:pStyle w:val="BodyText"/>
        <w:ind w:left="100"/>
        <w:contextualSpacing/>
        <w:rPr>
          <w:del w:id="222" w:author="Goldschmidt, Michael" w:date="2016-05-19T14:06:00Z"/>
          <w:sz w:val="22"/>
          <w:szCs w:val="22"/>
        </w:rPr>
      </w:pPr>
    </w:p>
    <w:p w:rsidR="00F629AB" w:rsidRPr="0091056C" w:rsidRDefault="00F629AB" w:rsidP="00155BFF">
      <w:pPr>
        <w:ind w:left="117"/>
        <w:contextualSpacing/>
      </w:pPr>
    </w:p>
    <w:p w:rsidR="00B55476" w:rsidRPr="0091056C" w:rsidRDefault="00E61467" w:rsidP="00155BFF">
      <w:pPr>
        <w:pStyle w:val="BodyText"/>
        <w:ind w:left="117" w:right="503"/>
        <w:contextualSpacing/>
        <w:rPr>
          <w:sz w:val="22"/>
          <w:szCs w:val="22"/>
        </w:rPr>
      </w:pPr>
      <w:r w:rsidRPr="007D7BFB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4BB42EC0" wp14:editId="5A7269AB">
                <wp:simplePos x="0" y="0"/>
                <wp:positionH relativeFrom="column">
                  <wp:posOffset>-104140</wp:posOffset>
                </wp:positionH>
                <wp:positionV relativeFrom="paragraph">
                  <wp:posOffset>-6350</wp:posOffset>
                </wp:positionV>
                <wp:extent cx="5172075" cy="1200150"/>
                <wp:effectExtent l="0" t="0" r="9525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2075" cy="1200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-8.2pt;margin-top:-.5pt;width:407.25pt;height:94.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" fillcolor="#f2f2f2 [3052]" stroked="f" strokeweight="2pt"/>
            </w:pict>
          </mc:Fallback>
        </mc:AlternateContent>
      </w:r>
      <w:r w:rsidR="00BC4489" w:rsidRPr="0091056C">
        <w:rPr>
          <w:noProof/>
          <w:sz w:val="22"/>
          <w:szCs w:val="22"/>
          <w:rPrChange w:id="223" w:author="Goldschmidt, Michael" w:date="2016-05-19T13:49:00Z">
            <w:rPr>
              <w:noProof/>
              <w:sz w:val="22"/>
              <w:szCs w:val="22"/>
            </w:rPr>
          </w:rPrChange>
        </w:rPr>
        <w:drawing>
          <wp:anchor distT="0" distB="0" distL="114300" distR="114300" simplePos="0" relativeHeight="251663360" behindDoc="1" locked="0" layoutInCell="1" allowOverlap="1" wp14:anchorId="724CB0DD" wp14:editId="032A1622">
            <wp:simplePos x="0" y="0"/>
            <wp:positionH relativeFrom="column">
              <wp:posOffset>76200</wp:posOffset>
            </wp:positionH>
            <wp:positionV relativeFrom="paragraph">
              <wp:posOffset>-3810</wp:posOffset>
            </wp:positionV>
            <wp:extent cx="1823085" cy="1200150"/>
            <wp:effectExtent l="0" t="0" r="5715" b="0"/>
            <wp:wrapThrough wrapText="bothSides">
              <wp:wrapPolygon edited="0">
                <wp:start x="0" y="0"/>
                <wp:lineTo x="0" y="21257"/>
                <wp:lineTo x="21442" y="21257"/>
                <wp:lineTo x="21442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8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75D3" w:rsidRPr="0091056C" w:rsidDel="009648E6" w:rsidRDefault="007575D3" w:rsidP="007575D3">
      <w:pPr>
        <w:pStyle w:val="BodyText"/>
        <w:ind w:left="117" w:right="503"/>
        <w:contextualSpacing/>
        <w:jc w:val="center"/>
        <w:rPr>
          <w:del w:id="224" w:author="Goldschmidt, Michael" w:date="2016-05-19T13:38:00Z"/>
          <w:rFonts w:asciiTheme="minorHAnsi" w:hAnsiTheme="minorHAnsi" w:cs="Arial"/>
          <w:b/>
          <w:color w:val="0079C1"/>
          <w:sz w:val="36"/>
          <w:szCs w:val="36"/>
        </w:rPr>
      </w:pPr>
      <w:r w:rsidRPr="0091056C">
        <w:rPr>
          <w:rFonts w:cs="Arial"/>
          <w:b/>
          <w:color w:val="0079C1"/>
          <w:sz w:val="36"/>
          <w:szCs w:val="36"/>
        </w:rPr>
        <w:t>W</w:t>
      </w:r>
      <w:ins w:id="225" w:author="Goldschmidt, Michael" w:date="2016-05-19T13:37:00Z">
        <w:r w:rsidR="009648E6" w:rsidRPr="0091056C">
          <w:rPr>
            <w:rFonts w:cs="Arial"/>
            <w:b/>
            <w:color w:val="0079C1"/>
            <w:sz w:val="36"/>
            <w:szCs w:val="36"/>
          </w:rPr>
          <w:t xml:space="preserve">hat can you </w:t>
        </w:r>
      </w:ins>
      <w:proofErr w:type="gramStart"/>
      <w:ins w:id="226" w:author="Goldschmidt, Michael" w:date="2016-05-19T13:38:00Z">
        <w:r w:rsidR="009648E6" w:rsidRPr="0091056C">
          <w:rPr>
            <w:rFonts w:cs="Arial"/>
            <w:b/>
            <w:color w:val="0079C1"/>
            <w:sz w:val="36"/>
            <w:szCs w:val="36"/>
          </w:rPr>
          <w:t>do</w:t>
        </w:r>
      </w:ins>
      <w:proofErr w:type="gramEnd"/>
      <w:ins w:id="227" w:author="Goldschmidt, Michael" w:date="2016-05-19T13:40:00Z">
        <w:r w:rsidR="009648E6" w:rsidRPr="0091056C">
          <w:rPr>
            <w:rFonts w:cs="Arial"/>
            <w:b/>
            <w:color w:val="0079C1"/>
            <w:sz w:val="36"/>
            <w:szCs w:val="36"/>
          </w:rPr>
          <w:t xml:space="preserve"> </w:t>
        </w:r>
      </w:ins>
      <w:del w:id="228" w:author="Goldschmidt, Michael" w:date="2016-05-19T13:38:00Z">
        <w:r w:rsidRPr="0091056C" w:rsidDel="009648E6">
          <w:rPr>
            <w:rFonts w:cs="Arial"/>
            <w:b/>
            <w:color w:val="0079C1"/>
            <w:sz w:val="36"/>
            <w:szCs w:val="36"/>
          </w:rPr>
          <w:delText xml:space="preserve">HAT </w:delText>
        </w:r>
        <w:r w:rsidR="00D300CD" w:rsidRPr="0091056C" w:rsidDel="009648E6">
          <w:rPr>
            <w:rFonts w:cs="Arial"/>
            <w:b/>
            <w:color w:val="0079C1"/>
            <w:sz w:val="36"/>
            <w:szCs w:val="36"/>
          </w:rPr>
          <w:delText xml:space="preserve">YOU </w:delText>
        </w:r>
        <w:r w:rsidRPr="0091056C" w:rsidDel="009648E6">
          <w:rPr>
            <w:rFonts w:cs="Arial"/>
            <w:b/>
            <w:color w:val="0079C1"/>
            <w:sz w:val="36"/>
            <w:szCs w:val="36"/>
          </w:rPr>
          <w:delText>CAN DO</w:delText>
        </w:r>
      </w:del>
    </w:p>
    <w:p w:rsidR="009648E6" w:rsidRPr="0091056C" w:rsidRDefault="00D300CD" w:rsidP="007575D3">
      <w:pPr>
        <w:pStyle w:val="BodyText"/>
        <w:ind w:left="117" w:right="503"/>
        <w:contextualSpacing/>
        <w:jc w:val="center"/>
        <w:rPr>
          <w:ins w:id="229" w:author="Goldschmidt, Michael" w:date="2016-05-19T13:38:00Z"/>
          <w:rFonts w:asciiTheme="minorHAnsi" w:hAnsiTheme="minorHAnsi" w:cs="Arial"/>
          <w:b/>
          <w:color w:val="0079C1"/>
          <w:sz w:val="36"/>
          <w:szCs w:val="36"/>
        </w:rPr>
      </w:pPr>
      <w:proofErr w:type="gramStart"/>
      <w:r w:rsidRPr="0091056C">
        <w:rPr>
          <w:rFonts w:asciiTheme="minorHAnsi" w:hAnsiTheme="minorHAnsi" w:cs="Arial"/>
          <w:b/>
          <w:color w:val="0079C1"/>
          <w:sz w:val="36"/>
          <w:szCs w:val="36"/>
        </w:rPr>
        <w:t>to</w:t>
      </w:r>
      <w:proofErr w:type="gramEnd"/>
      <w:r w:rsidRPr="0091056C">
        <w:rPr>
          <w:rFonts w:asciiTheme="minorHAnsi" w:hAnsiTheme="minorHAnsi" w:cs="Arial"/>
          <w:b/>
          <w:color w:val="0079C1"/>
          <w:sz w:val="36"/>
          <w:szCs w:val="36"/>
        </w:rPr>
        <w:t xml:space="preserve"> help the families </w:t>
      </w:r>
    </w:p>
    <w:p w:rsidR="00AA18CC" w:rsidRPr="0091056C" w:rsidRDefault="00D300CD" w:rsidP="007575D3">
      <w:pPr>
        <w:pStyle w:val="BodyText"/>
        <w:ind w:left="117" w:right="503"/>
        <w:contextualSpacing/>
        <w:jc w:val="center"/>
        <w:rPr>
          <w:rFonts w:asciiTheme="minorHAnsi" w:hAnsiTheme="minorHAnsi" w:cs="Arial"/>
          <w:b/>
          <w:color w:val="0079C1"/>
          <w:sz w:val="36"/>
          <w:szCs w:val="36"/>
        </w:rPr>
      </w:pPr>
      <w:proofErr w:type="gramStart"/>
      <w:r w:rsidRPr="0091056C">
        <w:rPr>
          <w:rFonts w:asciiTheme="minorHAnsi" w:hAnsiTheme="minorHAnsi" w:cs="Arial"/>
          <w:b/>
          <w:color w:val="0079C1"/>
          <w:sz w:val="36"/>
          <w:szCs w:val="36"/>
        </w:rPr>
        <w:t>and</w:t>
      </w:r>
      <w:proofErr w:type="gramEnd"/>
      <w:r w:rsidRPr="0091056C">
        <w:rPr>
          <w:rFonts w:asciiTheme="minorHAnsi" w:hAnsiTheme="minorHAnsi" w:cs="Arial"/>
          <w:b/>
          <w:color w:val="0079C1"/>
          <w:sz w:val="36"/>
          <w:szCs w:val="36"/>
        </w:rPr>
        <w:t xml:space="preserve"> communities you serve</w:t>
      </w:r>
      <w:ins w:id="230" w:author="Goldschmidt, Michael" w:date="2016-05-19T13:38:00Z">
        <w:r w:rsidR="009648E6" w:rsidRPr="0091056C">
          <w:rPr>
            <w:rFonts w:asciiTheme="minorHAnsi" w:hAnsiTheme="minorHAnsi" w:cs="Arial"/>
            <w:b/>
            <w:color w:val="0079C1"/>
            <w:sz w:val="36"/>
            <w:szCs w:val="36"/>
          </w:rPr>
          <w:t>?</w:t>
        </w:r>
      </w:ins>
      <w:del w:id="231" w:author="Goldschmidt, Michael" w:date="2016-05-19T13:39:00Z">
        <w:r w:rsidRPr="0091056C" w:rsidDel="009648E6">
          <w:rPr>
            <w:rFonts w:asciiTheme="minorHAnsi" w:hAnsiTheme="minorHAnsi" w:cs="Arial"/>
            <w:b/>
            <w:color w:val="0079C1"/>
            <w:sz w:val="36"/>
            <w:szCs w:val="36"/>
          </w:rPr>
          <w:delText>:</w:delText>
        </w:r>
      </w:del>
    </w:p>
    <w:p w:rsidR="00B55476" w:rsidRPr="0091056C" w:rsidRDefault="007575D3" w:rsidP="007575D3">
      <w:pPr>
        <w:pStyle w:val="BodyText"/>
        <w:ind w:left="117" w:right="503"/>
        <w:contextualSpacing/>
        <w:jc w:val="center"/>
        <w:rPr>
          <w:i/>
          <w:color w:val="0079C1"/>
          <w:sz w:val="36"/>
          <w:szCs w:val="36"/>
        </w:rPr>
      </w:pPr>
      <w:r w:rsidRPr="0091056C">
        <w:rPr>
          <w:i/>
          <w:color w:val="0079C1"/>
          <w:sz w:val="36"/>
          <w:szCs w:val="36"/>
        </w:rPr>
        <w:t>Actions for Living in a Healthy Home</w:t>
      </w:r>
    </w:p>
    <w:p w:rsidR="00EF2AE1" w:rsidRPr="0091056C" w:rsidRDefault="00EF2AE1" w:rsidP="00155BFF">
      <w:pPr>
        <w:pStyle w:val="BodyText"/>
        <w:ind w:left="117" w:right="503"/>
        <w:contextualSpacing/>
        <w:rPr>
          <w:rFonts w:ascii="Arial" w:hAnsi="Arial" w:cs="Arial"/>
          <w:color w:val="0079C1"/>
          <w:sz w:val="26"/>
          <w:szCs w:val="26"/>
        </w:rPr>
      </w:pPr>
    </w:p>
    <w:p w:rsidR="00BC4489" w:rsidRPr="00454972" w:rsidDel="00454972" w:rsidRDefault="00BC4489" w:rsidP="00155BFF">
      <w:pPr>
        <w:pStyle w:val="BodyText"/>
        <w:ind w:left="117" w:right="503"/>
        <w:contextualSpacing/>
        <w:rPr>
          <w:del w:id="232" w:author="Goldschmidt, Michael" w:date="2016-05-19T14:08:00Z"/>
          <w:rFonts w:cs="Arial"/>
          <w:color w:val="0079C1"/>
          <w:sz w:val="22"/>
          <w:szCs w:val="22"/>
          <w:rPrChange w:id="233" w:author="Goldschmidt, Michael" w:date="2016-05-19T14:06:00Z">
            <w:rPr>
              <w:del w:id="234" w:author="Goldschmidt, Michael" w:date="2016-05-19T14:08:00Z"/>
              <w:rFonts w:ascii="Arial" w:hAnsi="Arial" w:cs="Arial"/>
              <w:color w:val="0079C1"/>
              <w:sz w:val="26"/>
              <w:szCs w:val="26"/>
            </w:rPr>
          </w:rPrChange>
        </w:rPr>
      </w:pPr>
    </w:p>
    <w:p w:rsidR="00BC4489" w:rsidRPr="00454972" w:rsidRDefault="00BC4489" w:rsidP="00155BFF">
      <w:pPr>
        <w:pStyle w:val="BodyText"/>
        <w:ind w:left="117" w:right="503"/>
        <w:contextualSpacing/>
        <w:rPr>
          <w:rFonts w:cs="Arial"/>
          <w:color w:val="0079C1"/>
          <w:sz w:val="22"/>
          <w:szCs w:val="22"/>
          <w:rPrChange w:id="235" w:author="Goldschmidt, Michael" w:date="2016-05-19T14:06:00Z">
            <w:rPr>
              <w:rFonts w:ascii="Arial" w:hAnsi="Arial" w:cs="Arial"/>
              <w:color w:val="0079C1"/>
              <w:sz w:val="26"/>
              <w:szCs w:val="26"/>
            </w:rPr>
          </w:rPrChange>
        </w:rPr>
      </w:pPr>
    </w:p>
    <w:p w:rsidR="00061356" w:rsidRDefault="00061356">
      <w:pPr>
        <w:spacing w:before="58"/>
        <w:contextualSpacing/>
        <w:outlineLvl w:val="4"/>
        <w:rPr>
          <w:ins w:id="236" w:author="Goldschmidt, Michael" w:date="2016-05-19T14:08:00Z"/>
          <w:rFonts w:ascii="Arial" w:eastAsia="Arial" w:hAnsi="Arial"/>
          <w:color w:val="0079C1"/>
          <w:sz w:val="26"/>
          <w:szCs w:val="26"/>
        </w:rPr>
        <w:pPrChange w:id="237" w:author="Goldschmidt, Michael" w:date="2016-05-19T14:07:00Z">
          <w:pPr>
            <w:spacing w:before="58" w:line="276" w:lineRule="auto"/>
            <w:outlineLvl w:val="4"/>
          </w:pPr>
        </w:pPrChange>
      </w:pPr>
      <w:r w:rsidRPr="0091056C">
        <w:rPr>
          <w:rFonts w:ascii="Arial" w:eastAsia="Arial" w:hAnsi="Arial"/>
          <w:color w:val="0079C1"/>
          <w:sz w:val="26"/>
          <w:szCs w:val="26"/>
        </w:rPr>
        <w:t>Family Health</w:t>
      </w:r>
    </w:p>
    <w:p w:rsidR="00454972" w:rsidRPr="00454972" w:rsidRDefault="00454972">
      <w:pPr>
        <w:spacing w:before="58"/>
        <w:contextualSpacing/>
        <w:outlineLvl w:val="4"/>
        <w:rPr>
          <w:ins w:id="238" w:author="Goldschmidt, Michael" w:date="2016-05-19T14:07:00Z"/>
          <w:rFonts w:ascii="Calibri" w:eastAsia="Arial" w:hAnsi="Calibri"/>
          <w:color w:val="0079C1"/>
          <w:sz w:val="20"/>
          <w:szCs w:val="20"/>
          <w:rPrChange w:id="239" w:author="Goldschmidt, Michael" w:date="2016-05-19T14:08:00Z">
            <w:rPr>
              <w:ins w:id="240" w:author="Goldschmidt, Michael" w:date="2016-05-19T14:07:00Z"/>
              <w:rFonts w:ascii="Arial" w:eastAsia="Arial" w:hAnsi="Arial"/>
              <w:color w:val="0079C1"/>
              <w:sz w:val="26"/>
              <w:szCs w:val="26"/>
            </w:rPr>
          </w:rPrChange>
        </w:rPr>
        <w:pPrChange w:id="241" w:author="Goldschmidt, Michael" w:date="2016-05-19T14:07:00Z">
          <w:pPr>
            <w:spacing w:before="58" w:line="276" w:lineRule="auto"/>
            <w:outlineLvl w:val="4"/>
          </w:pPr>
        </w:pPrChange>
      </w:pPr>
    </w:p>
    <w:p w:rsidR="00454972" w:rsidRDefault="00454972">
      <w:pPr>
        <w:spacing w:before="58"/>
        <w:ind w:firstLine="90"/>
        <w:contextualSpacing/>
        <w:outlineLvl w:val="4"/>
        <w:rPr>
          <w:ins w:id="242" w:author="Goldschmidt, Michael" w:date="2016-05-19T14:10:00Z"/>
          <w:rFonts w:ascii="Calibri" w:eastAsia="Calibri" w:hAnsi="Calibri"/>
        </w:rPr>
        <w:pPrChange w:id="243" w:author="Goldschmidt, Michael" w:date="2016-05-19T14:08:00Z">
          <w:pPr>
            <w:spacing w:before="58" w:line="276" w:lineRule="auto"/>
            <w:outlineLvl w:val="4"/>
          </w:pPr>
        </w:pPrChange>
      </w:pPr>
      <w:ins w:id="244" w:author="Goldschmidt, Michael" w:date="2016-05-19T14:10:00Z">
        <w:r>
          <w:rPr>
            <w:rFonts w:ascii="Calibri" w:eastAsia="Calibri" w:hAnsi="Calibri"/>
          </w:rPr>
          <w:t>For each family served, h</w:t>
        </w:r>
      </w:ins>
      <w:ins w:id="245" w:author="Goldschmidt, Michael" w:date="2016-05-19T14:09:00Z">
        <w:r>
          <w:rPr>
            <w:rFonts w:ascii="Calibri" w:eastAsia="Calibri" w:hAnsi="Calibri"/>
          </w:rPr>
          <w:t>ealthy homes stakeholders should:</w:t>
        </w:r>
      </w:ins>
    </w:p>
    <w:p w:rsidR="00454972" w:rsidRPr="00454972" w:rsidRDefault="00454972">
      <w:pPr>
        <w:spacing w:before="58"/>
        <w:ind w:firstLine="90"/>
        <w:contextualSpacing/>
        <w:outlineLvl w:val="4"/>
        <w:rPr>
          <w:rFonts w:eastAsia="Arial"/>
          <w:sz w:val="16"/>
          <w:szCs w:val="16"/>
          <w:rPrChange w:id="246" w:author="Goldschmidt, Michael" w:date="2016-05-19T14:10:00Z">
            <w:rPr>
              <w:rFonts w:ascii="Arial" w:eastAsia="Arial" w:hAnsi="Arial"/>
              <w:sz w:val="26"/>
              <w:szCs w:val="26"/>
            </w:rPr>
          </w:rPrChange>
        </w:rPr>
        <w:pPrChange w:id="247" w:author="Goldschmidt, Michael" w:date="2016-05-19T14:08:00Z">
          <w:pPr>
            <w:spacing w:before="58" w:line="276" w:lineRule="auto"/>
            <w:outlineLvl w:val="4"/>
          </w:pPr>
        </w:pPrChange>
      </w:pPr>
    </w:p>
    <w:p w:rsidR="00061356" w:rsidRPr="0091056C" w:rsidRDefault="00D300CD">
      <w:pPr>
        <w:numPr>
          <w:ilvl w:val="0"/>
          <w:numId w:val="21"/>
        </w:numPr>
        <w:tabs>
          <w:tab w:val="left" w:pos="460"/>
        </w:tabs>
        <w:spacing w:before="84"/>
        <w:ind w:left="460"/>
        <w:contextualSpacing/>
        <w:rPr>
          <w:rFonts w:ascii="Calibri" w:eastAsia="Calibri" w:hAnsi="Calibri"/>
        </w:rPr>
        <w:pPrChange w:id="248" w:author="Goldschmidt, Michael" w:date="2016-05-19T14:07:00Z">
          <w:pPr>
            <w:numPr>
              <w:numId w:val="21"/>
            </w:numPr>
            <w:tabs>
              <w:tab w:val="left" w:pos="460"/>
            </w:tabs>
            <w:spacing w:before="84" w:line="276" w:lineRule="auto"/>
            <w:ind w:left="460" w:hanging="240"/>
            <w:contextualSpacing/>
          </w:pPr>
        </w:pPrChange>
      </w:pPr>
      <w:r w:rsidRPr="0091056C">
        <w:rPr>
          <w:rFonts w:ascii="Calibri" w:eastAsia="Calibri" w:hAnsi="Calibri"/>
          <w:rPrChange w:id="249" w:author="Goldschmidt, Michael" w:date="2016-05-19T13:49:00Z">
            <w:rPr>
              <w:rFonts w:ascii="Calibri" w:eastAsia="Calibri" w:hAnsi="Calibri"/>
              <w:spacing w:val="-2"/>
            </w:rPr>
          </w:rPrChange>
        </w:rPr>
        <w:t xml:space="preserve">Encourage health screenings </w:t>
      </w:r>
      <w:r w:rsidR="00D53A8C" w:rsidRPr="0091056C">
        <w:rPr>
          <w:rFonts w:ascii="Calibri" w:eastAsia="Calibri" w:hAnsi="Calibri"/>
          <w:rPrChange w:id="250" w:author="Goldschmidt, Michael" w:date="2016-05-19T13:49:00Z">
            <w:rPr>
              <w:rFonts w:ascii="Calibri" w:eastAsia="Calibri" w:hAnsi="Calibri"/>
              <w:spacing w:val="-2"/>
            </w:rPr>
          </w:rPrChange>
        </w:rPr>
        <w:t xml:space="preserve">for blood lead levels in children of all ages but especially ages 1-6. </w:t>
      </w:r>
      <w:r w:rsidR="00061356" w:rsidRPr="0091056C">
        <w:rPr>
          <w:rFonts w:ascii="Calibri" w:eastAsia="Calibri" w:hAnsi="Calibri"/>
          <w:rPrChange w:id="251" w:author="Goldschmidt, Michael" w:date="2016-05-19T13:49:00Z">
            <w:rPr>
              <w:rFonts w:ascii="Calibri" w:eastAsia="Calibri" w:hAnsi="Calibri"/>
              <w:spacing w:val="1"/>
            </w:rPr>
          </w:rPrChange>
        </w:rPr>
        <w:t xml:space="preserve">This test is free at some clinics or health departments. It only takes a small blood sample to tell if </w:t>
      </w:r>
      <w:r w:rsidR="00D53A8C" w:rsidRPr="0091056C">
        <w:rPr>
          <w:rFonts w:ascii="Calibri" w:eastAsia="Calibri" w:hAnsi="Calibri"/>
          <w:rPrChange w:id="252" w:author="Goldschmidt, Michael" w:date="2016-05-19T13:49:00Z">
            <w:rPr>
              <w:rFonts w:ascii="Calibri" w:eastAsia="Calibri" w:hAnsi="Calibri"/>
              <w:spacing w:val="3"/>
            </w:rPr>
          </w:rPrChange>
        </w:rPr>
        <w:t>a</w:t>
      </w:r>
      <w:r w:rsidR="00061356" w:rsidRPr="0091056C">
        <w:rPr>
          <w:rFonts w:ascii="Calibri" w:eastAsia="Calibri" w:hAnsi="Calibri"/>
          <w:w w:val="99"/>
        </w:rPr>
        <w:t xml:space="preserve"> </w:t>
      </w:r>
      <w:r w:rsidR="00061356" w:rsidRPr="0091056C">
        <w:rPr>
          <w:rFonts w:ascii="Calibri" w:eastAsia="Calibri" w:hAnsi="Calibri"/>
          <w:rPrChange w:id="253" w:author="Goldschmidt, Michael" w:date="2016-05-19T13:49:00Z">
            <w:rPr>
              <w:rFonts w:ascii="Calibri" w:eastAsia="Calibri" w:hAnsi="Calibri"/>
              <w:spacing w:val="-1"/>
            </w:rPr>
          </w:rPrChange>
        </w:rPr>
        <w:t>child has lead in their system.</w:t>
      </w:r>
    </w:p>
    <w:p w:rsidR="00D53A8C" w:rsidRPr="0091056C" w:rsidRDefault="00D53A8C">
      <w:pPr>
        <w:numPr>
          <w:ilvl w:val="1"/>
          <w:numId w:val="21"/>
        </w:numPr>
        <w:tabs>
          <w:tab w:val="left" w:pos="460"/>
        </w:tabs>
        <w:spacing w:before="69"/>
        <w:ind w:left="460" w:right="274" w:hanging="240"/>
        <w:contextualSpacing/>
        <w:jc w:val="both"/>
        <w:rPr>
          <w:rFonts w:ascii="Calibri" w:eastAsia="Calibri" w:hAnsi="Calibri" w:cs="Calibri"/>
        </w:rPr>
        <w:pPrChange w:id="254" w:author="Goldschmidt, Michael" w:date="2016-05-19T14:07:00Z">
          <w:pPr>
            <w:numPr>
              <w:ilvl w:val="1"/>
              <w:numId w:val="21"/>
            </w:numPr>
            <w:tabs>
              <w:tab w:val="left" w:pos="460"/>
            </w:tabs>
            <w:spacing w:before="69" w:line="276" w:lineRule="auto"/>
            <w:ind w:left="460" w:right="274" w:hanging="240"/>
            <w:contextualSpacing/>
            <w:jc w:val="both"/>
          </w:pPr>
        </w:pPrChange>
      </w:pPr>
      <w:r w:rsidRPr="0091056C">
        <w:rPr>
          <w:rFonts w:ascii="Calibri" w:eastAsia="Calibri" w:hAnsi="Calibri"/>
        </w:rPr>
        <w:t xml:space="preserve">Encourage </w:t>
      </w:r>
      <w:ins w:id="255" w:author="Goldschmidt, Michael" w:date="2016-05-19T14:10:00Z">
        <w:r w:rsidR="00454972">
          <w:rPr>
            <w:rFonts w:ascii="Calibri" w:eastAsia="Calibri" w:hAnsi="Calibri"/>
          </w:rPr>
          <w:t xml:space="preserve">families to </w:t>
        </w:r>
      </w:ins>
      <w:del w:id="256" w:author="Goldschmidt, Michael" w:date="2016-05-19T14:11:00Z">
        <w:r w:rsidRPr="0091056C" w:rsidDel="00454972">
          <w:rPr>
            <w:rFonts w:ascii="Calibri" w:eastAsia="Calibri" w:hAnsi="Calibri"/>
          </w:rPr>
          <w:delText xml:space="preserve">and </w:delText>
        </w:r>
      </w:del>
      <w:r w:rsidRPr="0091056C">
        <w:rPr>
          <w:rFonts w:ascii="Calibri" w:eastAsia="Calibri" w:hAnsi="Calibri"/>
        </w:rPr>
        <w:t>facilitate frequent hand washing</w:t>
      </w:r>
      <w:r w:rsidRPr="0091056C">
        <w:rPr>
          <w:rFonts w:ascii="Calibri" w:eastAsia="Calibri" w:hAnsi="Calibri" w:cs="Calibri"/>
        </w:rPr>
        <w:t>, especially before eating, using soap and water.</w:t>
      </w:r>
    </w:p>
    <w:p w:rsidR="00DB5CEA" w:rsidRPr="0091056C" w:rsidRDefault="00DB5CEA">
      <w:pPr>
        <w:pStyle w:val="BodyText"/>
        <w:numPr>
          <w:ilvl w:val="0"/>
          <w:numId w:val="21"/>
        </w:numPr>
        <w:tabs>
          <w:tab w:val="left" w:pos="460"/>
        </w:tabs>
        <w:contextualSpacing/>
        <w:rPr>
          <w:sz w:val="22"/>
          <w:szCs w:val="22"/>
        </w:rPr>
        <w:pPrChange w:id="257" w:author="Goldschmidt, Michael" w:date="2016-05-19T14:07:00Z">
          <w:pPr>
            <w:pStyle w:val="BodyText"/>
            <w:numPr>
              <w:numId w:val="21"/>
            </w:numPr>
            <w:tabs>
              <w:tab w:val="left" w:pos="460"/>
            </w:tabs>
            <w:spacing w:line="276" w:lineRule="auto"/>
            <w:ind w:hanging="240"/>
            <w:contextualSpacing/>
          </w:pPr>
        </w:pPrChange>
      </w:pPr>
      <w:r w:rsidRPr="0091056C">
        <w:rPr>
          <w:sz w:val="22"/>
          <w:szCs w:val="22"/>
          <w:rPrChange w:id="258" w:author="Goldschmidt, Michael" w:date="2016-05-19T13:49:00Z">
            <w:rPr>
              <w:spacing w:val="-2"/>
              <w:sz w:val="22"/>
              <w:szCs w:val="22"/>
            </w:rPr>
          </w:rPrChange>
        </w:rPr>
        <w:t>Have the family consider feeding their children a healthy diet. Foods with vitamin C, calcium and iron can help lower the amount of lead the body takes i</w:t>
      </w:r>
      <w:r w:rsidR="0003199B" w:rsidRPr="0091056C">
        <w:rPr>
          <w:sz w:val="22"/>
          <w:szCs w:val="22"/>
        </w:rPr>
        <w:t>n if exposed.</w:t>
      </w:r>
    </w:p>
    <w:p w:rsidR="00061356" w:rsidRPr="00F8583F" w:rsidRDefault="00061356">
      <w:pPr>
        <w:spacing w:before="3"/>
        <w:contextualSpacing/>
        <w:rPr>
          <w:ins w:id="259" w:author="Goldschmidt, Michael" w:date="2016-05-19T14:08:00Z"/>
          <w:sz w:val="20"/>
          <w:szCs w:val="20"/>
          <w:rPrChange w:id="260" w:author="Goldschmidt, Michael" w:date="2016-05-19T14:22:00Z">
            <w:rPr>
              <w:ins w:id="261" w:author="Goldschmidt, Michael" w:date="2016-05-19T14:08:00Z"/>
              <w:sz w:val="17"/>
              <w:szCs w:val="17"/>
            </w:rPr>
          </w:rPrChange>
        </w:rPr>
        <w:pPrChange w:id="262" w:author="Goldschmidt, Michael" w:date="2016-05-19T14:07:00Z">
          <w:pPr>
            <w:spacing w:before="3" w:line="276" w:lineRule="auto"/>
            <w:contextualSpacing/>
          </w:pPr>
        </w:pPrChange>
      </w:pPr>
    </w:p>
    <w:p w:rsidR="00454972" w:rsidRPr="00F8583F" w:rsidRDefault="00454972">
      <w:pPr>
        <w:spacing w:before="3"/>
        <w:contextualSpacing/>
        <w:rPr>
          <w:sz w:val="20"/>
          <w:szCs w:val="20"/>
          <w:rPrChange w:id="263" w:author="Goldschmidt, Michael" w:date="2016-05-19T14:22:00Z">
            <w:rPr>
              <w:sz w:val="17"/>
              <w:szCs w:val="17"/>
            </w:rPr>
          </w:rPrChange>
        </w:rPr>
        <w:pPrChange w:id="264" w:author="Goldschmidt, Michael" w:date="2016-05-19T14:07:00Z">
          <w:pPr>
            <w:spacing w:before="3" w:line="276" w:lineRule="auto"/>
            <w:contextualSpacing/>
          </w:pPr>
        </w:pPrChange>
      </w:pPr>
    </w:p>
    <w:p w:rsidR="00061356" w:rsidRDefault="00061356">
      <w:pPr>
        <w:ind w:right="209"/>
        <w:contextualSpacing/>
        <w:outlineLvl w:val="4"/>
        <w:rPr>
          <w:ins w:id="265" w:author="Goldschmidt, Michael" w:date="2016-05-19T14:12:00Z"/>
          <w:rFonts w:ascii="Arial" w:eastAsia="Arial" w:hAnsi="Arial"/>
          <w:color w:val="0079C1"/>
          <w:sz w:val="26"/>
          <w:szCs w:val="26"/>
        </w:rPr>
        <w:pPrChange w:id="266" w:author="Goldschmidt, Michael" w:date="2016-05-19T14:07:00Z">
          <w:pPr>
            <w:spacing w:line="276" w:lineRule="auto"/>
            <w:ind w:right="209"/>
            <w:contextualSpacing/>
            <w:outlineLvl w:val="4"/>
          </w:pPr>
        </w:pPrChange>
      </w:pPr>
      <w:r w:rsidRPr="0091056C">
        <w:rPr>
          <w:rFonts w:ascii="Arial" w:eastAsia="Arial" w:hAnsi="Arial"/>
          <w:color w:val="0079C1"/>
          <w:sz w:val="26"/>
          <w:szCs w:val="26"/>
        </w:rPr>
        <w:t xml:space="preserve">Healthy Housekeeping and </w:t>
      </w:r>
      <w:r w:rsidR="0003199B" w:rsidRPr="0091056C">
        <w:rPr>
          <w:rFonts w:ascii="Arial" w:eastAsia="Arial" w:hAnsi="Arial"/>
          <w:color w:val="0079C1"/>
          <w:sz w:val="26"/>
          <w:szCs w:val="26"/>
        </w:rPr>
        <w:t>Habits</w:t>
      </w:r>
    </w:p>
    <w:p w:rsidR="00454972" w:rsidRPr="00454972" w:rsidRDefault="00454972">
      <w:pPr>
        <w:ind w:right="209"/>
        <w:contextualSpacing/>
        <w:outlineLvl w:val="4"/>
        <w:rPr>
          <w:ins w:id="267" w:author="Goldschmidt, Michael" w:date="2016-05-19T14:08:00Z"/>
          <w:rFonts w:eastAsia="Arial"/>
          <w:color w:val="0079C1"/>
          <w:sz w:val="20"/>
          <w:szCs w:val="20"/>
          <w:rPrChange w:id="268" w:author="Goldschmidt, Michael" w:date="2016-05-19T14:12:00Z">
            <w:rPr>
              <w:ins w:id="269" w:author="Goldschmidt, Michael" w:date="2016-05-19T14:08:00Z"/>
              <w:rFonts w:ascii="Arial" w:eastAsia="Arial" w:hAnsi="Arial"/>
              <w:color w:val="0079C1"/>
              <w:sz w:val="26"/>
              <w:szCs w:val="26"/>
            </w:rPr>
          </w:rPrChange>
        </w:rPr>
        <w:pPrChange w:id="270" w:author="Goldschmidt, Michael" w:date="2016-05-19T14:07:00Z">
          <w:pPr>
            <w:spacing w:line="276" w:lineRule="auto"/>
            <w:ind w:right="209"/>
            <w:contextualSpacing/>
            <w:outlineLvl w:val="4"/>
          </w:pPr>
        </w:pPrChange>
      </w:pPr>
    </w:p>
    <w:p w:rsidR="00454972" w:rsidRDefault="00454972" w:rsidP="00454972">
      <w:pPr>
        <w:spacing w:before="58"/>
        <w:ind w:firstLine="90"/>
        <w:contextualSpacing/>
        <w:outlineLvl w:val="4"/>
        <w:rPr>
          <w:ins w:id="271" w:author="Goldschmidt, Michael" w:date="2016-05-19T14:11:00Z"/>
          <w:rFonts w:ascii="Calibri" w:eastAsia="Calibri" w:hAnsi="Calibri"/>
        </w:rPr>
      </w:pPr>
      <w:ins w:id="272" w:author="Goldschmidt, Michael" w:date="2016-05-19T14:11:00Z">
        <w:r>
          <w:rPr>
            <w:rFonts w:ascii="Calibri" w:eastAsia="Calibri" w:hAnsi="Calibri"/>
          </w:rPr>
          <w:t>For each family served, healthy homes stakeholders should:</w:t>
        </w:r>
      </w:ins>
    </w:p>
    <w:p w:rsidR="00454972" w:rsidRPr="00A21E48" w:rsidRDefault="00454972">
      <w:pPr>
        <w:ind w:right="209"/>
        <w:contextualSpacing/>
        <w:outlineLvl w:val="4"/>
        <w:rPr>
          <w:rFonts w:eastAsia="Arial"/>
          <w:sz w:val="16"/>
          <w:szCs w:val="16"/>
          <w:rPrChange w:id="273" w:author="Goldschmidt, Michael" w:date="2016-05-19T14:12:00Z">
            <w:rPr>
              <w:rFonts w:ascii="Arial" w:eastAsia="Arial" w:hAnsi="Arial"/>
              <w:sz w:val="26"/>
              <w:szCs w:val="26"/>
            </w:rPr>
          </w:rPrChange>
        </w:rPr>
        <w:pPrChange w:id="274" w:author="Goldschmidt, Michael" w:date="2016-05-19T14:07:00Z">
          <w:pPr>
            <w:spacing w:line="276" w:lineRule="auto"/>
            <w:ind w:right="209"/>
            <w:contextualSpacing/>
            <w:outlineLvl w:val="4"/>
          </w:pPr>
        </w:pPrChange>
      </w:pPr>
    </w:p>
    <w:p w:rsidR="00061356" w:rsidRPr="0091056C" w:rsidRDefault="00D53A8C">
      <w:pPr>
        <w:numPr>
          <w:ilvl w:val="1"/>
          <w:numId w:val="67"/>
        </w:numPr>
        <w:tabs>
          <w:tab w:val="left" w:pos="460"/>
        </w:tabs>
        <w:ind w:left="460"/>
        <w:contextualSpacing/>
        <w:rPr>
          <w:rFonts w:ascii="Calibri" w:eastAsia="Calibri" w:hAnsi="Calibri"/>
        </w:rPr>
        <w:pPrChange w:id="275" w:author="Goldschmidt, Michael" w:date="2016-05-19T14:07:00Z">
          <w:pPr>
            <w:numPr>
              <w:ilvl w:val="1"/>
              <w:numId w:val="67"/>
            </w:numPr>
            <w:tabs>
              <w:tab w:val="left" w:pos="460"/>
            </w:tabs>
            <w:spacing w:line="276" w:lineRule="auto"/>
            <w:ind w:left="460" w:hanging="240"/>
            <w:contextualSpacing/>
          </w:pPr>
        </w:pPrChange>
      </w:pPr>
      <w:r w:rsidRPr="0091056C">
        <w:rPr>
          <w:rFonts w:ascii="Calibri" w:eastAsia="Calibri" w:hAnsi="Calibri"/>
          <w:rPrChange w:id="276" w:author="Goldschmidt, Michael" w:date="2016-05-19T13:49:00Z">
            <w:rPr>
              <w:rFonts w:ascii="Calibri" w:eastAsia="Calibri" w:hAnsi="Calibri"/>
              <w:spacing w:val="-1"/>
            </w:rPr>
          </w:rPrChange>
        </w:rPr>
        <w:t>Encourage families to w</w:t>
      </w:r>
      <w:r w:rsidR="00061356" w:rsidRPr="0091056C">
        <w:rPr>
          <w:rFonts w:ascii="Calibri" w:eastAsia="Calibri" w:hAnsi="Calibri"/>
          <w:rPrChange w:id="277" w:author="Goldschmidt, Michael" w:date="2016-05-19T13:49:00Z">
            <w:rPr>
              <w:rFonts w:ascii="Calibri" w:eastAsia="Calibri" w:hAnsi="Calibri"/>
              <w:spacing w:val="-2"/>
            </w:rPr>
          </w:rPrChange>
        </w:rPr>
        <w:t>ipe window</w:t>
      </w:r>
      <w:ins w:id="278" w:author="Goldschmidt, Michael" w:date="2016-05-19T14:12:00Z">
        <w:r w:rsidR="00A21E48">
          <w:rPr>
            <w:rFonts w:ascii="Calibri" w:eastAsia="Calibri" w:hAnsi="Calibri"/>
          </w:rPr>
          <w:t xml:space="preserve"> </w:t>
        </w:r>
      </w:ins>
      <w:r w:rsidR="00061356" w:rsidRPr="0091056C">
        <w:rPr>
          <w:rFonts w:ascii="Calibri" w:eastAsia="Calibri" w:hAnsi="Calibri"/>
          <w:rPrChange w:id="279" w:author="Goldschmidt, Michael" w:date="2016-05-19T13:49:00Z">
            <w:rPr>
              <w:rFonts w:ascii="Calibri" w:eastAsia="Calibri" w:hAnsi="Calibri"/>
              <w:spacing w:val="-3"/>
            </w:rPr>
          </w:rPrChange>
        </w:rPr>
        <w:t>sills and other surfaces with paper</w:t>
      </w:r>
      <w:r w:rsidR="00061356" w:rsidRPr="0091056C">
        <w:rPr>
          <w:rFonts w:ascii="Calibri" w:eastAsia="Calibri" w:hAnsi="Calibri"/>
          <w:w w:val="99"/>
        </w:rPr>
        <w:t xml:space="preserve"> </w:t>
      </w:r>
      <w:r w:rsidR="00061356" w:rsidRPr="0091056C">
        <w:rPr>
          <w:rFonts w:ascii="Calibri" w:eastAsia="Calibri" w:hAnsi="Calibri"/>
          <w:rPrChange w:id="280" w:author="Goldschmidt, Michael" w:date="2016-05-19T13:49:00Z">
            <w:rPr>
              <w:rFonts w:ascii="Calibri" w:eastAsia="Calibri" w:hAnsi="Calibri"/>
              <w:spacing w:val="-3"/>
            </w:rPr>
          </w:rPrChange>
        </w:rPr>
        <w:t>towels, warm water, and soap once a week</w:t>
      </w:r>
      <w:r w:rsidRPr="0091056C">
        <w:rPr>
          <w:rFonts w:ascii="Calibri" w:eastAsia="Calibri" w:hAnsi="Calibri"/>
        </w:rPr>
        <w:t xml:space="preserve"> and r</w:t>
      </w:r>
      <w:r w:rsidR="00061356" w:rsidRPr="0091056C">
        <w:rPr>
          <w:rFonts w:ascii="Calibri" w:eastAsia="Calibri" w:hAnsi="Calibri"/>
          <w:rPrChange w:id="281" w:author="Goldschmidt, Michael" w:date="2016-05-19T13:49:00Z">
            <w:rPr>
              <w:rFonts w:ascii="Calibri" w:eastAsia="Calibri" w:hAnsi="Calibri"/>
              <w:spacing w:val="-2"/>
            </w:rPr>
          </w:rPrChange>
        </w:rPr>
        <w:t>inse</w:t>
      </w:r>
      <w:r w:rsidR="00061356" w:rsidRPr="0091056C">
        <w:rPr>
          <w:rFonts w:ascii="Calibri" w:eastAsia="Calibri" w:hAnsi="Calibri"/>
          <w:w w:val="99"/>
        </w:rPr>
        <w:t xml:space="preserve"> </w:t>
      </w:r>
      <w:r w:rsidR="00061356" w:rsidRPr="0091056C">
        <w:rPr>
          <w:rFonts w:ascii="Calibri" w:eastAsia="Calibri" w:hAnsi="Calibri"/>
          <w:rPrChange w:id="282" w:author="Goldschmidt, Michael" w:date="2016-05-19T13:49:00Z">
            <w:rPr>
              <w:rFonts w:ascii="Calibri" w:eastAsia="Calibri" w:hAnsi="Calibri"/>
              <w:spacing w:val="-5"/>
            </w:rPr>
          </w:rPrChange>
        </w:rPr>
        <w:t xml:space="preserve">well. </w:t>
      </w:r>
      <w:r w:rsidRPr="0091056C">
        <w:rPr>
          <w:rFonts w:ascii="Calibri" w:eastAsia="Calibri" w:hAnsi="Calibri"/>
          <w:rPrChange w:id="283" w:author="Goldschmidt, Michael" w:date="2016-05-19T13:49:00Z">
            <w:rPr>
              <w:rFonts w:ascii="Calibri" w:eastAsia="Calibri" w:hAnsi="Calibri"/>
              <w:spacing w:val="-2"/>
            </w:rPr>
          </w:rPrChange>
        </w:rPr>
        <w:t xml:space="preserve">Families should not allow </w:t>
      </w:r>
      <w:r w:rsidR="00061356" w:rsidRPr="0091056C">
        <w:rPr>
          <w:rFonts w:ascii="Calibri" w:eastAsia="Calibri" w:hAnsi="Calibri"/>
          <w:rPrChange w:id="284" w:author="Goldschmidt, Michael" w:date="2016-05-19T13:49:00Z">
            <w:rPr>
              <w:rFonts w:ascii="Calibri" w:eastAsia="Calibri" w:hAnsi="Calibri"/>
              <w:spacing w:val="-2"/>
            </w:rPr>
          </w:rPrChange>
        </w:rPr>
        <w:t xml:space="preserve">children </w:t>
      </w:r>
      <w:r w:rsidRPr="0091056C">
        <w:rPr>
          <w:rFonts w:ascii="Calibri" w:eastAsia="Calibri" w:hAnsi="Calibri"/>
          <w:rPrChange w:id="285" w:author="Goldschmidt, Michael" w:date="2016-05-19T13:49:00Z">
            <w:rPr>
              <w:rFonts w:ascii="Calibri" w:eastAsia="Calibri" w:hAnsi="Calibri"/>
              <w:spacing w:val="-2"/>
            </w:rPr>
          </w:rPrChange>
        </w:rPr>
        <w:t xml:space="preserve">to </w:t>
      </w:r>
      <w:r w:rsidR="00061356" w:rsidRPr="0091056C">
        <w:rPr>
          <w:rFonts w:ascii="Calibri" w:eastAsia="Calibri" w:hAnsi="Calibri"/>
          <w:rPrChange w:id="286" w:author="Goldschmidt, Michael" w:date="2016-05-19T13:49:00Z">
            <w:rPr>
              <w:rFonts w:ascii="Calibri" w:eastAsia="Calibri" w:hAnsi="Calibri"/>
              <w:spacing w:val="-2"/>
            </w:rPr>
          </w:rPrChange>
        </w:rPr>
        <w:t>chew or put their mouths on window</w:t>
      </w:r>
      <w:ins w:id="287" w:author="Goldschmidt, Michael" w:date="2016-05-19T14:12:00Z">
        <w:r w:rsidR="00A21E48">
          <w:rPr>
            <w:rFonts w:ascii="Calibri" w:eastAsia="Calibri" w:hAnsi="Calibri"/>
          </w:rPr>
          <w:t xml:space="preserve"> </w:t>
        </w:r>
      </w:ins>
      <w:r w:rsidR="00061356" w:rsidRPr="0091056C">
        <w:rPr>
          <w:rFonts w:ascii="Calibri" w:eastAsia="Calibri" w:hAnsi="Calibri"/>
          <w:rPrChange w:id="288" w:author="Goldschmidt, Michael" w:date="2016-05-19T13:49:00Z">
            <w:rPr>
              <w:rFonts w:ascii="Calibri" w:eastAsia="Calibri" w:hAnsi="Calibri"/>
              <w:spacing w:val="-2"/>
            </w:rPr>
          </w:rPrChange>
        </w:rPr>
        <w:t>sills</w:t>
      </w:r>
      <w:ins w:id="289" w:author="Goldschmidt, Michael" w:date="2016-05-19T14:12:00Z">
        <w:r w:rsidR="00A21E48">
          <w:rPr>
            <w:rFonts w:ascii="Calibri" w:eastAsia="Calibri" w:hAnsi="Calibri"/>
          </w:rPr>
          <w:t xml:space="preserve"> or casings</w:t>
        </w:r>
      </w:ins>
      <w:r w:rsidR="00061356" w:rsidRPr="0091056C">
        <w:rPr>
          <w:rFonts w:ascii="Calibri" w:eastAsia="Calibri" w:hAnsi="Calibri"/>
          <w:rPrChange w:id="290" w:author="Goldschmidt, Michael" w:date="2016-05-19T13:49:00Z">
            <w:rPr>
              <w:rFonts w:ascii="Calibri" w:eastAsia="Calibri" w:hAnsi="Calibri"/>
              <w:spacing w:val="-2"/>
            </w:rPr>
          </w:rPrChange>
        </w:rPr>
        <w:t>.</w:t>
      </w:r>
    </w:p>
    <w:p w:rsidR="00061356" w:rsidRPr="0091056C" w:rsidRDefault="00A21E48">
      <w:pPr>
        <w:numPr>
          <w:ilvl w:val="1"/>
          <w:numId w:val="67"/>
        </w:numPr>
        <w:tabs>
          <w:tab w:val="left" w:pos="460"/>
        </w:tabs>
        <w:ind w:left="460"/>
        <w:contextualSpacing/>
        <w:rPr>
          <w:rFonts w:ascii="Calibri" w:eastAsia="Calibri" w:hAnsi="Calibri"/>
        </w:rPr>
        <w:pPrChange w:id="291" w:author="Goldschmidt, Michael" w:date="2016-05-19T14:07:00Z">
          <w:pPr>
            <w:numPr>
              <w:ilvl w:val="1"/>
              <w:numId w:val="67"/>
            </w:numPr>
            <w:tabs>
              <w:tab w:val="left" w:pos="460"/>
            </w:tabs>
            <w:spacing w:line="276" w:lineRule="auto"/>
            <w:ind w:left="460" w:hanging="240"/>
            <w:contextualSpacing/>
          </w:pPr>
        </w:pPrChange>
      </w:pPr>
      <w:r w:rsidRPr="007D7BFB">
        <w:rPr>
          <w:b/>
          <w:i/>
          <w:noProof/>
          <w:color w:val="0079C1"/>
          <w:sz w:val="36"/>
          <w:szCs w:val="36"/>
        </w:rPr>
        <w:drawing>
          <wp:anchor distT="0" distB="0" distL="114300" distR="114300" simplePos="0" relativeHeight="251667456" behindDoc="1" locked="0" layoutInCell="1" allowOverlap="1" wp14:anchorId="1278FDD9" wp14:editId="46AF2C8C">
            <wp:simplePos x="0" y="0"/>
            <wp:positionH relativeFrom="column">
              <wp:posOffset>3648075</wp:posOffset>
            </wp:positionH>
            <wp:positionV relativeFrom="paragraph">
              <wp:posOffset>137160</wp:posOffset>
            </wp:positionV>
            <wp:extent cx="3343275" cy="2182495"/>
            <wp:effectExtent l="0" t="0" r="9525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1356" w:rsidRPr="0091056C">
        <w:rPr>
          <w:rFonts w:ascii="Calibri" w:eastAsia="Calibri" w:hAnsi="Calibri"/>
          <w:rPrChange w:id="292" w:author="Goldschmidt, Michael" w:date="2016-05-19T13:49:00Z">
            <w:rPr>
              <w:rFonts w:ascii="Calibri" w:eastAsia="Calibri" w:hAnsi="Calibri"/>
              <w:spacing w:val="-6"/>
            </w:rPr>
          </w:rPrChange>
        </w:rPr>
        <w:t>Keep cribs away from windowsills and walls</w:t>
      </w:r>
      <w:r w:rsidR="00D53A8C" w:rsidRPr="0091056C">
        <w:rPr>
          <w:rFonts w:ascii="Calibri" w:eastAsia="Calibri" w:hAnsi="Calibri"/>
          <w:rPrChange w:id="293" w:author="Goldschmidt, Michael" w:date="2016-05-19T13:49:00Z">
            <w:rPr>
              <w:rFonts w:ascii="Calibri" w:eastAsia="Calibri" w:hAnsi="Calibri"/>
              <w:spacing w:val="-1"/>
            </w:rPr>
          </w:rPrChange>
        </w:rPr>
        <w:t xml:space="preserve"> that have deteriorated paint</w:t>
      </w:r>
      <w:r w:rsidR="00061356" w:rsidRPr="0091056C">
        <w:rPr>
          <w:rFonts w:ascii="Calibri" w:eastAsia="Calibri" w:hAnsi="Calibri"/>
        </w:rPr>
        <w:t>.</w:t>
      </w:r>
      <w:r w:rsidR="00D53A8C" w:rsidRPr="0091056C">
        <w:rPr>
          <w:rFonts w:ascii="Calibri" w:eastAsia="Calibri" w:hAnsi="Calibri"/>
        </w:rPr>
        <w:t xml:space="preserve"> </w:t>
      </w:r>
    </w:p>
    <w:p w:rsidR="00061356" w:rsidRPr="0091056C" w:rsidRDefault="00D53A8C">
      <w:pPr>
        <w:numPr>
          <w:ilvl w:val="1"/>
          <w:numId w:val="67"/>
        </w:numPr>
        <w:tabs>
          <w:tab w:val="left" w:pos="460"/>
        </w:tabs>
        <w:spacing w:before="3"/>
        <w:ind w:left="460" w:right="840"/>
        <w:contextualSpacing/>
        <w:rPr>
          <w:rFonts w:ascii="Calibri" w:eastAsia="Calibri" w:hAnsi="Calibri"/>
        </w:rPr>
        <w:pPrChange w:id="294" w:author="Goldschmidt, Michael" w:date="2016-05-19T14:07:00Z">
          <w:pPr>
            <w:numPr>
              <w:ilvl w:val="1"/>
              <w:numId w:val="67"/>
            </w:numPr>
            <w:tabs>
              <w:tab w:val="left" w:pos="460"/>
            </w:tabs>
            <w:spacing w:before="3" w:line="276" w:lineRule="auto"/>
            <w:ind w:left="460" w:right="840" w:hanging="240"/>
            <w:contextualSpacing/>
          </w:pPr>
        </w:pPrChange>
      </w:pPr>
      <w:del w:id="295" w:author="Goldschmidt, Michael" w:date="2016-05-19T14:13:00Z">
        <w:r w:rsidRPr="0091056C" w:rsidDel="00A21E48">
          <w:rPr>
            <w:rFonts w:ascii="Calibri" w:eastAsia="Calibri" w:hAnsi="Calibri"/>
          </w:rPr>
          <w:delText>Adult w</w:delText>
        </w:r>
        <w:r w:rsidR="00061356" w:rsidRPr="0091056C" w:rsidDel="00A21E48">
          <w:rPr>
            <w:rFonts w:ascii="Calibri" w:eastAsia="Calibri" w:hAnsi="Calibri"/>
          </w:rPr>
          <w:delText>orkers can bring lead dust home on their</w:delText>
        </w:r>
        <w:r w:rsidR="00061356" w:rsidRPr="0091056C" w:rsidDel="00A21E48">
          <w:rPr>
            <w:rFonts w:ascii="Calibri" w:eastAsia="Calibri" w:hAnsi="Calibri"/>
            <w:w w:val="99"/>
          </w:rPr>
          <w:delText xml:space="preserve"> </w:delText>
        </w:r>
        <w:r w:rsidR="00061356" w:rsidRPr="0091056C" w:rsidDel="00A21E48">
          <w:rPr>
            <w:rFonts w:ascii="Calibri" w:eastAsia="Calibri" w:hAnsi="Calibri"/>
          </w:rPr>
          <w:delText xml:space="preserve">clothing, skin, or shoes. </w:delText>
        </w:r>
      </w:del>
      <w:r w:rsidRPr="0091056C">
        <w:rPr>
          <w:rFonts w:ascii="Calibri" w:eastAsia="Calibri" w:hAnsi="Calibri"/>
        </w:rPr>
        <w:t>Suggest to them to w</w:t>
      </w:r>
      <w:r w:rsidR="00061356" w:rsidRPr="0091056C">
        <w:rPr>
          <w:rFonts w:ascii="Calibri" w:eastAsia="Calibri" w:hAnsi="Calibri"/>
        </w:rPr>
        <w:t>ash work clothes separately</w:t>
      </w:r>
      <w:r w:rsidRPr="0091056C">
        <w:rPr>
          <w:rFonts w:ascii="Calibri" w:eastAsia="Calibri" w:hAnsi="Calibri"/>
        </w:rPr>
        <w:t xml:space="preserve"> and d</w:t>
      </w:r>
      <w:r w:rsidR="00061356" w:rsidRPr="0091056C">
        <w:rPr>
          <w:rFonts w:ascii="Calibri" w:eastAsia="Calibri" w:hAnsi="Calibri"/>
        </w:rPr>
        <w:t>on’t mix them</w:t>
      </w:r>
      <w:r w:rsidR="00061356" w:rsidRPr="0091056C">
        <w:rPr>
          <w:rFonts w:ascii="Calibri" w:eastAsia="Calibri" w:hAnsi="Calibri"/>
          <w:w w:val="99"/>
        </w:rPr>
        <w:t xml:space="preserve"> </w:t>
      </w:r>
      <w:r w:rsidR="00061356" w:rsidRPr="0091056C">
        <w:rPr>
          <w:rFonts w:ascii="Calibri" w:eastAsia="Calibri" w:hAnsi="Calibri"/>
        </w:rPr>
        <w:t>with the rest of the family’s laundry.</w:t>
      </w:r>
      <w:ins w:id="296" w:author="Goldschmidt, Michael" w:date="2016-05-19T14:13:00Z">
        <w:r w:rsidR="00A21E48" w:rsidRPr="00A21E48">
          <w:rPr>
            <w:rFonts w:ascii="Calibri" w:eastAsia="Calibri" w:hAnsi="Calibri"/>
          </w:rPr>
          <w:t xml:space="preserve"> </w:t>
        </w:r>
        <w:r w:rsidR="00A21E48" w:rsidRPr="00770115">
          <w:rPr>
            <w:rFonts w:ascii="Calibri" w:eastAsia="Calibri" w:hAnsi="Calibri"/>
          </w:rPr>
          <w:t xml:space="preserve">Adult workers can </w:t>
        </w:r>
        <w:r w:rsidR="00A21E48">
          <w:rPr>
            <w:rFonts w:ascii="Calibri" w:eastAsia="Calibri" w:hAnsi="Calibri"/>
          </w:rPr>
          <w:t xml:space="preserve">often </w:t>
        </w:r>
        <w:r w:rsidR="00A21E48" w:rsidRPr="00770115">
          <w:rPr>
            <w:rFonts w:ascii="Calibri" w:eastAsia="Calibri" w:hAnsi="Calibri"/>
          </w:rPr>
          <w:t>bring lead dust home on their</w:t>
        </w:r>
        <w:r w:rsidR="00A21E48" w:rsidRPr="00770115">
          <w:rPr>
            <w:rFonts w:ascii="Calibri" w:eastAsia="Calibri" w:hAnsi="Calibri"/>
            <w:w w:val="99"/>
          </w:rPr>
          <w:t xml:space="preserve"> </w:t>
        </w:r>
        <w:r w:rsidR="00A21E48" w:rsidRPr="00770115">
          <w:rPr>
            <w:rFonts w:ascii="Calibri" w:eastAsia="Calibri" w:hAnsi="Calibri"/>
          </w:rPr>
          <w:t>clothing, skin, or shoes</w:t>
        </w:r>
        <w:r w:rsidR="00A21E48">
          <w:rPr>
            <w:rFonts w:ascii="Calibri" w:eastAsia="Calibri" w:hAnsi="Calibri"/>
          </w:rPr>
          <w:t>.</w:t>
        </w:r>
      </w:ins>
    </w:p>
    <w:p w:rsidR="00061356" w:rsidRPr="0091056C" w:rsidRDefault="00061356">
      <w:pPr>
        <w:numPr>
          <w:ilvl w:val="1"/>
          <w:numId w:val="67"/>
        </w:numPr>
        <w:tabs>
          <w:tab w:val="left" w:pos="460"/>
        </w:tabs>
        <w:spacing w:before="2"/>
        <w:ind w:left="460" w:right="548"/>
        <w:contextualSpacing/>
        <w:rPr>
          <w:sz w:val="18"/>
          <w:szCs w:val="18"/>
        </w:rPr>
        <w:pPrChange w:id="297" w:author="Goldschmidt, Michael" w:date="2016-05-19T14:07:00Z">
          <w:pPr>
            <w:numPr>
              <w:ilvl w:val="1"/>
              <w:numId w:val="67"/>
            </w:numPr>
            <w:tabs>
              <w:tab w:val="left" w:pos="460"/>
            </w:tabs>
            <w:spacing w:before="2" w:line="276" w:lineRule="auto"/>
            <w:ind w:left="460" w:right="548" w:hanging="240"/>
            <w:contextualSpacing/>
          </w:pPr>
        </w:pPrChange>
      </w:pPr>
      <w:del w:id="298" w:author="Goldschmidt, Michael" w:date="2016-05-19T14:14:00Z">
        <w:r w:rsidRPr="0091056C" w:rsidDel="00A21E48">
          <w:rPr>
            <w:rFonts w:ascii="Calibri" w:eastAsia="Calibri" w:hAnsi="Calibri"/>
            <w:rPrChange w:id="299" w:author="Goldschmidt, Michael" w:date="2016-05-19T13:49:00Z">
              <w:rPr>
                <w:rFonts w:ascii="Calibri" w:eastAsia="Calibri" w:hAnsi="Calibri"/>
                <w:spacing w:val="-2"/>
              </w:rPr>
            </w:rPrChange>
          </w:rPr>
          <w:delText xml:space="preserve">If </w:delText>
        </w:r>
        <w:r w:rsidR="00D53A8C" w:rsidRPr="0091056C" w:rsidDel="00A21E48">
          <w:rPr>
            <w:rFonts w:ascii="Calibri" w:eastAsia="Calibri" w:hAnsi="Calibri"/>
            <w:rPrChange w:id="300" w:author="Goldschmidt, Michael" w:date="2016-05-19T13:49:00Z">
              <w:rPr>
                <w:rFonts w:ascii="Calibri" w:eastAsia="Calibri" w:hAnsi="Calibri"/>
                <w:spacing w:val="3"/>
              </w:rPr>
            </w:rPrChange>
          </w:rPr>
          <w:delText>a family plans</w:delText>
        </w:r>
        <w:r w:rsidRPr="0091056C" w:rsidDel="00A21E48">
          <w:rPr>
            <w:rFonts w:ascii="Calibri" w:eastAsia="Calibri" w:hAnsi="Calibri"/>
            <w:rPrChange w:id="301" w:author="Goldschmidt, Michael" w:date="2016-05-19T13:49:00Z">
              <w:rPr>
                <w:rFonts w:ascii="Calibri" w:eastAsia="Calibri" w:hAnsi="Calibri"/>
                <w:spacing w:val="4"/>
              </w:rPr>
            </w:rPrChange>
          </w:rPr>
          <w:delText xml:space="preserve"> to do any </w:delText>
        </w:r>
        <w:r w:rsidR="00D53A8C" w:rsidRPr="0091056C" w:rsidDel="00A21E48">
          <w:rPr>
            <w:rFonts w:ascii="Calibri" w:eastAsia="Calibri" w:hAnsi="Calibri"/>
            <w:rPrChange w:id="302" w:author="Goldschmidt, Michael" w:date="2016-05-19T13:49:00Z">
              <w:rPr>
                <w:rFonts w:ascii="Calibri" w:eastAsia="Calibri" w:hAnsi="Calibri"/>
                <w:spacing w:val="3"/>
              </w:rPr>
            </w:rPrChange>
          </w:rPr>
          <w:delText>repair or remodeling</w:delText>
        </w:r>
        <w:r w:rsidRPr="0091056C" w:rsidDel="00A21E48">
          <w:rPr>
            <w:rFonts w:ascii="Calibri" w:eastAsia="Calibri" w:hAnsi="Calibri"/>
          </w:rPr>
          <w:delText xml:space="preserve">, </w:delText>
        </w:r>
      </w:del>
      <w:ins w:id="303" w:author="Goldschmidt, Michael" w:date="2016-05-19T14:14:00Z">
        <w:r w:rsidR="00A21E48">
          <w:rPr>
            <w:rFonts w:ascii="Calibri" w:eastAsia="Calibri" w:hAnsi="Calibri"/>
          </w:rPr>
          <w:t>Inform them</w:t>
        </w:r>
      </w:ins>
      <w:del w:id="304" w:author="Goldschmidt, Michael" w:date="2016-05-19T14:14:00Z">
        <w:r w:rsidR="00D53A8C" w:rsidRPr="0091056C" w:rsidDel="00A21E48">
          <w:rPr>
            <w:rFonts w:ascii="Calibri" w:eastAsia="Calibri" w:hAnsi="Calibri"/>
            <w:rPrChange w:id="305" w:author="Goldschmidt, Michael" w:date="2016-05-19T13:49:00Z">
              <w:rPr>
                <w:rFonts w:ascii="Calibri" w:eastAsia="Calibri" w:hAnsi="Calibri"/>
                <w:spacing w:val="3"/>
              </w:rPr>
            </w:rPrChange>
          </w:rPr>
          <w:delText>tell them</w:delText>
        </w:r>
      </w:del>
      <w:r w:rsidR="00D53A8C" w:rsidRPr="0091056C">
        <w:rPr>
          <w:rFonts w:ascii="Calibri" w:eastAsia="Calibri" w:hAnsi="Calibri"/>
          <w:rPrChange w:id="306" w:author="Goldschmidt, Michael" w:date="2016-05-19T13:49:00Z">
            <w:rPr>
              <w:rFonts w:ascii="Calibri" w:eastAsia="Calibri" w:hAnsi="Calibri"/>
              <w:spacing w:val="3"/>
            </w:rPr>
          </w:rPrChange>
        </w:rPr>
        <w:t xml:space="preserve"> to </w:t>
      </w:r>
      <w:r w:rsidRPr="0091056C">
        <w:rPr>
          <w:rFonts w:ascii="Calibri" w:eastAsia="Calibri" w:hAnsi="Calibri"/>
          <w:rPrChange w:id="307" w:author="Goldschmidt, Michael" w:date="2016-05-19T13:49:00Z">
            <w:rPr>
              <w:rFonts w:ascii="Calibri" w:eastAsia="Calibri" w:hAnsi="Calibri"/>
              <w:spacing w:val="-3"/>
            </w:rPr>
          </w:rPrChange>
        </w:rPr>
        <w:t xml:space="preserve">test for lead </w:t>
      </w:r>
      <w:r w:rsidRPr="0091056C">
        <w:rPr>
          <w:rFonts w:ascii="Calibri" w:eastAsia="Calibri" w:hAnsi="Calibri" w:cs="Calibri"/>
          <w:rPrChange w:id="308" w:author="Goldschmidt, Michael" w:date="2016-05-19T13:49:00Z">
            <w:rPr>
              <w:rFonts w:ascii="Calibri" w:eastAsia="Calibri" w:hAnsi="Calibri" w:cs="Calibri"/>
              <w:spacing w:val="-2"/>
            </w:rPr>
          </w:rPrChange>
        </w:rPr>
        <w:t>first</w:t>
      </w:r>
      <w:r w:rsidR="00D53A8C" w:rsidRPr="0091056C">
        <w:rPr>
          <w:rFonts w:ascii="Calibri" w:eastAsia="Calibri" w:hAnsi="Calibri" w:cs="Calibri"/>
          <w:rPrChange w:id="309" w:author="Goldschmidt, Michael" w:date="2016-05-19T13:49:00Z">
            <w:rPr>
              <w:rFonts w:ascii="Calibri" w:eastAsia="Calibri" w:hAnsi="Calibri" w:cs="Calibri"/>
              <w:spacing w:val="-1"/>
            </w:rPr>
          </w:rPrChange>
        </w:rPr>
        <w:t xml:space="preserve"> if their home was built before 1978</w:t>
      </w:r>
      <w:ins w:id="310" w:author="Goldschmidt, Michael" w:date="2016-05-19T14:14:00Z">
        <w:r w:rsidR="00A21E48">
          <w:rPr>
            <w:rFonts w:ascii="Calibri" w:eastAsia="Calibri" w:hAnsi="Calibri" w:cs="Calibri"/>
          </w:rPr>
          <w:t>, i</w:t>
        </w:r>
        <w:r w:rsidR="00A21E48" w:rsidRPr="00770115">
          <w:rPr>
            <w:rFonts w:ascii="Calibri" w:eastAsia="Calibri" w:hAnsi="Calibri"/>
          </w:rPr>
          <w:t>f a family plans to do any repair or remodeling</w:t>
        </w:r>
      </w:ins>
      <w:r w:rsidRPr="0091056C">
        <w:rPr>
          <w:rFonts w:ascii="Calibri" w:eastAsia="Calibri" w:hAnsi="Calibri" w:cs="Calibri"/>
        </w:rPr>
        <w:t>.</w:t>
      </w:r>
      <w:ins w:id="311" w:author="Goldschmidt, Michael" w:date="2016-05-19T14:15:00Z">
        <w:r w:rsidR="00A21E48">
          <w:rPr>
            <w:rFonts w:ascii="Calibri" w:eastAsia="Calibri" w:hAnsi="Calibri" w:cs="Calibri"/>
          </w:rPr>
          <w:t xml:space="preserve"> Also i</w:t>
        </w:r>
      </w:ins>
      <w:del w:id="312" w:author="Goldschmidt, Michael" w:date="2016-05-19T14:15:00Z">
        <w:r w:rsidR="00D53A8C" w:rsidRPr="0091056C" w:rsidDel="00A21E48">
          <w:rPr>
            <w:rFonts w:ascii="Calibri" w:eastAsia="Calibri" w:hAnsi="Calibri" w:cs="Calibri"/>
          </w:rPr>
          <w:delText xml:space="preserve"> I</w:delText>
        </w:r>
      </w:del>
      <w:r w:rsidR="00D53A8C" w:rsidRPr="0091056C">
        <w:rPr>
          <w:rFonts w:ascii="Calibri" w:eastAsia="Calibri" w:hAnsi="Calibri" w:cs="Calibri"/>
        </w:rPr>
        <w:t>nform the family to:</w:t>
      </w:r>
    </w:p>
    <w:p w:rsidR="00061356" w:rsidRPr="0091056C" w:rsidRDefault="00061356">
      <w:pPr>
        <w:pStyle w:val="ListParagraph"/>
        <w:numPr>
          <w:ilvl w:val="0"/>
          <w:numId w:val="73"/>
        </w:numPr>
        <w:contextualSpacing/>
        <w:rPr>
          <w:rFonts w:ascii="Calibri" w:eastAsia="Calibri" w:hAnsi="Calibri"/>
        </w:rPr>
        <w:pPrChange w:id="313" w:author="Goldschmidt, Michael" w:date="2016-05-19T14:07:00Z">
          <w:pPr>
            <w:pStyle w:val="ListParagraph"/>
            <w:numPr>
              <w:numId w:val="73"/>
            </w:numPr>
            <w:spacing w:line="276" w:lineRule="auto"/>
            <w:ind w:left="820" w:hanging="360"/>
            <w:contextualSpacing/>
          </w:pPr>
        </w:pPrChange>
      </w:pPr>
      <w:r w:rsidRPr="0091056C">
        <w:rPr>
          <w:rFonts w:ascii="Calibri" w:eastAsia="Calibri" w:hAnsi="Calibri"/>
          <w:rPrChange w:id="314" w:author="Goldschmidt, Michael" w:date="2016-05-19T13:49:00Z">
            <w:rPr>
              <w:rFonts w:ascii="Calibri" w:eastAsia="Calibri" w:hAnsi="Calibri"/>
              <w:spacing w:val="-1"/>
            </w:rPr>
          </w:rPrChange>
        </w:rPr>
        <w:t>Never scrape</w:t>
      </w:r>
      <w:ins w:id="315" w:author="Goldschmidt, Michael" w:date="2016-05-19T14:15:00Z">
        <w:r w:rsidR="00A21E48">
          <w:rPr>
            <w:rFonts w:ascii="Calibri" w:eastAsia="Calibri" w:hAnsi="Calibri"/>
          </w:rPr>
          <w:t>,</w:t>
        </w:r>
      </w:ins>
      <w:del w:id="316" w:author="Goldschmidt, Michael" w:date="2016-05-19T14:15:00Z">
        <w:r w:rsidRPr="0091056C" w:rsidDel="00A21E48">
          <w:rPr>
            <w:rFonts w:ascii="Calibri" w:eastAsia="Calibri" w:hAnsi="Calibri"/>
            <w:rPrChange w:id="317" w:author="Goldschmidt, Michael" w:date="2016-05-19T13:49:00Z">
              <w:rPr>
                <w:rFonts w:ascii="Calibri" w:eastAsia="Calibri" w:hAnsi="Calibri"/>
                <w:spacing w:val="3"/>
              </w:rPr>
            </w:rPrChange>
          </w:rPr>
          <w:delText xml:space="preserve"> or</w:delText>
        </w:r>
      </w:del>
      <w:r w:rsidRPr="0091056C">
        <w:rPr>
          <w:rFonts w:ascii="Calibri" w:eastAsia="Calibri" w:hAnsi="Calibri"/>
          <w:rPrChange w:id="318" w:author="Goldschmidt, Michael" w:date="2016-05-19T13:49:00Z">
            <w:rPr>
              <w:rFonts w:ascii="Calibri" w:eastAsia="Calibri" w:hAnsi="Calibri"/>
              <w:spacing w:val="4"/>
            </w:rPr>
          </w:rPrChange>
        </w:rPr>
        <w:t xml:space="preserve"> sand</w:t>
      </w:r>
      <w:ins w:id="319" w:author="Goldschmidt, Michael" w:date="2016-05-19T14:15:00Z">
        <w:r w:rsidR="00A21E48">
          <w:rPr>
            <w:rFonts w:ascii="Calibri" w:eastAsia="Calibri" w:hAnsi="Calibri"/>
          </w:rPr>
          <w:t>, or burn</w:t>
        </w:r>
      </w:ins>
      <w:del w:id="320" w:author="Goldschmidt, Michael" w:date="2016-05-19T14:15:00Z">
        <w:r w:rsidRPr="0091056C" w:rsidDel="00A21E48">
          <w:rPr>
            <w:rFonts w:ascii="Calibri" w:eastAsia="Calibri" w:hAnsi="Calibri"/>
            <w:rPrChange w:id="321" w:author="Goldschmidt, Michael" w:date="2016-05-19T13:49:00Z">
              <w:rPr>
                <w:rFonts w:ascii="Calibri" w:eastAsia="Calibri" w:hAnsi="Calibri"/>
                <w:spacing w:val="3"/>
              </w:rPr>
            </w:rPrChange>
          </w:rPr>
          <w:delText xml:space="preserve"> lead paint</w:delText>
        </w:r>
        <w:r w:rsidR="00D53A8C" w:rsidRPr="0091056C" w:rsidDel="00A21E48">
          <w:rPr>
            <w:rFonts w:ascii="Calibri" w:eastAsia="Calibri" w:hAnsi="Calibri"/>
            <w:rPrChange w:id="322" w:author="Goldschmidt, Michael" w:date="2016-05-19T13:49:00Z">
              <w:rPr>
                <w:rFonts w:ascii="Calibri" w:eastAsia="Calibri" w:hAnsi="Calibri"/>
                <w:spacing w:val="-1"/>
              </w:rPr>
            </w:rPrChange>
          </w:rPr>
          <w:delText xml:space="preserve"> or</w:delText>
        </w:r>
        <w:r w:rsidRPr="0091056C" w:rsidDel="00A21E48">
          <w:rPr>
            <w:rFonts w:ascii="Calibri" w:eastAsia="Calibri" w:hAnsi="Calibri"/>
          </w:rPr>
          <w:delText xml:space="preserve"> burn</w:delText>
        </w:r>
      </w:del>
      <w:r w:rsidRPr="0091056C">
        <w:rPr>
          <w:rFonts w:ascii="Calibri" w:eastAsia="Calibri" w:hAnsi="Calibri"/>
        </w:rPr>
        <w:t xml:space="preserve"> lead paint.</w:t>
      </w:r>
    </w:p>
    <w:p w:rsidR="00061356" w:rsidRPr="0091056C" w:rsidRDefault="00061356">
      <w:pPr>
        <w:pStyle w:val="ListParagraph"/>
        <w:numPr>
          <w:ilvl w:val="0"/>
          <w:numId w:val="73"/>
        </w:numPr>
        <w:contextualSpacing/>
        <w:rPr>
          <w:rFonts w:ascii="Calibri" w:eastAsia="Calibri" w:hAnsi="Calibri"/>
        </w:rPr>
        <w:pPrChange w:id="323" w:author="Goldschmidt, Michael" w:date="2016-05-19T14:07:00Z">
          <w:pPr>
            <w:pStyle w:val="ListParagraph"/>
            <w:numPr>
              <w:numId w:val="73"/>
            </w:numPr>
            <w:spacing w:line="276" w:lineRule="auto"/>
            <w:ind w:left="820" w:hanging="360"/>
            <w:contextualSpacing/>
          </w:pPr>
        </w:pPrChange>
      </w:pPr>
      <w:r w:rsidRPr="0091056C">
        <w:rPr>
          <w:rFonts w:ascii="Calibri" w:eastAsia="Calibri" w:hAnsi="Calibri"/>
          <w:rPrChange w:id="324" w:author="Goldschmidt, Michael" w:date="2016-05-19T13:49:00Z">
            <w:rPr>
              <w:rFonts w:ascii="Calibri" w:eastAsia="Calibri" w:hAnsi="Calibri"/>
              <w:spacing w:val="-6"/>
            </w:rPr>
          </w:rPrChange>
        </w:rPr>
        <w:t>Keep children and pregnant women away while</w:t>
      </w:r>
      <w:r w:rsidRPr="0091056C">
        <w:rPr>
          <w:rFonts w:ascii="Calibri" w:eastAsia="Calibri" w:hAnsi="Calibri"/>
          <w:w w:val="99"/>
        </w:rPr>
        <w:t xml:space="preserve"> </w:t>
      </w:r>
      <w:r w:rsidRPr="0091056C">
        <w:rPr>
          <w:rFonts w:ascii="Calibri" w:eastAsia="Calibri" w:hAnsi="Calibri"/>
          <w:rPrChange w:id="325" w:author="Goldschmidt, Michael" w:date="2016-05-19T13:49:00Z">
            <w:rPr>
              <w:rFonts w:ascii="Calibri" w:eastAsia="Calibri" w:hAnsi="Calibri"/>
              <w:spacing w:val="-3"/>
            </w:rPr>
          </w:rPrChange>
        </w:rPr>
        <w:t>the home is being remodeled.</w:t>
      </w:r>
    </w:p>
    <w:p w:rsidR="00A74538" w:rsidRPr="0091056C" w:rsidRDefault="0003199B">
      <w:pPr>
        <w:pStyle w:val="BodyText"/>
        <w:spacing w:before="49"/>
        <w:ind w:left="730" w:right="574" w:hanging="640"/>
        <w:contextualSpacing/>
        <w:rPr>
          <w:rFonts w:ascii="Arial" w:hAnsi="Arial" w:cs="Arial"/>
          <w:color w:val="0079C1"/>
          <w:sz w:val="26"/>
          <w:szCs w:val="26"/>
        </w:rPr>
        <w:pPrChange w:id="326" w:author="Goldschmidt, Michael" w:date="2016-05-19T14:07:00Z">
          <w:pPr>
            <w:pStyle w:val="BodyText"/>
            <w:spacing w:before="49" w:line="276" w:lineRule="auto"/>
            <w:ind w:left="730" w:right="574" w:hanging="640"/>
            <w:contextualSpacing/>
          </w:pPr>
        </w:pPrChange>
      </w:pPr>
      <w:r w:rsidRPr="0091056C">
        <w:rPr>
          <w:rStyle w:val="CommentReference"/>
        </w:rPr>
        <w:commentReference w:id="327"/>
      </w:r>
    </w:p>
    <w:p w:rsidR="00A21E48" w:rsidRDefault="00A21E48">
      <w:pPr>
        <w:pStyle w:val="BodyText"/>
        <w:spacing w:before="49"/>
        <w:ind w:left="730" w:right="574" w:hanging="640"/>
        <w:contextualSpacing/>
        <w:rPr>
          <w:ins w:id="328" w:author="Goldschmidt, Michael" w:date="2016-05-19T14:13:00Z"/>
          <w:rFonts w:ascii="Arial" w:hAnsi="Arial" w:cs="Arial"/>
          <w:color w:val="0079C1"/>
          <w:sz w:val="26"/>
          <w:szCs w:val="26"/>
        </w:rPr>
        <w:pPrChange w:id="329" w:author="Goldschmidt, Michael" w:date="2016-05-19T14:07:00Z">
          <w:pPr>
            <w:pStyle w:val="BodyText"/>
            <w:spacing w:before="49" w:line="276" w:lineRule="auto"/>
            <w:ind w:left="730" w:right="574" w:hanging="640"/>
            <w:contextualSpacing/>
          </w:pPr>
        </w:pPrChange>
      </w:pPr>
    </w:p>
    <w:p w:rsidR="00061356" w:rsidDel="00A21E48" w:rsidRDefault="00061356">
      <w:pPr>
        <w:pStyle w:val="BodyText"/>
        <w:spacing w:before="49"/>
        <w:ind w:left="730" w:right="574" w:hanging="730"/>
        <w:contextualSpacing/>
        <w:rPr>
          <w:del w:id="330" w:author="Goldschmidt, Michael" w:date="2016-05-19T14:16:00Z"/>
          <w:rFonts w:cs="Calibri"/>
          <w:sz w:val="22"/>
          <w:szCs w:val="22"/>
        </w:rPr>
        <w:pPrChange w:id="331" w:author="Goldschmidt, Michael" w:date="2016-05-19T14:16:00Z">
          <w:pPr>
            <w:pStyle w:val="BodyText"/>
            <w:numPr>
              <w:numId w:val="71"/>
            </w:numPr>
            <w:tabs>
              <w:tab w:val="left" w:pos="460"/>
            </w:tabs>
            <w:spacing w:before="10" w:line="276" w:lineRule="auto"/>
            <w:ind w:right="110" w:hanging="240"/>
            <w:contextualSpacing/>
          </w:pPr>
        </w:pPrChange>
      </w:pPr>
      <w:r w:rsidRPr="0091056C">
        <w:rPr>
          <w:rFonts w:ascii="Arial" w:hAnsi="Arial" w:cs="Arial"/>
          <w:color w:val="0079C1"/>
          <w:sz w:val="26"/>
          <w:szCs w:val="26"/>
        </w:rPr>
        <w:lastRenderedPageBreak/>
        <w:t xml:space="preserve">If </w:t>
      </w:r>
      <w:r w:rsidR="00DB5CEA" w:rsidRPr="0091056C">
        <w:rPr>
          <w:rFonts w:ascii="Arial" w:hAnsi="Arial" w:cs="Arial"/>
          <w:color w:val="0079C1"/>
          <w:sz w:val="26"/>
          <w:szCs w:val="26"/>
        </w:rPr>
        <w:t xml:space="preserve">there is </w:t>
      </w:r>
      <w:r w:rsidRPr="0091056C">
        <w:rPr>
          <w:rFonts w:ascii="Arial" w:hAnsi="Arial" w:cs="Arial"/>
          <w:color w:val="0079C1"/>
          <w:sz w:val="26"/>
          <w:szCs w:val="26"/>
        </w:rPr>
        <w:t xml:space="preserve">Lead in </w:t>
      </w:r>
      <w:r w:rsidR="00DB5CEA" w:rsidRPr="0091056C">
        <w:rPr>
          <w:rFonts w:ascii="Arial" w:hAnsi="Arial" w:cs="Arial"/>
          <w:color w:val="0079C1"/>
          <w:sz w:val="26"/>
          <w:szCs w:val="26"/>
        </w:rPr>
        <w:t>a</w:t>
      </w:r>
      <w:r w:rsidRPr="0091056C">
        <w:rPr>
          <w:rFonts w:ascii="Arial" w:hAnsi="Arial" w:cs="Arial"/>
          <w:color w:val="0079C1"/>
          <w:sz w:val="26"/>
          <w:szCs w:val="26"/>
        </w:rPr>
        <w:t xml:space="preserve"> Home</w:t>
      </w:r>
    </w:p>
    <w:p w:rsidR="00A21E48" w:rsidRDefault="00A21E48">
      <w:pPr>
        <w:pStyle w:val="BodyText"/>
        <w:spacing w:before="49"/>
        <w:ind w:left="730" w:right="574" w:hanging="730"/>
        <w:contextualSpacing/>
        <w:rPr>
          <w:ins w:id="332" w:author="Goldschmidt, Michael" w:date="2016-05-19T14:16:00Z"/>
          <w:rFonts w:cs="Calibri"/>
          <w:sz w:val="22"/>
          <w:szCs w:val="22"/>
        </w:rPr>
        <w:pPrChange w:id="333" w:author="Goldschmidt, Michael" w:date="2016-05-19T14:16:00Z">
          <w:pPr>
            <w:pStyle w:val="BodyText"/>
            <w:spacing w:before="49" w:line="276" w:lineRule="auto"/>
            <w:ind w:left="730" w:right="574" w:hanging="640"/>
            <w:contextualSpacing/>
          </w:pPr>
        </w:pPrChange>
      </w:pPr>
    </w:p>
    <w:p w:rsidR="00A21E48" w:rsidRPr="00A21E48" w:rsidRDefault="00A21E48">
      <w:pPr>
        <w:pStyle w:val="BodyText"/>
        <w:spacing w:before="49"/>
        <w:ind w:left="730" w:right="574" w:hanging="640"/>
        <w:contextualSpacing/>
        <w:rPr>
          <w:ins w:id="334" w:author="Goldschmidt, Michael" w:date="2016-05-19T14:16:00Z"/>
          <w:rFonts w:cs="Arial"/>
          <w:color w:val="0079C1"/>
          <w:sz w:val="20"/>
          <w:szCs w:val="20"/>
          <w:rPrChange w:id="335" w:author="Goldschmidt, Michael" w:date="2016-05-19T14:17:00Z">
            <w:rPr>
              <w:ins w:id="336" w:author="Goldschmidt, Michael" w:date="2016-05-19T14:16:00Z"/>
              <w:rFonts w:ascii="Arial" w:hAnsi="Arial" w:cs="Arial"/>
              <w:color w:val="0079C1"/>
              <w:sz w:val="26"/>
              <w:szCs w:val="26"/>
            </w:rPr>
          </w:rPrChange>
        </w:rPr>
        <w:pPrChange w:id="337" w:author="Goldschmidt, Michael" w:date="2016-05-19T14:07:00Z">
          <w:pPr>
            <w:pStyle w:val="BodyText"/>
            <w:spacing w:before="49" w:line="276" w:lineRule="auto"/>
            <w:ind w:left="730" w:right="574" w:hanging="640"/>
            <w:contextualSpacing/>
          </w:pPr>
        </w:pPrChange>
      </w:pPr>
    </w:p>
    <w:p w:rsidR="00061356" w:rsidRPr="0091056C" w:rsidDel="00A21E48" w:rsidRDefault="00061356">
      <w:pPr>
        <w:pStyle w:val="BodyText"/>
        <w:spacing w:before="49"/>
        <w:ind w:left="90" w:right="574"/>
        <w:contextualSpacing/>
        <w:rPr>
          <w:del w:id="338" w:author="Goldschmidt, Michael" w:date="2016-05-19T14:17:00Z"/>
          <w:rFonts w:cs="Calibri"/>
          <w:sz w:val="22"/>
          <w:szCs w:val="22"/>
        </w:rPr>
        <w:pPrChange w:id="339" w:author="Goldschmidt, Michael" w:date="2016-05-19T14:17:00Z">
          <w:pPr>
            <w:pStyle w:val="BodyText"/>
            <w:numPr>
              <w:numId w:val="71"/>
            </w:numPr>
            <w:tabs>
              <w:tab w:val="left" w:pos="460"/>
            </w:tabs>
            <w:spacing w:before="10" w:line="276" w:lineRule="auto"/>
            <w:ind w:right="110" w:hanging="240"/>
            <w:contextualSpacing/>
          </w:pPr>
        </w:pPrChange>
      </w:pPr>
      <w:r w:rsidRPr="0091056C">
        <w:rPr>
          <w:rFonts w:cs="Calibri"/>
          <w:rPrChange w:id="340" w:author="Goldschmidt, Michael" w:date="2016-05-19T13:49:00Z">
            <w:rPr>
              <w:rFonts w:cs="Calibri"/>
              <w:spacing w:val="-2"/>
            </w:rPr>
          </w:rPrChange>
        </w:rPr>
        <w:t>If lead paint is in</w:t>
      </w:r>
      <w:r w:rsidR="0003199B" w:rsidRPr="0091056C">
        <w:rPr>
          <w:rFonts w:cs="Calibri"/>
          <w:rPrChange w:id="341" w:author="Goldschmidt, Michael" w:date="2016-05-19T13:49:00Z">
            <w:rPr>
              <w:rFonts w:cs="Calibri"/>
              <w:spacing w:val="5"/>
            </w:rPr>
          </w:rPrChange>
        </w:rPr>
        <w:t>tact</w:t>
      </w:r>
      <w:r w:rsidRPr="0091056C">
        <w:rPr>
          <w:rFonts w:cs="Calibri"/>
        </w:rPr>
        <w:t xml:space="preserve">, </w:t>
      </w:r>
      <w:r w:rsidR="00DB5CEA" w:rsidRPr="0091056C">
        <w:rPr>
          <w:rFonts w:cs="Calibri"/>
          <w:rPrChange w:id="342" w:author="Goldschmidt, Michael" w:date="2016-05-19T13:49:00Z">
            <w:rPr>
              <w:rFonts w:cs="Calibri"/>
              <w:spacing w:val="5"/>
            </w:rPr>
          </w:rPrChange>
        </w:rPr>
        <w:t xml:space="preserve">the family should </w:t>
      </w:r>
      <w:ins w:id="343" w:author="Goldschmidt, Michael" w:date="2016-05-19T14:17:00Z">
        <w:r w:rsidR="00A21E48">
          <w:rPr>
            <w:rFonts w:cs="Calibri"/>
            <w:sz w:val="22"/>
            <w:szCs w:val="22"/>
          </w:rPr>
          <w:t xml:space="preserve">be </w:t>
        </w:r>
      </w:ins>
      <w:ins w:id="344" w:author="Goldschmidt, Michael" w:date="2016-05-19T14:18:00Z">
        <w:r w:rsidR="00A21E48">
          <w:rPr>
            <w:rFonts w:cs="Calibri"/>
            <w:sz w:val="22"/>
            <w:szCs w:val="22"/>
          </w:rPr>
          <w:t>instructed</w:t>
        </w:r>
      </w:ins>
      <w:ins w:id="345" w:author="Goldschmidt, Michael" w:date="2016-05-19T14:17:00Z">
        <w:r w:rsidR="00A21E48">
          <w:rPr>
            <w:rFonts w:cs="Calibri"/>
            <w:sz w:val="22"/>
            <w:szCs w:val="22"/>
          </w:rPr>
          <w:t xml:space="preserve"> to </w:t>
        </w:r>
      </w:ins>
      <w:r w:rsidRPr="0091056C">
        <w:rPr>
          <w:rFonts w:cs="Calibri"/>
          <w:rPrChange w:id="346" w:author="Goldschmidt, Michael" w:date="2016-05-19T13:49:00Z">
            <w:rPr>
              <w:rFonts w:cs="Calibri"/>
              <w:spacing w:val="-1"/>
            </w:rPr>
          </w:rPrChange>
        </w:rPr>
        <w:t>consider leaving it in place</w:t>
      </w:r>
      <w:r w:rsidR="00DB5CEA" w:rsidRPr="0091056C">
        <w:rPr>
          <w:rFonts w:cs="Calibri"/>
          <w:rPrChange w:id="347" w:author="Goldschmidt, Michael" w:date="2016-05-19T13:49:00Z">
            <w:rPr>
              <w:rFonts w:cs="Calibri"/>
              <w:spacing w:val="-5"/>
            </w:rPr>
          </w:rPrChange>
        </w:rPr>
        <w:t xml:space="preserve"> and m</w:t>
      </w:r>
      <w:r w:rsidRPr="0091056C">
        <w:rPr>
          <w:rFonts w:cs="Calibri"/>
          <w:rPrChange w:id="348" w:author="Goldschmidt, Michael" w:date="2016-05-19T13:49:00Z">
            <w:rPr>
              <w:rFonts w:cs="Calibri"/>
              <w:spacing w:val="-3"/>
            </w:rPr>
          </w:rPrChange>
        </w:rPr>
        <w:t>ake sure it stays in</w:t>
      </w:r>
      <w:r w:rsidR="0003199B" w:rsidRPr="0091056C">
        <w:rPr>
          <w:rFonts w:cs="Calibri"/>
        </w:rPr>
        <w:t>tact</w:t>
      </w:r>
      <w:r w:rsidRPr="0091056C">
        <w:rPr>
          <w:rFonts w:cs="Calibri"/>
        </w:rPr>
        <w:t xml:space="preserve">. </w:t>
      </w:r>
      <w:r w:rsidRPr="0091056C">
        <w:rPr>
          <w:rPrChange w:id="349" w:author="Goldschmidt, Michael" w:date="2016-05-19T13:49:00Z">
            <w:rPr>
              <w:spacing w:val="-2"/>
            </w:rPr>
          </w:rPrChange>
        </w:rPr>
        <w:t xml:space="preserve">If lead paint is deteriorated, </w:t>
      </w:r>
      <w:r w:rsidR="00DB5CEA" w:rsidRPr="0091056C">
        <w:rPr>
          <w:rPrChange w:id="350" w:author="Goldschmidt, Michael" w:date="2016-05-19T13:49:00Z">
            <w:rPr>
              <w:spacing w:val="3"/>
            </w:rPr>
          </w:rPrChange>
        </w:rPr>
        <w:t xml:space="preserve">the family should </w:t>
      </w:r>
      <w:ins w:id="351" w:author="Goldschmidt, Michael" w:date="2016-05-19T14:18:00Z">
        <w:r w:rsidR="00A21E48">
          <w:rPr>
            <w:sz w:val="22"/>
            <w:szCs w:val="22"/>
          </w:rPr>
          <w:t xml:space="preserve">be encouraged to </w:t>
        </w:r>
      </w:ins>
      <w:r w:rsidR="00DB5CEA" w:rsidRPr="0091056C">
        <w:rPr>
          <w:rPrChange w:id="352" w:author="Goldschmidt, Michael" w:date="2016-05-19T13:49:00Z">
            <w:rPr>
              <w:spacing w:val="3"/>
            </w:rPr>
          </w:rPrChange>
        </w:rPr>
        <w:t>ask their</w:t>
      </w:r>
      <w:r w:rsidRPr="0091056C">
        <w:rPr>
          <w:rPrChange w:id="353" w:author="Goldschmidt, Michael" w:date="2016-05-19T13:49:00Z">
            <w:rPr>
              <w:spacing w:val="3"/>
            </w:rPr>
          </w:rPrChange>
        </w:rPr>
        <w:t xml:space="preserve"> local or state health department for a list</w:t>
      </w:r>
      <w:r w:rsidRPr="0091056C">
        <w:rPr>
          <w:w w:val="99"/>
        </w:rPr>
        <w:t xml:space="preserve"> </w:t>
      </w:r>
      <w:r w:rsidRPr="0091056C">
        <w:rPr>
          <w:rFonts w:cs="Calibri"/>
          <w:rPrChange w:id="354" w:author="Goldschmidt, Michael" w:date="2016-05-19T13:49:00Z">
            <w:rPr>
              <w:rFonts w:cs="Calibri"/>
              <w:spacing w:val="-2"/>
            </w:rPr>
          </w:rPrChange>
        </w:rPr>
        <w:t>of certified lead paint abatement companies</w:t>
      </w:r>
      <w:r w:rsidR="0003199B" w:rsidRPr="0091056C">
        <w:rPr>
          <w:rFonts w:cs="Calibri"/>
          <w:rPrChange w:id="355" w:author="Goldschmidt, Michael" w:date="2016-05-19T13:49:00Z">
            <w:rPr>
              <w:rFonts w:cs="Calibri"/>
              <w:spacing w:val="-1"/>
            </w:rPr>
          </w:rPrChange>
        </w:rPr>
        <w:t xml:space="preserve"> or how to proceed safely on their own</w:t>
      </w:r>
      <w:r w:rsidRPr="0091056C">
        <w:rPr>
          <w:rFonts w:cs="Calibri"/>
        </w:rPr>
        <w:t>.</w:t>
      </w:r>
    </w:p>
    <w:p w:rsidR="00061356" w:rsidRPr="0091056C" w:rsidRDefault="00A21E48">
      <w:pPr>
        <w:pStyle w:val="BodyText"/>
        <w:spacing w:before="49"/>
        <w:ind w:left="90" w:right="574"/>
        <w:contextualSpacing/>
        <w:rPr>
          <w:sz w:val="22"/>
          <w:szCs w:val="22"/>
        </w:rPr>
        <w:pPrChange w:id="356" w:author="Goldschmidt, Michael" w:date="2016-05-19T14:17:00Z">
          <w:pPr>
            <w:pStyle w:val="BodyText"/>
            <w:numPr>
              <w:numId w:val="71"/>
            </w:numPr>
            <w:tabs>
              <w:tab w:val="left" w:pos="460"/>
            </w:tabs>
            <w:spacing w:line="276" w:lineRule="auto"/>
            <w:ind w:right="272" w:hanging="240"/>
            <w:contextualSpacing/>
          </w:pPr>
        </w:pPrChange>
      </w:pPr>
      <w:ins w:id="357" w:author="Goldschmidt, Michael" w:date="2016-05-19T14:17:00Z">
        <w:r>
          <w:rPr>
            <w:rFonts w:cs="Calibri"/>
            <w:sz w:val="22"/>
            <w:szCs w:val="22"/>
          </w:rPr>
          <w:t xml:space="preserve"> </w:t>
        </w:r>
      </w:ins>
      <w:r w:rsidR="00061356" w:rsidRPr="0091056C">
        <w:rPr>
          <w:rFonts w:cs="Calibri"/>
          <w:sz w:val="22"/>
          <w:szCs w:val="22"/>
          <w:rPrChange w:id="358" w:author="Goldschmidt, Michael" w:date="2016-05-19T13:49:00Z">
            <w:rPr>
              <w:rFonts w:cs="Calibri"/>
              <w:spacing w:val="-2"/>
              <w:sz w:val="22"/>
              <w:szCs w:val="22"/>
            </w:rPr>
          </w:rPrChange>
        </w:rPr>
        <w:t>If</w:t>
      </w:r>
      <w:r w:rsidR="00DB5CEA" w:rsidRPr="0091056C">
        <w:rPr>
          <w:rFonts w:cs="Calibri"/>
          <w:sz w:val="22"/>
          <w:szCs w:val="22"/>
        </w:rPr>
        <w:t xml:space="preserve"> a home was built before 1978, there could </w:t>
      </w:r>
      <w:ins w:id="359" w:author="Goldschmidt, Michael" w:date="2016-05-19T14:19:00Z">
        <w:r>
          <w:rPr>
            <w:rFonts w:cs="Calibri"/>
            <w:sz w:val="22"/>
            <w:szCs w:val="22"/>
          </w:rPr>
          <w:t xml:space="preserve">also </w:t>
        </w:r>
      </w:ins>
      <w:r w:rsidR="00DB5CEA" w:rsidRPr="0091056C">
        <w:rPr>
          <w:rFonts w:cs="Calibri"/>
          <w:sz w:val="22"/>
          <w:szCs w:val="22"/>
        </w:rPr>
        <w:t>be lead contaminated soil</w:t>
      </w:r>
      <w:ins w:id="360" w:author="Goldschmidt, Michael" w:date="2016-05-19T14:19:00Z">
        <w:r>
          <w:rPr>
            <w:rFonts w:cs="Calibri"/>
            <w:sz w:val="22"/>
            <w:szCs w:val="22"/>
          </w:rPr>
          <w:t xml:space="preserve"> and the </w:t>
        </w:r>
      </w:ins>
      <w:del w:id="361" w:author="Goldschmidt, Michael" w:date="2016-05-19T14:19:00Z">
        <w:r w:rsidR="00DB5CEA" w:rsidRPr="0091056C" w:rsidDel="00A21E48">
          <w:rPr>
            <w:rFonts w:cs="Calibri"/>
            <w:sz w:val="22"/>
            <w:szCs w:val="22"/>
          </w:rPr>
          <w:delText xml:space="preserve">. The </w:delText>
        </w:r>
      </w:del>
      <w:r w:rsidR="00DB5CEA" w:rsidRPr="0091056C">
        <w:rPr>
          <w:rFonts w:cs="Calibri"/>
          <w:sz w:val="22"/>
          <w:szCs w:val="22"/>
        </w:rPr>
        <w:t xml:space="preserve">family should </w:t>
      </w:r>
      <w:ins w:id="362" w:author="Goldschmidt, Michael" w:date="2016-05-19T14:19:00Z">
        <w:r>
          <w:rPr>
            <w:rFonts w:cs="Calibri"/>
            <w:sz w:val="22"/>
            <w:szCs w:val="22"/>
          </w:rPr>
          <w:t xml:space="preserve">be </w:t>
        </w:r>
      </w:ins>
      <w:ins w:id="363" w:author="Goldschmidt, Michael" w:date="2016-05-19T14:20:00Z">
        <w:r>
          <w:rPr>
            <w:rFonts w:cs="Calibri"/>
            <w:sz w:val="22"/>
            <w:szCs w:val="22"/>
          </w:rPr>
          <w:t>warned</w:t>
        </w:r>
      </w:ins>
      <w:ins w:id="364" w:author="Goldschmidt, Michael" w:date="2016-05-19T14:19:00Z">
        <w:r>
          <w:rPr>
            <w:rFonts w:cs="Calibri"/>
            <w:sz w:val="22"/>
            <w:szCs w:val="22"/>
          </w:rPr>
          <w:t xml:space="preserve"> to </w:t>
        </w:r>
      </w:ins>
      <w:r w:rsidR="00DB5CEA" w:rsidRPr="0091056C">
        <w:rPr>
          <w:rFonts w:cs="Calibri"/>
          <w:sz w:val="22"/>
          <w:szCs w:val="22"/>
        </w:rPr>
        <w:t xml:space="preserve">avoid </w:t>
      </w:r>
      <w:ins w:id="365" w:author="Goldschmidt, Michael" w:date="2016-05-19T14:20:00Z">
        <w:r>
          <w:rPr>
            <w:rFonts w:cs="Calibri"/>
            <w:sz w:val="22"/>
            <w:szCs w:val="22"/>
          </w:rPr>
          <w:t xml:space="preserve">having their </w:t>
        </w:r>
      </w:ins>
      <w:r w:rsidR="00DB5CEA" w:rsidRPr="0091056C">
        <w:rPr>
          <w:rFonts w:cs="Calibri"/>
          <w:sz w:val="22"/>
          <w:szCs w:val="22"/>
        </w:rPr>
        <w:t xml:space="preserve">children playing near </w:t>
      </w:r>
      <w:r w:rsidR="0003199B" w:rsidRPr="0091056C">
        <w:rPr>
          <w:rFonts w:cs="Calibri"/>
          <w:sz w:val="22"/>
          <w:szCs w:val="22"/>
        </w:rPr>
        <w:t>bare soil</w:t>
      </w:r>
      <w:r w:rsidR="00DB5CEA" w:rsidRPr="0091056C">
        <w:rPr>
          <w:rFonts w:cs="Calibri"/>
          <w:sz w:val="22"/>
          <w:szCs w:val="22"/>
        </w:rPr>
        <w:t xml:space="preserve">. The family might also </w:t>
      </w:r>
      <w:ins w:id="366" w:author="Goldschmidt, Michael" w:date="2016-05-19T14:20:00Z">
        <w:r>
          <w:rPr>
            <w:rFonts w:cs="Calibri"/>
            <w:sz w:val="22"/>
            <w:szCs w:val="22"/>
          </w:rPr>
          <w:t>consider</w:t>
        </w:r>
      </w:ins>
      <w:del w:id="367" w:author="Goldschmidt, Michael" w:date="2016-05-19T14:20:00Z">
        <w:r w:rsidR="00DB5CEA" w:rsidRPr="0091056C" w:rsidDel="00A21E48">
          <w:rPr>
            <w:rFonts w:cs="Calibri"/>
            <w:sz w:val="22"/>
            <w:szCs w:val="22"/>
          </w:rPr>
          <w:delText>plant</w:delText>
        </w:r>
      </w:del>
      <w:ins w:id="368" w:author="Goldschmidt, Michael" w:date="2016-05-19T14:20:00Z">
        <w:r>
          <w:rPr>
            <w:rFonts w:cs="Calibri"/>
            <w:sz w:val="22"/>
            <w:szCs w:val="22"/>
          </w:rPr>
          <w:t xml:space="preserve"> placing</w:t>
        </w:r>
      </w:ins>
      <w:r w:rsidR="00DB5CEA" w:rsidRPr="0091056C">
        <w:rPr>
          <w:rFonts w:cs="Calibri"/>
          <w:sz w:val="22"/>
          <w:szCs w:val="22"/>
        </w:rPr>
        <w:t xml:space="preserve"> ground covers or mulch, gravel, or plants to create a barrier</w:t>
      </w:r>
      <w:r w:rsidR="0003199B" w:rsidRPr="0091056C">
        <w:rPr>
          <w:rFonts w:cs="Calibri"/>
          <w:sz w:val="22"/>
          <w:szCs w:val="22"/>
        </w:rPr>
        <w:t xml:space="preserve"> in play areas</w:t>
      </w:r>
      <w:r w:rsidR="00DB5CEA" w:rsidRPr="0091056C">
        <w:rPr>
          <w:rFonts w:cs="Calibri"/>
          <w:sz w:val="22"/>
          <w:szCs w:val="22"/>
        </w:rPr>
        <w:t>.</w:t>
      </w:r>
    </w:p>
    <w:p w:rsidR="00061356" w:rsidRPr="00F8583F" w:rsidRDefault="00061356">
      <w:pPr>
        <w:tabs>
          <w:tab w:val="left" w:pos="460"/>
        </w:tabs>
        <w:spacing w:before="10"/>
        <w:ind w:hanging="245"/>
        <w:contextualSpacing/>
        <w:rPr>
          <w:ins w:id="369" w:author="Goldschmidt, Michael" w:date="2016-05-19T14:22:00Z"/>
          <w:sz w:val="20"/>
          <w:szCs w:val="20"/>
          <w:rPrChange w:id="370" w:author="Goldschmidt, Michael" w:date="2016-05-19T14:22:00Z">
            <w:rPr>
              <w:ins w:id="371" w:author="Goldschmidt, Michael" w:date="2016-05-19T14:22:00Z"/>
            </w:rPr>
          </w:rPrChange>
        </w:rPr>
        <w:pPrChange w:id="372" w:author="Goldschmidt, Michael" w:date="2016-05-19T14:07:00Z">
          <w:pPr>
            <w:tabs>
              <w:tab w:val="left" w:pos="460"/>
            </w:tabs>
            <w:spacing w:before="10" w:line="276" w:lineRule="auto"/>
            <w:ind w:hanging="245"/>
            <w:contextualSpacing/>
          </w:pPr>
        </w:pPrChange>
      </w:pPr>
    </w:p>
    <w:p w:rsidR="00F8583F" w:rsidRPr="00F8583F" w:rsidRDefault="00F8583F">
      <w:pPr>
        <w:tabs>
          <w:tab w:val="left" w:pos="460"/>
        </w:tabs>
        <w:spacing w:before="10"/>
        <w:ind w:hanging="245"/>
        <w:contextualSpacing/>
        <w:rPr>
          <w:sz w:val="20"/>
          <w:szCs w:val="20"/>
          <w:rPrChange w:id="373" w:author="Goldschmidt, Michael" w:date="2016-05-19T14:22:00Z">
            <w:rPr/>
          </w:rPrChange>
        </w:rPr>
        <w:pPrChange w:id="374" w:author="Goldschmidt, Michael" w:date="2016-05-19T14:07:00Z">
          <w:pPr>
            <w:tabs>
              <w:tab w:val="left" w:pos="460"/>
            </w:tabs>
            <w:spacing w:before="10" w:line="276" w:lineRule="auto"/>
            <w:ind w:hanging="245"/>
            <w:contextualSpacing/>
          </w:pPr>
        </w:pPrChange>
      </w:pPr>
    </w:p>
    <w:p w:rsidR="00061356" w:rsidRDefault="00061356">
      <w:pPr>
        <w:pStyle w:val="Heading5"/>
        <w:ind w:hanging="100"/>
        <w:contextualSpacing/>
        <w:rPr>
          <w:ins w:id="375" w:author="Goldschmidt, Michael" w:date="2016-05-19T14:21:00Z"/>
          <w:color w:val="0079C1"/>
        </w:rPr>
        <w:pPrChange w:id="376" w:author="Goldschmidt, Michael" w:date="2016-05-19T14:21:00Z">
          <w:pPr>
            <w:pStyle w:val="Heading5"/>
            <w:spacing w:line="276" w:lineRule="auto"/>
            <w:contextualSpacing/>
          </w:pPr>
        </w:pPrChange>
      </w:pPr>
      <w:r w:rsidRPr="0091056C">
        <w:rPr>
          <w:color w:val="0079C1"/>
        </w:rPr>
        <w:t xml:space="preserve">If </w:t>
      </w:r>
      <w:r w:rsidR="00DB5CEA" w:rsidRPr="0091056C">
        <w:rPr>
          <w:color w:val="0079C1"/>
        </w:rPr>
        <w:t xml:space="preserve">there is </w:t>
      </w:r>
      <w:r w:rsidRPr="0091056C">
        <w:rPr>
          <w:color w:val="0079C1"/>
        </w:rPr>
        <w:t xml:space="preserve">Lead </w:t>
      </w:r>
      <w:ins w:id="377" w:author="Goldschmidt, Michael" w:date="2016-05-19T14:16:00Z">
        <w:r w:rsidR="00A21E48">
          <w:rPr>
            <w:color w:val="0079C1"/>
          </w:rPr>
          <w:t>P</w:t>
        </w:r>
      </w:ins>
      <w:del w:id="378" w:author="Goldschmidt, Michael" w:date="2016-05-19T14:16:00Z">
        <w:r w:rsidR="00D22178" w:rsidRPr="0091056C" w:rsidDel="00A21E48">
          <w:rPr>
            <w:color w:val="0079C1"/>
          </w:rPr>
          <w:delText>p</w:delText>
        </w:r>
      </w:del>
      <w:r w:rsidR="00D22178" w:rsidRPr="0091056C">
        <w:rPr>
          <w:color w:val="0079C1"/>
        </w:rPr>
        <w:t>lumbing</w:t>
      </w:r>
      <w:r w:rsidR="00DB5CEA" w:rsidRPr="0091056C">
        <w:rPr>
          <w:color w:val="0079C1"/>
        </w:rPr>
        <w:t xml:space="preserve"> in a Home</w:t>
      </w:r>
    </w:p>
    <w:p w:rsidR="00A21E48" w:rsidRDefault="00A21E48">
      <w:pPr>
        <w:pStyle w:val="Heading5"/>
        <w:contextualSpacing/>
        <w:rPr>
          <w:ins w:id="379" w:author="Goldschmidt, Michael" w:date="2016-05-19T14:27:00Z"/>
          <w:rFonts w:asciiTheme="minorHAnsi" w:hAnsiTheme="minorHAnsi"/>
          <w:sz w:val="20"/>
          <w:szCs w:val="20"/>
        </w:rPr>
        <w:pPrChange w:id="380" w:author="Goldschmidt, Michael" w:date="2016-05-19T14:07:00Z">
          <w:pPr>
            <w:pStyle w:val="Heading5"/>
            <w:spacing w:line="276" w:lineRule="auto"/>
            <w:contextualSpacing/>
          </w:pPr>
        </w:pPrChange>
      </w:pPr>
    </w:p>
    <w:p w:rsidR="00AE0A29" w:rsidRDefault="00AE0A29">
      <w:pPr>
        <w:pStyle w:val="Heading5"/>
        <w:contextualSpacing/>
        <w:rPr>
          <w:ins w:id="381" w:author="Goldschmidt, Michael" w:date="2016-05-19T14:28:00Z"/>
          <w:rFonts w:ascii="Calibri" w:eastAsia="Calibri" w:hAnsi="Calibri"/>
          <w:sz w:val="22"/>
          <w:szCs w:val="22"/>
        </w:rPr>
        <w:pPrChange w:id="382" w:author="Goldschmidt, Michael" w:date="2016-05-19T14:07:00Z">
          <w:pPr>
            <w:pStyle w:val="Heading5"/>
            <w:spacing w:line="276" w:lineRule="auto"/>
            <w:contextualSpacing/>
          </w:pPr>
        </w:pPrChange>
      </w:pPr>
      <w:ins w:id="383" w:author="Goldschmidt, Michael" w:date="2016-05-19T14:28:00Z">
        <w:r>
          <w:rPr>
            <w:rFonts w:ascii="Calibri" w:eastAsia="Calibri" w:hAnsi="Calibri"/>
            <w:sz w:val="22"/>
            <w:szCs w:val="22"/>
          </w:rPr>
          <w:t xml:space="preserve">If a family has lead water pipes, they should be </w:t>
        </w:r>
      </w:ins>
      <w:ins w:id="384" w:author="Goldschmidt, Michael" w:date="2016-05-19T14:29:00Z">
        <w:r>
          <w:rPr>
            <w:rFonts w:ascii="Calibri" w:eastAsia="Calibri" w:hAnsi="Calibri"/>
            <w:sz w:val="22"/>
            <w:szCs w:val="22"/>
          </w:rPr>
          <w:t>warned</w:t>
        </w:r>
      </w:ins>
      <w:ins w:id="385" w:author="Goldschmidt, Michael" w:date="2016-05-19T14:28:00Z">
        <w:r>
          <w:rPr>
            <w:rFonts w:ascii="Calibri" w:eastAsia="Calibri" w:hAnsi="Calibri"/>
            <w:sz w:val="22"/>
            <w:szCs w:val="22"/>
          </w:rPr>
          <w:t xml:space="preserve"> to:</w:t>
        </w:r>
      </w:ins>
    </w:p>
    <w:p w:rsidR="00AE0A29" w:rsidRPr="00AE0A29" w:rsidRDefault="00AE0A29">
      <w:pPr>
        <w:pStyle w:val="Heading5"/>
        <w:contextualSpacing/>
        <w:rPr>
          <w:rFonts w:asciiTheme="minorHAnsi" w:hAnsiTheme="minorHAnsi"/>
          <w:sz w:val="16"/>
          <w:szCs w:val="16"/>
          <w:rPrChange w:id="386" w:author="Goldschmidt, Michael" w:date="2016-05-19T14:29:00Z">
            <w:rPr/>
          </w:rPrChange>
        </w:rPr>
        <w:pPrChange w:id="387" w:author="Goldschmidt, Michael" w:date="2016-05-19T14:07:00Z">
          <w:pPr>
            <w:pStyle w:val="Heading5"/>
            <w:spacing w:line="276" w:lineRule="auto"/>
            <w:contextualSpacing/>
          </w:pPr>
        </w:pPrChange>
      </w:pPr>
    </w:p>
    <w:p w:rsidR="00A74538" w:rsidRPr="0091056C" w:rsidRDefault="00A74538">
      <w:pPr>
        <w:pStyle w:val="BodyText"/>
        <w:numPr>
          <w:ilvl w:val="0"/>
          <w:numId w:val="70"/>
        </w:numPr>
        <w:tabs>
          <w:tab w:val="left" w:pos="340"/>
        </w:tabs>
        <w:spacing w:before="2"/>
        <w:ind w:left="461" w:right="475" w:hanging="187"/>
        <w:contextualSpacing/>
        <w:rPr>
          <w:rFonts w:cs="Calibri"/>
          <w:sz w:val="22"/>
          <w:szCs w:val="22"/>
        </w:rPr>
        <w:pPrChange w:id="388" w:author="Goldschmidt, Michael" w:date="2016-05-19T14:07:00Z">
          <w:pPr>
            <w:pStyle w:val="BodyText"/>
            <w:numPr>
              <w:numId w:val="70"/>
            </w:numPr>
            <w:tabs>
              <w:tab w:val="left" w:pos="340"/>
            </w:tabs>
            <w:spacing w:before="2" w:line="276" w:lineRule="auto"/>
            <w:ind w:left="461" w:right="475" w:hanging="187"/>
            <w:contextualSpacing/>
          </w:pPr>
        </w:pPrChange>
      </w:pPr>
      <w:del w:id="389" w:author="Goldschmidt, Michael" w:date="2016-05-19T14:29:00Z">
        <w:r w:rsidRPr="00AE0A29" w:rsidDel="00AE0A29">
          <w:rPr>
            <w:sz w:val="22"/>
            <w:szCs w:val="22"/>
            <w:rPrChange w:id="390" w:author="Goldschmidt, Michael" w:date="2016-05-19T14:27:00Z">
              <w:rPr>
                <w:spacing w:val="-1"/>
                <w:sz w:val="22"/>
                <w:szCs w:val="22"/>
              </w:rPr>
            </w:rPrChange>
          </w:rPr>
          <w:delText>Inform the family to only</w:delText>
        </w:r>
      </w:del>
      <w:ins w:id="391" w:author="Goldschmidt, Michael" w:date="2016-05-19T14:29:00Z">
        <w:r w:rsidR="00AE0A29">
          <w:rPr>
            <w:sz w:val="22"/>
            <w:szCs w:val="22"/>
          </w:rPr>
          <w:t>U</w:t>
        </w:r>
      </w:ins>
      <w:del w:id="392" w:author="Goldschmidt, Michael" w:date="2016-05-19T14:29:00Z">
        <w:r w:rsidRPr="00AE0A29" w:rsidDel="00AE0A29">
          <w:rPr>
            <w:sz w:val="22"/>
            <w:szCs w:val="22"/>
            <w:rPrChange w:id="393" w:author="Goldschmidt, Michael" w:date="2016-05-19T14:27:00Z">
              <w:rPr>
                <w:spacing w:val="-1"/>
                <w:sz w:val="22"/>
                <w:szCs w:val="22"/>
              </w:rPr>
            </w:rPrChange>
          </w:rPr>
          <w:delText xml:space="preserve"> u</w:delText>
        </w:r>
      </w:del>
      <w:r w:rsidRPr="00AE0A29">
        <w:rPr>
          <w:sz w:val="22"/>
          <w:szCs w:val="22"/>
          <w:rPrChange w:id="394" w:author="Goldschmidt, Michael" w:date="2016-05-19T14:27:00Z">
            <w:rPr>
              <w:spacing w:val="-1"/>
              <w:sz w:val="22"/>
              <w:szCs w:val="22"/>
            </w:rPr>
          </w:rPrChange>
        </w:rPr>
        <w:t>se</w:t>
      </w:r>
      <w:r w:rsidR="00061356" w:rsidRPr="00AE0A29">
        <w:rPr>
          <w:rFonts w:cs="Calibri"/>
          <w:sz w:val="22"/>
          <w:szCs w:val="22"/>
          <w:rPrChange w:id="395" w:author="Goldschmidt, Michael" w:date="2016-05-19T14:27:00Z">
            <w:rPr>
              <w:rFonts w:cs="Calibri"/>
              <w:spacing w:val="5"/>
              <w:sz w:val="22"/>
              <w:szCs w:val="22"/>
            </w:rPr>
          </w:rPrChange>
        </w:rPr>
        <w:t xml:space="preserve"> cold water for cooking or drinking</w:t>
      </w:r>
      <w:r w:rsidRPr="00AE0A29">
        <w:rPr>
          <w:rFonts w:cs="Calibri"/>
          <w:sz w:val="22"/>
          <w:szCs w:val="22"/>
          <w:rPrChange w:id="396" w:author="Goldschmidt, Michael" w:date="2016-05-19T14:27:00Z">
            <w:rPr>
              <w:rFonts w:cs="Calibri"/>
              <w:spacing w:val="-3"/>
              <w:sz w:val="22"/>
              <w:szCs w:val="22"/>
            </w:rPr>
          </w:rPrChange>
        </w:rPr>
        <w:t xml:space="preserve"> or</w:t>
      </w:r>
      <w:r w:rsidRPr="0091056C">
        <w:rPr>
          <w:rFonts w:cs="Calibri"/>
          <w:sz w:val="22"/>
          <w:szCs w:val="22"/>
          <w:rPrChange w:id="397" w:author="Goldschmidt, Michael" w:date="2016-05-19T13:49:00Z">
            <w:rPr>
              <w:rFonts w:cs="Calibri"/>
              <w:spacing w:val="-3"/>
              <w:sz w:val="22"/>
              <w:szCs w:val="22"/>
            </w:rPr>
          </w:rPrChange>
        </w:rPr>
        <w:t xml:space="preserve"> making baby formula</w:t>
      </w:r>
      <w:ins w:id="398" w:author="Goldschmidt, Michael" w:date="2016-05-19T14:29:00Z">
        <w:r w:rsidR="00AE0A29">
          <w:rPr>
            <w:rFonts w:cs="Calibri"/>
            <w:sz w:val="22"/>
            <w:szCs w:val="22"/>
          </w:rPr>
          <w:t>,</w:t>
        </w:r>
      </w:ins>
      <w:r w:rsidR="0003199B" w:rsidRPr="0091056C">
        <w:rPr>
          <w:rFonts w:cs="Calibri"/>
          <w:sz w:val="22"/>
          <w:szCs w:val="22"/>
          <w:rPrChange w:id="399" w:author="Goldschmidt, Michael" w:date="2016-05-19T13:49:00Z">
            <w:rPr>
              <w:rFonts w:cs="Calibri"/>
              <w:spacing w:val="-3"/>
              <w:sz w:val="22"/>
              <w:szCs w:val="22"/>
            </w:rPr>
          </w:rPrChange>
        </w:rPr>
        <w:t xml:space="preserve"> or consider adding a </w:t>
      </w:r>
      <w:ins w:id="400" w:author="Goldschmidt, Michael" w:date="2016-05-19T14:29:00Z">
        <w:r w:rsidR="00AE0A29">
          <w:rPr>
            <w:rFonts w:cs="Calibri"/>
            <w:sz w:val="22"/>
            <w:szCs w:val="22"/>
          </w:rPr>
          <w:t xml:space="preserve">water </w:t>
        </w:r>
      </w:ins>
      <w:r w:rsidR="0003199B" w:rsidRPr="0091056C">
        <w:rPr>
          <w:rFonts w:cs="Calibri"/>
          <w:sz w:val="22"/>
          <w:szCs w:val="22"/>
          <w:rPrChange w:id="401" w:author="Goldschmidt, Michael" w:date="2016-05-19T13:49:00Z">
            <w:rPr>
              <w:rFonts w:cs="Calibri"/>
              <w:spacing w:val="-3"/>
              <w:sz w:val="22"/>
              <w:szCs w:val="22"/>
            </w:rPr>
          </w:rPrChange>
        </w:rPr>
        <w:t>filter to the tap that will catch lead particals</w:t>
      </w:r>
      <w:r w:rsidR="00061356" w:rsidRPr="0091056C">
        <w:rPr>
          <w:rFonts w:cs="Calibri"/>
          <w:sz w:val="22"/>
          <w:szCs w:val="22"/>
        </w:rPr>
        <w:t>.</w:t>
      </w:r>
    </w:p>
    <w:p w:rsidR="00EF2AE1" w:rsidRPr="0091056C" w:rsidRDefault="00B86BC9">
      <w:pPr>
        <w:pStyle w:val="BodyText"/>
        <w:numPr>
          <w:ilvl w:val="0"/>
          <w:numId w:val="70"/>
        </w:numPr>
        <w:tabs>
          <w:tab w:val="left" w:pos="340"/>
        </w:tabs>
        <w:spacing w:before="2"/>
        <w:ind w:left="461" w:right="475" w:hanging="187"/>
        <w:contextualSpacing/>
        <w:rPr>
          <w:rFonts w:cs="Calibri"/>
          <w:sz w:val="22"/>
          <w:szCs w:val="22"/>
        </w:rPr>
        <w:pPrChange w:id="402" w:author="Goldschmidt, Michael" w:date="2016-05-19T14:07:00Z">
          <w:pPr>
            <w:pStyle w:val="BodyText"/>
            <w:numPr>
              <w:numId w:val="70"/>
            </w:numPr>
            <w:tabs>
              <w:tab w:val="left" w:pos="340"/>
            </w:tabs>
            <w:spacing w:before="2" w:line="276" w:lineRule="auto"/>
            <w:ind w:left="461" w:right="475" w:hanging="187"/>
            <w:contextualSpacing/>
          </w:pPr>
        </w:pPrChange>
      </w:pPr>
      <w:ins w:id="403" w:author="Goldschmidt, Michael" w:date="2016-05-19T14:31:00Z">
        <w:r>
          <w:rPr>
            <w:sz w:val="22"/>
            <w:szCs w:val="22"/>
          </w:rPr>
          <w:t>Run</w:t>
        </w:r>
      </w:ins>
      <w:del w:id="404" w:author="Goldschmidt, Michael" w:date="2016-05-19T14:29:00Z">
        <w:r w:rsidR="00A74538" w:rsidRPr="0091056C" w:rsidDel="00AE0A29">
          <w:rPr>
            <w:sz w:val="22"/>
            <w:szCs w:val="22"/>
          </w:rPr>
          <w:delText>Recommend that the family l</w:delText>
        </w:r>
      </w:del>
      <w:del w:id="405" w:author="Goldschmidt, Michael" w:date="2016-05-19T14:31:00Z">
        <w:r w:rsidR="00061356" w:rsidRPr="0091056C" w:rsidDel="00B86BC9">
          <w:rPr>
            <w:sz w:val="22"/>
            <w:szCs w:val="22"/>
            <w:rPrChange w:id="406" w:author="Goldschmidt, Michael" w:date="2016-05-19T13:49:00Z">
              <w:rPr>
                <w:spacing w:val="-1"/>
                <w:sz w:val="22"/>
                <w:szCs w:val="22"/>
              </w:rPr>
            </w:rPrChange>
          </w:rPr>
          <w:delText>et</w:delText>
        </w:r>
      </w:del>
      <w:r w:rsidR="00061356" w:rsidRPr="0091056C">
        <w:rPr>
          <w:sz w:val="22"/>
          <w:szCs w:val="22"/>
          <w:rPrChange w:id="407" w:author="Goldschmidt, Michael" w:date="2016-05-19T13:49:00Z">
            <w:rPr>
              <w:spacing w:val="2"/>
              <w:sz w:val="22"/>
              <w:szCs w:val="22"/>
            </w:rPr>
          </w:rPrChange>
        </w:rPr>
        <w:t xml:space="preserve"> the cold water faucet </w:t>
      </w:r>
      <w:del w:id="408" w:author="Goldschmidt, Michael" w:date="2016-05-19T14:31:00Z">
        <w:r w:rsidR="00061356" w:rsidRPr="0091056C" w:rsidDel="00B86BC9">
          <w:rPr>
            <w:sz w:val="22"/>
            <w:szCs w:val="22"/>
            <w:rPrChange w:id="409" w:author="Goldschmidt, Michael" w:date="2016-05-19T13:49:00Z">
              <w:rPr>
                <w:spacing w:val="-1"/>
                <w:sz w:val="22"/>
                <w:szCs w:val="22"/>
              </w:rPr>
            </w:rPrChange>
          </w:rPr>
          <w:delText xml:space="preserve">run </w:delText>
        </w:r>
      </w:del>
      <w:ins w:id="410" w:author="Goldschmidt, Michael" w:date="2016-05-19T14:31:00Z">
        <w:r>
          <w:rPr>
            <w:sz w:val="22"/>
            <w:szCs w:val="22"/>
          </w:rPr>
          <w:t xml:space="preserve">for a few minutes </w:t>
        </w:r>
      </w:ins>
      <w:r w:rsidR="00061356" w:rsidRPr="0091056C">
        <w:rPr>
          <w:sz w:val="22"/>
          <w:szCs w:val="22"/>
          <w:rPrChange w:id="411" w:author="Goldschmidt, Michael" w:date="2016-05-19T13:49:00Z">
            <w:rPr>
              <w:spacing w:val="-2"/>
              <w:sz w:val="22"/>
              <w:szCs w:val="22"/>
            </w:rPr>
          </w:rPrChange>
        </w:rPr>
        <w:t xml:space="preserve">when </w:t>
      </w:r>
      <w:r w:rsidR="00A74538" w:rsidRPr="0091056C">
        <w:rPr>
          <w:sz w:val="22"/>
          <w:szCs w:val="22"/>
          <w:rPrChange w:id="412" w:author="Goldschmidt, Michael" w:date="2016-05-19T13:49:00Z">
            <w:rPr>
              <w:spacing w:val="3"/>
              <w:sz w:val="22"/>
              <w:szCs w:val="22"/>
            </w:rPr>
          </w:rPrChange>
        </w:rPr>
        <w:t>they</w:t>
      </w:r>
      <w:r w:rsidR="00061356" w:rsidRPr="0091056C">
        <w:rPr>
          <w:sz w:val="22"/>
          <w:szCs w:val="22"/>
          <w:rPrChange w:id="413" w:author="Goldschmidt, Michael" w:date="2016-05-19T13:49:00Z">
            <w:rPr>
              <w:spacing w:val="2"/>
              <w:sz w:val="22"/>
              <w:szCs w:val="22"/>
            </w:rPr>
          </w:rPrChange>
        </w:rPr>
        <w:t xml:space="preserve"> haven’t</w:t>
      </w:r>
      <w:r w:rsidR="00061356" w:rsidRPr="0091056C">
        <w:rPr>
          <w:w w:val="99"/>
          <w:sz w:val="22"/>
          <w:szCs w:val="22"/>
        </w:rPr>
        <w:t xml:space="preserve"> </w:t>
      </w:r>
      <w:r w:rsidR="00061356" w:rsidRPr="0091056C">
        <w:rPr>
          <w:sz w:val="22"/>
          <w:szCs w:val="22"/>
          <w:rPrChange w:id="414" w:author="Goldschmidt, Michael" w:date="2016-05-19T13:49:00Z">
            <w:rPr>
              <w:spacing w:val="-2"/>
              <w:sz w:val="22"/>
              <w:szCs w:val="22"/>
            </w:rPr>
          </w:rPrChange>
        </w:rPr>
        <w:t xml:space="preserve">used </w:t>
      </w:r>
      <w:r w:rsidR="00A74538" w:rsidRPr="0091056C">
        <w:rPr>
          <w:sz w:val="22"/>
          <w:szCs w:val="22"/>
          <w:rPrChange w:id="415" w:author="Goldschmidt, Michael" w:date="2016-05-19T13:49:00Z">
            <w:rPr>
              <w:spacing w:val="2"/>
              <w:sz w:val="22"/>
              <w:szCs w:val="22"/>
            </w:rPr>
          </w:rPrChange>
        </w:rPr>
        <w:t>their</w:t>
      </w:r>
      <w:r w:rsidR="00061356" w:rsidRPr="0091056C">
        <w:rPr>
          <w:sz w:val="22"/>
          <w:szCs w:val="22"/>
          <w:rPrChange w:id="416" w:author="Goldschmidt, Michael" w:date="2016-05-19T13:49:00Z">
            <w:rPr>
              <w:spacing w:val="3"/>
              <w:sz w:val="22"/>
              <w:szCs w:val="22"/>
            </w:rPr>
          </w:rPrChange>
        </w:rPr>
        <w:t xml:space="preserve"> water for a few hours (or overnight). </w:t>
      </w:r>
      <w:r w:rsidR="00061356" w:rsidRPr="0091056C">
        <w:rPr>
          <w:rFonts w:cs="Calibri"/>
          <w:sz w:val="22"/>
          <w:szCs w:val="22"/>
        </w:rPr>
        <w:t xml:space="preserve">This clears out any water that was sitting in </w:t>
      </w:r>
      <w:r w:rsidR="00061356" w:rsidRPr="0091056C">
        <w:rPr>
          <w:sz w:val="22"/>
          <w:szCs w:val="22"/>
        </w:rPr>
        <w:t>the pipes that could have collected lead or other metals.</w:t>
      </w:r>
      <w:r w:rsidR="00C80384" w:rsidRPr="0091056C">
        <w:rPr>
          <w:sz w:val="22"/>
          <w:szCs w:val="22"/>
        </w:rPr>
        <w:t xml:space="preserve"> </w:t>
      </w:r>
    </w:p>
    <w:p w:rsidR="00C80384" w:rsidRPr="0091056C" w:rsidRDefault="00C80384" w:rsidP="00EF2AE1">
      <w:pPr>
        <w:pStyle w:val="BodyText"/>
        <w:ind w:left="117" w:right="503"/>
        <w:contextualSpacing/>
        <w:jc w:val="center"/>
        <w:rPr>
          <w:b/>
          <w:i/>
          <w:color w:val="0079C1"/>
          <w:sz w:val="36"/>
          <w:szCs w:val="36"/>
        </w:rPr>
      </w:pPr>
    </w:p>
    <w:p w:rsidR="003775EC" w:rsidRPr="0091056C" w:rsidRDefault="003775EC" w:rsidP="00155BFF">
      <w:pPr>
        <w:ind w:left="117"/>
        <w:contextualSpacing/>
        <w:rPr>
          <w:sz w:val="18"/>
          <w:szCs w:val="18"/>
        </w:rPr>
      </w:pPr>
      <w:bookmarkStart w:id="417" w:name="_bookmark4"/>
      <w:bookmarkEnd w:id="417"/>
    </w:p>
    <w:sectPr w:rsidR="003775EC" w:rsidRPr="0091056C" w:rsidSect="00984027">
      <w:type w:val="continuous"/>
      <w:pgSz w:w="12240" w:h="15840"/>
      <w:pgMar w:top="780" w:right="620" w:bottom="0" w:left="5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327" w:author="MOMMA CITA" w:date="2016-02-02T16:58:00Z" w:initials="MC">
    <w:p w:rsidR="0003199B" w:rsidRDefault="0003199B">
      <w:pPr>
        <w:pStyle w:val="CommentText"/>
      </w:pPr>
      <w:r>
        <w:rPr>
          <w:rStyle w:val="CommentReference"/>
        </w:rPr>
        <w:annotationRef/>
      </w:r>
      <w:r>
        <w:t xml:space="preserve">If we don’t recommend these in the </w:t>
      </w:r>
      <w:proofErr w:type="spellStart"/>
      <w:r>
        <w:t>hud</w:t>
      </w:r>
      <w:proofErr w:type="spellEnd"/>
      <w:r>
        <w:t xml:space="preserve"> guidelines we shouldn’t be recommending them here. 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5AB7" w:rsidRDefault="002D5AB7" w:rsidP="00C96284">
      <w:r>
        <w:separator/>
      </w:r>
    </w:p>
  </w:endnote>
  <w:endnote w:type="continuationSeparator" w:id="0">
    <w:p w:rsidR="002D5AB7" w:rsidRDefault="002D5AB7" w:rsidP="00C962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altName w:val="Franklin Gothic Book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5AB7" w:rsidRDefault="002D5AB7" w:rsidP="00C96284">
      <w:r>
        <w:separator/>
      </w:r>
    </w:p>
  </w:footnote>
  <w:footnote w:type="continuationSeparator" w:id="0">
    <w:p w:rsidR="002D5AB7" w:rsidRDefault="002D5AB7" w:rsidP="00C962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64465"/>
    <w:multiLevelType w:val="hybridMultilevel"/>
    <w:tmpl w:val="1B84113A"/>
    <w:lvl w:ilvl="0" w:tplc="5A084B6E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118C873C">
      <w:start w:val="1"/>
      <w:numFmt w:val="bullet"/>
      <w:lvlText w:val="•"/>
      <w:lvlJc w:val="left"/>
      <w:rPr>
        <w:rFonts w:hint="default"/>
      </w:rPr>
    </w:lvl>
    <w:lvl w:ilvl="2" w:tplc="B1A69AE2">
      <w:start w:val="1"/>
      <w:numFmt w:val="bullet"/>
      <w:lvlText w:val="•"/>
      <w:lvlJc w:val="left"/>
      <w:rPr>
        <w:rFonts w:hint="default"/>
      </w:rPr>
    </w:lvl>
    <w:lvl w:ilvl="3" w:tplc="61EC27AA">
      <w:start w:val="1"/>
      <w:numFmt w:val="bullet"/>
      <w:lvlText w:val="•"/>
      <w:lvlJc w:val="left"/>
      <w:rPr>
        <w:rFonts w:hint="default"/>
      </w:rPr>
    </w:lvl>
    <w:lvl w:ilvl="4" w:tplc="FF424008">
      <w:start w:val="1"/>
      <w:numFmt w:val="bullet"/>
      <w:lvlText w:val="•"/>
      <w:lvlJc w:val="left"/>
      <w:rPr>
        <w:rFonts w:hint="default"/>
      </w:rPr>
    </w:lvl>
    <w:lvl w:ilvl="5" w:tplc="F616360C">
      <w:start w:val="1"/>
      <w:numFmt w:val="bullet"/>
      <w:lvlText w:val="•"/>
      <w:lvlJc w:val="left"/>
      <w:rPr>
        <w:rFonts w:hint="default"/>
      </w:rPr>
    </w:lvl>
    <w:lvl w:ilvl="6" w:tplc="C78A9F26">
      <w:start w:val="1"/>
      <w:numFmt w:val="bullet"/>
      <w:lvlText w:val="•"/>
      <w:lvlJc w:val="left"/>
      <w:rPr>
        <w:rFonts w:hint="default"/>
      </w:rPr>
    </w:lvl>
    <w:lvl w:ilvl="7" w:tplc="DE0C04DC">
      <w:start w:val="1"/>
      <w:numFmt w:val="bullet"/>
      <w:lvlText w:val="•"/>
      <w:lvlJc w:val="left"/>
      <w:rPr>
        <w:rFonts w:hint="default"/>
      </w:rPr>
    </w:lvl>
    <w:lvl w:ilvl="8" w:tplc="E8849706">
      <w:start w:val="1"/>
      <w:numFmt w:val="bullet"/>
      <w:lvlText w:val="•"/>
      <w:lvlJc w:val="left"/>
      <w:rPr>
        <w:rFonts w:hint="default"/>
      </w:rPr>
    </w:lvl>
  </w:abstractNum>
  <w:abstractNum w:abstractNumId="1">
    <w:nsid w:val="05387340"/>
    <w:multiLevelType w:val="hybridMultilevel"/>
    <w:tmpl w:val="73CE342C"/>
    <w:lvl w:ilvl="0" w:tplc="C4BA873A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2260FF5A">
      <w:start w:val="1"/>
      <w:numFmt w:val="bullet"/>
      <w:lvlText w:val="•"/>
      <w:lvlJc w:val="left"/>
      <w:rPr>
        <w:rFonts w:hint="default"/>
      </w:rPr>
    </w:lvl>
    <w:lvl w:ilvl="2" w:tplc="BAEEB4A0">
      <w:start w:val="1"/>
      <w:numFmt w:val="bullet"/>
      <w:lvlText w:val="•"/>
      <w:lvlJc w:val="left"/>
      <w:rPr>
        <w:rFonts w:hint="default"/>
      </w:rPr>
    </w:lvl>
    <w:lvl w:ilvl="3" w:tplc="F392CD7E">
      <w:start w:val="1"/>
      <w:numFmt w:val="bullet"/>
      <w:lvlText w:val="•"/>
      <w:lvlJc w:val="left"/>
      <w:rPr>
        <w:rFonts w:hint="default"/>
      </w:rPr>
    </w:lvl>
    <w:lvl w:ilvl="4" w:tplc="1238650E">
      <w:start w:val="1"/>
      <w:numFmt w:val="bullet"/>
      <w:lvlText w:val="•"/>
      <w:lvlJc w:val="left"/>
      <w:rPr>
        <w:rFonts w:hint="default"/>
      </w:rPr>
    </w:lvl>
    <w:lvl w:ilvl="5" w:tplc="3FEE15DA">
      <w:start w:val="1"/>
      <w:numFmt w:val="bullet"/>
      <w:lvlText w:val="•"/>
      <w:lvlJc w:val="left"/>
      <w:rPr>
        <w:rFonts w:hint="default"/>
      </w:rPr>
    </w:lvl>
    <w:lvl w:ilvl="6" w:tplc="9E5EE7C4">
      <w:start w:val="1"/>
      <w:numFmt w:val="bullet"/>
      <w:lvlText w:val="•"/>
      <w:lvlJc w:val="left"/>
      <w:rPr>
        <w:rFonts w:hint="default"/>
      </w:rPr>
    </w:lvl>
    <w:lvl w:ilvl="7" w:tplc="FF7A72AC">
      <w:start w:val="1"/>
      <w:numFmt w:val="bullet"/>
      <w:lvlText w:val="•"/>
      <w:lvlJc w:val="left"/>
      <w:rPr>
        <w:rFonts w:hint="default"/>
      </w:rPr>
    </w:lvl>
    <w:lvl w:ilvl="8" w:tplc="8F8457EE">
      <w:start w:val="1"/>
      <w:numFmt w:val="bullet"/>
      <w:lvlText w:val="•"/>
      <w:lvlJc w:val="left"/>
      <w:rPr>
        <w:rFonts w:hint="default"/>
      </w:rPr>
    </w:lvl>
  </w:abstractNum>
  <w:abstractNum w:abstractNumId="2">
    <w:nsid w:val="059D7A55"/>
    <w:multiLevelType w:val="multilevel"/>
    <w:tmpl w:val="A9F83358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3">
    <w:nsid w:val="082A59B5"/>
    <w:multiLevelType w:val="hybridMultilevel"/>
    <w:tmpl w:val="822413DA"/>
    <w:lvl w:ilvl="0" w:tplc="112E7ABC">
      <w:start w:val="18"/>
      <w:numFmt w:val="upperLetter"/>
      <w:lvlText w:val="%1-"/>
      <w:lvlJc w:val="left"/>
      <w:pPr>
        <w:ind w:hanging="202"/>
      </w:pPr>
      <w:rPr>
        <w:rFonts w:ascii="Calibri" w:eastAsia="Calibri" w:hAnsi="Calibri" w:hint="default"/>
        <w:sz w:val="24"/>
        <w:szCs w:val="24"/>
      </w:rPr>
    </w:lvl>
    <w:lvl w:ilvl="1" w:tplc="2056E166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2" w:tplc="CAE090FC">
      <w:start w:val="1"/>
      <w:numFmt w:val="bullet"/>
      <w:lvlText w:val="•"/>
      <w:lvlJc w:val="left"/>
      <w:rPr>
        <w:rFonts w:hint="default"/>
      </w:rPr>
    </w:lvl>
    <w:lvl w:ilvl="3" w:tplc="9A5E7E50">
      <w:start w:val="1"/>
      <w:numFmt w:val="bullet"/>
      <w:lvlText w:val="•"/>
      <w:lvlJc w:val="left"/>
      <w:rPr>
        <w:rFonts w:hint="default"/>
      </w:rPr>
    </w:lvl>
    <w:lvl w:ilvl="4" w:tplc="245C5EAA">
      <w:start w:val="1"/>
      <w:numFmt w:val="bullet"/>
      <w:lvlText w:val="•"/>
      <w:lvlJc w:val="left"/>
      <w:rPr>
        <w:rFonts w:hint="default"/>
      </w:rPr>
    </w:lvl>
    <w:lvl w:ilvl="5" w:tplc="2410D4C8">
      <w:start w:val="1"/>
      <w:numFmt w:val="bullet"/>
      <w:lvlText w:val="•"/>
      <w:lvlJc w:val="left"/>
      <w:rPr>
        <w:rFonts w:hint="default"/>
      </w:rPr>
    </w:lvl>
    <w:lvl w:ilvl="6" w:tplc="A1A251EC">
      <w:start w:val="1"/>
      <w:numFmt w:val="bullet"/>
      <w:lvlText w:val="•"/>
      <w:lvlJc w:val="left"/>
      <w:rPr>
        <w:rFonts w:hint="default"/>
      </w:rPr>
    </w:lvl>
    <w:lvl w:ilvl="7" w:tplc="487076F0">
      <w:start w:val="1"/>
      <w:numFmt w:val="bullet"/>
      <w:lvlText w:val="•"/>
      <w:lvlJc w:val="left"/>
      <w:rPr>
        <w:rFonts w:hint="default"/>
      </w:rPr>
    </w:lvl>
    <w:lvl w:ilvl="8" w:tplc="7996D720">
      <w:start w:val="1"/>
      <w:numFmt w:val="bullet"/>
      <w:lvlText w:val="•"/>
      <w:lvlJc w:val="left"/>
      <w:rPr>
        <w:rFonts w:hint="default"/>
      </w:rPr>
    </w:lvl>
  </w:abstractNum>
  <w:abstractNum w:abstractNumId="4">
    <w:nsid w:val="08EA38D8"/>
    <w:multiLevelType w:val="multilevel"/>
    <w:tmpl w:val="0458DC78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5">
    <w:nsid w:val="095E1366"/>
    <w:multiLevelType w:val="multilevel"/>
    <w:tmpl w:val="79460274"/>
    <w:lvl w:ilvl="0">
      <w:start w:val="21"/>
      <w:numFmt w:val="upperLetter"/>
      <w:lvlText w:val="%1"/>
      <w:lvlJc w:val="left"/>
      <w:pPr>
        <w:ind w:hanging="455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5"/>
      </w:pPr>
      <w:rPr>
        <w:rFonts w:ascii="Calibri" w:eastAsia="Calibri" w:hAnsi="Calibri" w:hint="default"/>
        <w:b/>
        <w:bCs/>
        <w:spacing w:val="-4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6">
    <w:nsid w:val="09E9726E"/>
    <w:multiLevelType w:val="multilevel"/>
    <w:tmpl w:val="86FAB88A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7">
    <w:nsid w:val="0B46298F"/>
    <w:multiLevelType w:val="hybridMultilevel"/>
    <w:tmpl w:val="054CAFF2"/>
    <w:lvl w:ilvl="0" w:tplc="424488A6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EB829CE6">
      <w:start w:val="1"/>
      <w:numFmt w:val="bullet"/>
      <w:lvlText w:val="•"/>
      <w:lvlJc w:val="left"/>
      <w:rPr>
        <w:rFonts w:hint="default"/>
      </w:rPr>
    </w:lvl>
    <w:lvl w:ilvl="2" w:tplc="971A61BA">
      <w:start w:val="1"/>
      <w:numFmt w:val="bullet"/>
      <w:lvlText w:val="•"/>
      <w:lvlJc w:val="left"/>
      <w:rPr>
        <w:rFonts w:hint="default"/>
      </w:rPr>
    </w:lvl>
    <w:lvl w:ilvl="3" w:tplc="8C181F26">
      <w:start w:val="1"/>
      <w:numFmt w:val="bullet"/>
      <w:lvlText w:val="•"/>
      <w:lvlJc w:val="left"/>
      <w:rPr>
        <w:rFonts w:hint="default"/>
      </w:rPr>
    </w:lvl>
    <w:lvl w:ilvl="4" w:tplc="38BE5BFE">
      <w:start w:val="1"/>
      <w:numFmt w:val="bullet"/>
      <w:lvlText w:val="•"/>
      <w:lvlJc w:val="left"/>
      <w:rPr>
        <w:rFonts w:hint="default"/>
      </w:rPr>
    </w:lvl>
    <w:lvl w:ilvl="5" w:tplc="9F7A948E">
      <w:start w:val="1"/>
      <w:numFmt w:val="bullet"/>
      <w:lvlText w:val="•"/>
      <w:lvlJc w:val="left"/>
      <w:rPr>
        <w:rFonts w:hint="default"/>
      </w:rPr>
    </w:lvl>
    <w:lvl w:ilvl="6" w:tplc="AF2A711A">
      <w:start w:val="1"/>
      <w:numFmt w:val="bullet"/>
      <w:lvlText w:val="•"/>
      <w:lvlJc w:val="left"/>
      <w:rPr>
        <w:rFonts w:hint="default"/>
      </w:rPr>
    </w:lvl>
    <w:lvl w:ilvl="7" w:tplc="5ABA2CD4">
      <w:start w:val="1"/>
      <w:numFmt w:val="bullet"/>
      <w:lvlText w:val="•"/>
      <w:lvlJc w:val="left"/>
      <w:rPr>
        <w:rFonts w:hint="default"/>
      </w:rPr>
    </w:lvl>
    <w:lvl w:ilvl="8" w:tplc="1EF6187A">
      <w:start w:val="1"/>
      <w:numFmt w:val="bullet"/>
      <w:lvlText w:val="•"/>
      <w:lvlJc w:val="left"/>
      <w:rPr>
        <w:rFonts w:hint="default"/>
      </w:rPr>
    </w:lvl>
  </w:abstractNum>
  <w:abstractNum w:abstractNumId="8">
    <w:nsid w:val="0FDE72F2"/>
    <w:multiLevelType w:val="multilevel"/>
    <w:tmpl w:val="3BD84B4E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9">
    <w:nsid w:val="14065901"/>
    <w:multiLevelType w:val="multilevel"/>
    <w:tmpl w:val="66008CB4"/>
    <w:lvl w:ilvl="0">
      <w:start w:val="21"/>
      <w:numFmt w:val="upperLetter"/>
      <w:lvlText w:val="%1"/>
      <w:lvlJc w:val="left"/>
      <w:pPr>
        <w:ind w:hanging="455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5"/>
      </w:pPr>
      <w:rPr>
        <w:rFonts w:ascii="Calibri" w:eastAsia="Calibri" w:hAnsi="Calibri" w:hint="default"/>
        <w:b/>
        <w:bCs/>
        <w:spacing w:val="-4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0">
    <w:nsid w:val="15E52DDF"/>
    <w:multiLevelType w:val="hybridMultilevel"/>
    <w:tmpl w:val="0674F5F2"/>
    <w:lvl w:ilvl="0" w:tplc="DCD43C46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D20CB876">
      <w:start w:val="1"/>
      <w:numFmt w:val="bullet"/>
      <w:lvlText w:val="•"/>
      <w:lvlJc w:val="left"/>
      <w:rPr>
        <w:rFonts w:hint="default"/>
      </w:rPr>
    </w:lvl>
    <w:lvl w:ilvl="2" w:tplc="40FA1BA4">
      <w:start w:val="1"/>
      <w:numFmt w:val="bullet"/>
      <w:lvlText w:val="•"/>
      <w:lvlJc w:val="left"/>
      <w:rPr>
        <w:rFonts w:hint="default"/>
      </w:rPr>
    </w:lvl>
    <w:lvl w:ilvl="3" w:tplc="CC0095B6">
      <w:start w:val="1"/>
      <w:numFmt w:val="bullet"/>
      <w:lvlText w:val="•"/>
      <w:lvlJc w:val="left"/>
      <w:rPr>
        <w:rFonts w:hint="default"/>
      </w:rPr>
    </w:lvl>
    <w:lvl w:ilvl="4" w:tplc="EC204016">
      <w:start w:val="1"/>
      <w:numFmt w:val="bullet"/>
      <w:lvlText w:val="•"/>
      <w:lvlJc w:val="left"/>
      <w:rPr>
        <w:rFonts w:hint="default"/>
      </w:rPr>
    </w:lvl>
    <w:lvl w:ilvl="5" w:tplc="056C5DE0">
      <w:start w:val="1"/>
      <w:numFmt w:val="bullet"/>
      <w:lvlText w:val="•"/>
      <w:lvlJc w:val="left"/>
      <w:rPr>
        <w:rFonts w:hint="default"/>
      </w:rPr>
    </w:lvl>
    <w:lvl w:ilvl="6" w:tplc="BE2C4322">
      <w:start w:val="1"/>
      <w:numFmt w:val="bullet"/>
      <w:lvlText w:val="•"/>
      <w:lvlJc w:val="left"/>
      <w:rPr>
        <w:rFonts w:hint="default"/>
      </w:rPr>
    </w:lvl>
    <w:lvl w:ilvl="7" w:tplc="FA72AF88">
      <w:start w:val="1"/>
      <w:numFmt w:val="bullet"/>
      <w:lvlText w:val="•"/>
      <w:lvlJc w:val="left"/>
      <w:rPr>
        <w:rFonts w:hint="default"/>
      </w:rPr>
    </w:lvl>
    <w:lvl w:ilvl="8" w:tplc="92147398">
      <w:start w:val="1"/>
      <w:numFmt w:val="bullet"/>
      <w:lvlText w:val="•"/>
      <w:lvlJc w:val="left"/>
      <w:rPr>
        <w:rFonts w:hint="default"/>
      </w:rPr>
    </w:lvl>
  </w:abstractNum>
  <w:abstractNum w:abstractNumId="11">
    <w:nsid w:val="16044339"/>
    <w:multiLevelType w:val="hybridMultilevel"/>
    <w:tmpl w:val="62BAD4F6"/>
    <w:lvl w:ilvl="0" w:tplc="5E0C7CCE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69B844A4">
      <w:start w:val="1"/>
      <w:numFmt w:val="bullet"/>
      <w:lvlText w:val="•"/>
      <w:lvlJc w:val="left"/>
      <w:rPr>
        <w:rFonts w:hint="default"/>
      </w:rPr>
    </w:lvl>
    <w:lvl w:ilvl="2" w:tplc="C3E257A4">
      <w:start w:val="1"/>
      <w:numFmt w:val="bullet"/>
      <w:lvlText w:val="•"/>
      <w:lvlJc w:val="left"/>
      <w:rPr>
        <w:rFonts w:hint="default"/>
      </w:rPr>
    </w:lvl>
    <w:lvl w:ilvl="3" w:tplc="9E907CCC">
      <w:start w:val="1"/>
      <w:numFmt w:val="bullet"/>
      <w:lvlText w:val="•"/>
      <w:lvlJc w:val="left"/>
      <w:rPr>
        <w:rFonts w:hint="default"/>
      </w:rPr>
    </w:lvl>
    <w:lvl w:ilvl="4" w:tplc="2A266CE8">
      <w:start w:val="1"/>
      <w:numFmt w:val="bullet"/>
      <w:lvlText w:val="•"/>
      <w:lvlJc w:val="left"/>
      <w:rPr>
        <w:rFonts w:hint="default"/>
      </w:rPr>
    </w:lvl>
    <w:lvl w:ilvl="5" w:tplc="859050CA">
      <w:start w:val="1"/>
      <w:numFmt w:val="bullet"/>
      <w:lvlText w:val="•"/>
      <w:lvlJc w:val="left"/>
      <w:rPr>
        <w:rFonts w:hint="default"/>
      </w:rPr>
    </w:lvl>
    <w:lvl w:ilvl="6" w:tplc="DDEA03D6">
      <w:start w:val="1"/>
      <w:numFmt w:val="bullet"/>
      <w:lvlText w:val="•"/>
      <w:lvlJc w:val="left"/>
      <w:rPr>
        <w:rFonts w:hint="default"/>
      </w:rPr>
    </w:lvl>
    <w:lvl w:ilvl="7" w:tplc="7E2273A0">
      <w:start w:val="1"/>
      <w:numFmt w:val="bullet"/>
      <w:lvlText w:val="•"/>
      <w:lvlJc w:val="left"/>
      <w:rPr>
        <w:rFonts w:hint="default"/>
      </w:rPr>
    </w:lvl>
    <w:lvl w:ilvl="8" w:tplc="3940BD3A">
      <w:start w:val="1"/>
      <w:numFmt w:val="bullet"/>
      <w:lvlText w:val="•"/>
      <w:lvlJc w:val="left"/>
      <w:rPr>
        <w:rFonts w:hint="default"/>
      </w:rPr>
    </w:lvl>
  </w:abstractNum>
  <w:abstractNum w:abstractNumId="12">
    <w:nsid w:val="1A241B92"/>
    <w:multiLevelType w:val="multilevel"/>
    <w:tmpl w:val="73620AC6"/>
    <w:lvl w:ilvl="0">
      <w:start w:val="21"/>
      <w:numFmt w:val="upperLetter"/>
      <w:lvlText w:val="%1"/>
      <w:lvlJc w:val="left"/>
      <w:pPr>
        <w:ind w:hanging="455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5"/>
      </w:pPr>
      <w:rPr>
        <w:rFonts w:ascii="Calibri" w:eastAsia="Calibri" w:hAnsi="Calibri" w:hint="default"/>
        <w:b/>
        <w:bCs/>
        <w:spacing w:val="-4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3">
    <w:nsid w:val="1AB71740"/>
    <w:multiLevelType w:val="hybridMultilevel"/>
    <w:tmpl w:val="B358AA74"/>
    <w:lvl w:ilvl="0" w:tplc="04090001">
      <w:start w:val="1"/>
      <w:numFmt w:val="bullet"/>
      <w:lvlText w:val=""/>
      <w:lvlJc w:val="left"/>
      <w:pPr>
        <w:ind w:left="8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7" w:hanging="360"/>
      </w:pPr>
      <w:rPr>
        <w:rFonts w:ascii="Wingdings" w:hAnsi="Wingdings" w:hint="default"/>
      </w:rPr>
    </w:lvl>
  </w:abstractNum>
  <w:abstractNum w:abstractNumId="14">
    <w:nsid w:val="1C650862"/>
    <w:multiLevelType w:val="multilevel"/>
    <w:tmpl w:val="CDBEA466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5">
    <w:nsid w:val="1DE6335D"/>
    <w:multiLevelType w:val="multilevel"/>
    <w:tmpl w:val="8A2C222E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6">
    <w:nsid w:val="1E3F171E"/>
    <w:multiLevelType w:val="hybridMultilevel"/>
    <w:tmpl w:val="3F8EA6B0"/>
    <w:lvl w:ilvl="0" w:tplc="38767A0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color w:val="FFFFFF"/>
        <w:sz w:val="24"/>
        <w:szCs w:val="24"/>
      </w:rPr>
    </w:lvl>
    <w:lvl w:ilvl="1" w:tplc="0F14E9A6">
      <w:start w:val="1"/>
      <w:numFmt w:val="bullet"/>
      <w:lvlText w:val="•"/>
      <w:lvlJc w:val="left"/>
      <w:rPr>
        <w:rFonts w:hint="default"/>
      </w:rPr>
    </w:lvl>
    <w:lvl w:ilvl="2" w:tplc="2E56248A">
      <w:start w:val="1"/>
      <w:numFmt w:val="bullet"/>
      <w:lvlText w:val="•"/>
      <w:lvlJc w:val="left"/>
      <w:rPr>
        <w:rFonts w:hint="default"/>
      </w:rPr>
    </w:lvl>
    <w:lvl w:ilvl="3" w:tplc="2E4EBC78">
      <w:start w:val="1"/>
      <w:numFmt w:val="bullet"/>
      <w:lvlText w:val="•"/>
      <w:lvlJc w:val="left"/>
      <w:rPr>
        <w:rFonts w:hint="default"/>
      </w:rPr>
    </w:lvl>
    <w:lvl w:ilvl="4" w:tplc="C304045A">
      <w:start w:val="1"/>
      <w:numFmt w:val="bullet"/>
      <w:lvlText w:val="•"/>
      <w:lvlJc w:val="left"/>
      <w:rPr>
        <w:rFonts w:hint="default"/>
      </w:rPr>
    </w:lvl>
    <w:lvl w:ilvl="5" w:tplc="301C0694">
      <w:start w:val="1"/>
      <w:numFmt w:val="bullet"/>
      <w:lvlText w:val="•"/>
      <w:lvlJc w:val="left"/>
      <w:rPr>
        <w:rFonts w:hint="default"/>
      </w:rPr>
    </w:lvl>
    <w:lvl w:ilvl="6" w:tplc="A9A00400">
      <w:start w:val="1"/>
      <w:numFmt w:val="bullet"/>
      <w:lvlText w:val="•"/>
      <w:lvlJc w:val="left"/>
      <w:rPr>
        <w:rFonts w:hint="default"/>
      </w:rPr>
    </w:lvl>
    <w:lvl w:ilvl="7" w:tplc="ECC60C86">
      <w:start w:val="1"/>
      <w:numFmt w:val="bullet"/>
      <w:lvlText w:val="•"/>
      <w:lvlJc w:val="left"/>
      <w:rPr>
        <w:rFonts w:hint="default"/>
      </w:rPr>
    </w:lvl>
    <w:lvl w:ilvl="8" w:tplc="C242FA52">
      <w:start w:val="1"/>
      <w:numFmt w:val="bullet"/>
      <w:lvlText w:val="•"/>
      <w:lvlJc w:val="left"/>
      <w:rPr>
        <w:rFonts w:hint="default"/>
      </w:rPr>
    </w:lvl>
  </w:abstractNum>
  <w:abstractNum w:abstractNumId="17">
    <w:nsid w:val="1FDC6F4C"/>
    <w:multiLevelType w:val="hybridMultilevel"/>
    <w:tmpl w:val="185AA980"/>
    <w:lvl w:ilvl="0" w:tplc="10084796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CD12A0C0">
      <w:start w:val="1"/>
      <w:numFmt w:val="bullet"/>
      <w:lvlText w:val="▪"/>
      <w:lvlJc w:val="left"/>
      <w:pPr>
        <w:ind w:hanging="240"/>
      </w:pPr>
      <w:rPr>
        <w:rFonts w:ascii="Franklin Gothic Book" w:eastAsia="Franklin Gothic Book" w:hAnsi="Franklin Gothic Book" w:hint="default"/>
        <w:sz w:val="24"/>
        <w:szCs w:val="24"/>
      </w:rPr>
    </w:lvl>
    <w:lvl w:ilvl="2" w:tplc="75129132">
      <w:start w:val="1"/>
      <w:numFmt w:val="bullet"/>
      <w:lvlText w:val="•"/>
      <w:lvlJc w:val="left"/>
      <w:rPr>
        <w:rFonts w:hint="default"/>
      </w:rPr>
    </w:lvl>
    <w:lvl w:ilvl="3" w:tplc="AC8E694C">
      <w:start w:val="1"/>
      <w:numFmt w:val="bullet"/>
      <w:lvlText w:val="•"/>
      <w:lvlJc w:val="left"/>
      <w:rPr>
        <w:rFonts w:hint="default"/>
      </w:rPr>
    </w:lvl>
    <w:lvl w:ilvl="4" w:tplc="E9B08DA8">
      <w:start w:val="1"/>
      <w:numFmt w:val="bullet"/>
      <w:lvlText w:val="•"/>
      <w:lvlJc w:val="left"/>
      <w:rPr>
        <w:rFonts w:hint="default"/>
      </w:rPr>
    </w:lvl>
    <w:lvl w:ilvl="5" w:tplc="D038B3D4">
      <w:start w:val="1"/>
      <w:numFmt w:val="bullet"/>
      <w:lvlText w:val="•"/>
      <w:lvlJc w:val="left"/>
      <w:rPr>
        <w:rFonts w:hint="default"/>
      </w:rPr>
    </w:lvl>
    <w:lvl w:ilvl="6" w:tplc="79E848CA">
      <w:start w:val="1"/>
      <w:numFmt w:val="bullet"/>
      <w:lvlText w:val="•"/>
      <w:lvlJc w:val="left"/>
      <w:rPr>
        <w:rFonts w:hint="default"/>
      </w:rPr>
    </w:lvl>
    <w:lvl w:ilvl="7" w:tplc="E9B43D6C">
      <w:start w:val="1"/>
      <w:numFmt w:val="bullet"/>
      <w:lvlText w:val="•"/>
      <w:lvlJc w:val="left"/>
      <w:rPr>
        <w:rFonts w:hint="default"/>
      </w:rPr>
    </w:lvl>
    <w:lvl w:ilvl="8" w:tplc="C85E34A2">
      <w:start w:val="1"/>
      <w:numFmt w:val="bullet"/>
      <w:lvlText w:val="•"/>
      <w:lvlJc w:val="left"/>
      <w:rPr>
        <w:rFonts w:hint="default"/>
      </w:rPr>
    </w:lvl>
  </w:abstractNum>
  <w:abstractNum w:abstractNumId="18">
    <w:nsid w:val="20186047"/>
    <w:multiLevelType w:val="hybridMultilevel"/>
    <w:tmpl w:val="C1767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72E5083"/>
    <w:multiLevelType w:val="hybridMultilevel"/>
    <w:tmpl w:val="C9D8F996"/>
    <w:lvl w:ilvl="0" w:tplc="75745936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color w:val="FFFFFF"/>
        <w:sz w:val="24"/>
        <w:szCs w:val="24"/>
      </w:rPr>
    </w:lvl>
    <w:lvl w:ilvl="1" w:tplc="FCE0AA8C">
      <w:start w:val="1"/>
      <w:numFmt w:val="bullet"/>
      <w:lvlText w:val="▪"/>
      <w:lvlJc w:val="left"/>
      <w:pPr>
        <w:ind w:hanging="240"/>
      </w:pPr>
      <w:rPr>
        <w:rFonts w:ascii="Franklin Gothic Book" w:eastAsia="Franklin Gothic Book" w:hAnsi="Franklin Gothic Book" w:hint="default"/>
        <w:sz w:val="24"/>
        <w:szCs w:val="24"/>
      </w:rPr>
    </w:lvl>
    <w:lvl w:ilvl="2" w:tplc="562A0574">
      <w:start w:val="1"/>
      <w:numFmt w:val="bullet"/>
      <w:lvlText w:val="•"/>
      <w:lvlJc w:val="left"/>
      <w:rPr>
        <w:rFonts w:hint="default"/>
      </w:rPr>
    </w:lvl>
    <w:lvl w:ilvl="3" w:tplc="97144FCA">
      <w:start w:val="1"/>
      <w:numFmt w:val="bullet"/>
      <w:lvlText w:val="•"/>
      <w:lvlJc w:val="left"/>
      <w:rPr>
        <w:rFonts w:hint="default"/>
      </w:rPr>
    </w:lvl>
    <w:lvl w:ilvl="4" w:tplc="69AC8A64">
      <w:start w:val="1"/>
      <w:numFmt w:val="bullet"/>
      <w:lvlText w:val="•"/>
      <w:lvlJc w:val="left"/>
      <w:rPr>
        <w:rFonts w:hint="default"/>
      </w:rPr>
    </w:lvl>
    <w:lvl w:ilvl="5" w:tplc="C6B4825E">
      <w:start w:val="1"/>
      <w:numFmt w:val="bullet"/>
      <w:lvlText w:val="•"/>
      <w:lvlJc w:val="left"/>
      <w:rPr>
        <w:rFonts w:hint="default"/>
      </w:rPr>
    </w:lvl>
    <w:lvl w:ilvl="6" w:tplc="ECAADF7E">
      <w:start w:val="1"/>
      <w:numFmt w:val="bullet"/>
      <w:lvlText w:val="•"/>
      <w:lvlJc w:val="left"/>
      <w:rPr>
        <w:rFonts w:hint="default"/>
      </w:rPr>
    </w:lvl>
    <w:lvl w:ilvl="7" w:tplc="A60805B8">
      <w:start w:val="1"/>
      <w:numFmt w:val="bullet"/>
      <w:lvlText w:val="•"/>
      <w:lvlJc w:val="left"/>
      <w:rPr>
        <w:rFonts w:hint="default"/>
      </w:rPr>
    </w:lvl>
    <w:lvl w:ilvl="8" w:tplc="E00CDFBC">
      <w:start w:val="1"/>
      <w:numFmt w:val="bullet"/>
      <w:lvlText w:val="•"/>
      <w:lvlJc w:val="left"/>
      <w:rPr>
        <w:rFonts w:hint="default"/>
      </w:rPr>
    </w:lvl>
  </w:abstractNum>
  <w:abstractNum w:abstractNumId="20">
    <w:nsid w:val="27BB6A7F"/>
    <w:multiLevelType w:val="multilevel"/>
    <w:tmpl w:val="BBA4F702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21">
    <w:nsid w:val="2838348C"/>
    <w:multiLevelType w:val="hybridMultilevel"/>
    <w:tmpl w:val="2EA85CFA"/>
    <w:lvl w:ilvl="0" w:tplc="6E86A21E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D74C360A">
      <w:start w:val="1"/>
      <w:numFmt w:val="bullet"/>
      <w:lvlText w:val="•"/>
      <w:lvlJc w:val="left"/>
      <w:rPr>
        <w:rFonts w:hint="default"/>
      </w:rPr>
    </w:lvl>
    <w:lvl w:ilvl="2" w:tplc="6E0AD3A2">
      <w:start w:val="1"/>
      <w:numFmt w:val="bullet"/>
      <w:lvlText w:val="•"/>
      <w:lvlJc w:val="left"/>
      <w:rPr>
        <w:rFonts w:hint="default"/>
      </w:rPr>
    </w:lvl>
    <w:lvl w:ilvl="3" w:tplc="AD32D964">
      <w:start w:val="1"/>
      <w:numFmt w:val="bullet"/>
      <w:lvlText w:val="•"/>
      <w:lvlJc w:val="left"/>
      <w:rPr>
        <w:rFonts w:hint="default"/>
      </w:rPr>
    </w:lvl>
    <w:lvl w:ilvl="4" w:tplc="8174A6AE">
      <w:start w:val="1"/>
      <w:numFmt w:val="bullet"/>
      <w:lvlText w:val="•"/>
      <w:lvlJc w:val="left"/>
      <w:rPr>
        <w:rFonts w:hint="default"/>
      </w:rPr>
    </w:lvl>
    <w:lvl w:ilvl="5" w:tplc="F1D86C96">
      <w:start w:val="1"/>
      <w:numFmt w:val="bullet"/>
      <w:lvlText w:val="•"/>
      <w:lvlJc w:val="left"/>
      <w:rPr>
        <w:rFonts w:hint="default"/>
      </w:rPr>
    </w:lvl>
    <w:lvl w:ilvl="6" w:tplc="49EC52E0">
      <w:start w:val="1"/>
      <w:numFmt w:val="bullet"/>
      <w:lvlText w:val="•"/>
      <w:lvlJc w:val="left"/>
      <w:rPr>
        <w:rFonts w:hint="default"/>
      </w:rPr>
    </w:lvl>
    <w:lvl w:ilvl="7" w:tplc="F684BF72">
      <w:start w:val="1"/>
      <w:numFmt w:val="bullet"/>
      <w:lvlText w:val="•"/>
      <w:lvlJc w:val="left"/>
      <w:rPr>
        <w:rFonts w:hint="default"/>
      </w:rPr>
    </w:lvl>
    <w:lvl w:ilvl="8" w:tplc="27B00618">
      <w:start w:val="1"/>
      <w:numFmt w:val="bullet"/>
      <w:lvlText w:val="•"/>
      <w:lvlJc w:val="left"/>
      <w:rPr>
        <w:rFonts w:hint="default"/>
      </w:rPr>
    </w:lvl>
  </w:abstractNum>
  <w:abstractNum w:abstractNumId="22">
    <w:nsid w:val="28CA7E21"/>
    <w:multiLevelType w:val="multilevel"/>
    <w:tmpl w:val="A468A7F6"/>
    <w:lvl w:ilvl="0">
      <w:start w:val="21"/>
      <w:numFmt w:val="upperLetter"/>
      <w:lvlText w:val="%1"/>
      <w:lvlJc w:val="left"/>
      <w:pPr>
        <w:ind w:hanging="455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5"/>
      </w:pPr>
      <w:rPr>
        <w:rFonts w:ascii="Calibri" w:eastAsia="Calibri" w:hAnsi="Calibri" w:hint="default"/>
        <w:b/>
        <w:bCs/>
        <w:spacing w:val="-4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23">
    <w:nsid w:val="2B5B7F19"/>
    <w:multiLevelType w:val="multilevel"/>
    <w:tmpl w:val="2BA6D218"/>
    <w:lvl w:ilvl="0">
      <w:start w:val="21"/>
      <w:numFmt w:val="upperLetter"/>
      <w:lvlText w:val="%1"/>
      <w:lvlJc w:val="left"/>
      <w:pPr>
        <w:ind w:hanging="455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5"/>
      </w:pPr>
      <w:rPr>
        <w:rFonts w:ascii="Calibri" w:eastAsia="Calibri" w:hAnsi="Calibri" w:hint="default"/>
        <w:b/>
        <w:bCs/>
        <w:spacing w:val="-4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24">
    <w:nsid w:val="2C021141"/>
    <w:multiLevelType w:val="multilevel"/>
    <w:tmpl w:val="69FA1972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25">
    <w:nsid w:val="2C0B4C4D"/>
    <w:multiLevelType w:val="hybridMultilevel"/>
    <w:tmpl w:val="D40EC6BC"/>
    <w:lvl w:ilvl="0" w:tplc="CC58C39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559A67B4">
      <w:start w:val="1"/>
      <w:numFmt w:val="bullet"/>
      <w:lvlText w:val="•"/>
      <w:lvlJc w:val="left"/>
      <w:rPr>
        <w:rFonts w:hint="default"/>
      </w:rPr>
    </w:lvl>
    <w:lvl w:ilvl="2" w:tplc="D55A933A">
      <w:start w:val="1"/>
      <w:numFmt w:val="bullet"/>
      <w:lvlText w:val="•"/>
      <w:lvlJc w:val="left"/>
      <w:rPr>
        <w:rFonts w:hint="default"/>
      </w:rPr>
    </w:lvl>
    <w:lvl w:ilvl="3" w:tplc="8598BA36">
      <w:start w:val="1"/>
      <w:numFmt w:val="bullet"/>
      <w:lvlText w:val="•"/>
      <w:lvlJc w:val="left"/>
      <w:rPr>
        <w:rFonts w:hint="default"/>
      </w:rPr>
    </w:lvl>
    <w:lvl w:ilvl="4" w:tplc="474807B2">
      <w:start w:val="1"/>
      <w:numFmt w:val="bullet"/>
      <w:lvlText w:val="•"/>
      <w:lvlJc w:val="left"/>
      <w:rPr>
        <w:rFonts w:hint="default"/>
      </w:rPr>
    </w:lvl>
    <w:lvl w:ilvl="5" w:tplc="9A9619DE">
      <w:start w:val="1"/>
      <w:numFmt w:val="bullet"/>
      <w:lvlText w:val="•"/>
      <w:lvlJc w:val="left"/>
      <w:rPr>
        <w:rFonts w:hint="default"/>
      </w:rPr>
    </w:lvl>
    <w:lvl w:ilvl="6" w:tplc="CAC804EE">
      <w:start w:val="1"/>
      <w:numFmt w:val="bullet"/>
      <w:lvlText w:val="•"/>
      <w:lvlJc w:val="left"/>
      <w:rPr>
        <w:rFonts w:hint="default"/>
      </w:rPr>
    </w:lvl>
    <w:lvl w:ilvl="7" w:tplc="A192E700">
      <w:start w:val="1"/>
      <w:numFmt w:val="bullet"/>
      <w:lvlText w:val="•"/>
      <w:lvlJc w:val="left"/>
      <w:rPr>
        <w:rFonts w:hint="default"/>
      </w:rPr>
    </w:lvl>
    <w:lvl w:ilvl="8" w:tplc="6CE61704">
      <w:start w:val="1"/>
      <w:numFmt w:val="bullet"/>
      <w:lvlText w:val="•"/>
      <w:lvlJc w:val="left"/>
      <w:rPr>
        <w:rFonts w:hint="default"/>
      </w:rPr>
    </w:lvl>
  </w:abstractNum>
  <w:abstractNum w:abstractNumId="26">
    <w:nsid w:val="2C1B4828"/>
    <w:multiLevelType w:val="multilevel"/>
    <w:tmpl w:val="AC6C3AF2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27">
    <w:nsid w:val="2D0B45C6"/>
    <w:multiLevelType w:val="hybridMultilevel"/>
    <w:tmpl w:val="08EA779E"/>
    <w:lvl w:ilvl="0" w:tplc="6EFAD9C4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AF723A38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2" w:tplc="BEFA3654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 w:tplc="8EBE7000">
      <w:start w:val="1"/>
      <w:numFmt w:val="bullet"/>
      <w:lvlText w:val="•"/>
      <w:lvlJc w:val="left"/>
      <w:rPr>
        <w:rFonts w:hint="default"/>
      </w:rPr>
    </w:lvl>
    <w:lvl w:ilvl="4" w:tplc="479A5AA4">
      <w:start w:val="1"/>
      <w:numFmt w:val="bullet"/>
      <w:lvlText w:val="•"/>
      <w:lvlJc w:val="left"/>
      <w:rPr>
        <w:rFonts w:hint="default"/>
      </w:rPr>
    </w:lvl>
    <w:lvl w:ilvl="5" w:tplc="C8725114">
      <w:start w:val="1"/>
      <w:numFmt w:val="bullet"/>
      <w:lvlText w:val="•"/>
      <w:lvlJc w:val="left"/>
      <w:rPr>
        <w:rFonts w:hint="default"/>
      </w:rPr>
    </w:lvl>
    <w:lvl w:ilvl="6" w:tplc="EF5081D2">
      <w:start w:val="1"/>
      <w:numFmt w:val="bullet"/>
      <w:lvlText w:val="•"/>
      <w:lvlJc w:val="left"/>
      <w:rPr>
        <w:rFonts w:hint="default"/>
      </w:rPr>
    </w:lvl>
    <w:lvl w:ilvl="7" w:tplc="F51E1098">
      <w:start w:val="1"/>
      <w:numFmt w:val="bullet"/>
      <w:lvlText w:val="•"/>
      <w:lvlJc w:val="left"/>
      <w:rPr>
        <w:rFonts w:hint="default"/>
      </w:rPr>
    </w:lvl>
    <w:lvl w:ilvl="8" w:tplc="DB24B32C">
      <w:start w:val="1"/>
      <w:numFmt w:val="bullet"/>
      <w:lvlText w:val="•"/>
      <w:lvlJc w:val="left"/>
      <w:rPr>
        <w:rFonts w:hint="default"/>
      </w:rPr>
    </w:lvl>
  </w:abstractNum>
  <w:abstractNum w:abstractNumId="28">
    <w:nsid w:val="306135CB"/>
    <w:multiLevelType w:val="hybridMultilevel"/>
    <w:tmpl w:val="B1024C70"/>
    <w:lvl w:ilvl="0" w:tplc="BF6E8B10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911413F4">
      <w:start w:val="1"/>
      <w:numFmt w:val="bullet"/>
      <w:lvlText w:val="•"/>
      <w:lvlJc w:val="left"/>
      <w:rPr>
        <w:rFonts w:hint="default"/>
      </w:rPr>
    </w:lvl>
    <w:lvl w:ilvl="2" w:tplc="FFAE72BC">
      <w:start w:val="1"/>
      <w:numFmt w:val="bullet"/>
      <w:lvlText w:val="•"/>
      <w:lvlJc w:val="left"/>
      <w:rPr>
        <w:rFonts w:hint="default"/>
      </w:rPr>
    </w:lvl>
    <w:lvl w:ilvl="3" w:tplc="33F8086C">
      <w:start w:val="1"/>
      <w:numFmt w:val="bullet"/>
      <w:lvlText w:val="•"/>
      <w:lvlJc w:val="left"/>
      <w:rPr>
        <w:rFonts w:hint="default"/>
      </w:rPr>
    </w:lvl>
    <w:lvl w:ilvl="4" w:tplc="8E3279E2">
      <w:start w:val="1"/>
      <w:numFmt w:val="bullet"/>
      <w:lvlText w:val="•"/>
      <w:lvlJc w:val="left"/>
      <w:rPr>
        <w:rFonts w:hint="default"/>
      </w:rPr>
    </w:lvl>
    <w:lvl w:ilvl="5" w:tplc="35961BA2">
      <w:start w:val="1"/>
      <w:numFmt w:val="bullet"/>
      <w:lvlText w:val="•"/>
      <w:lvlJc w:val="left"/>
      <w:rPr>
        <w:rFonts w:hint="default"/>
      </w:rPr>
    </w:lvl>
    <w:lvl w:ilvl="6" w:tplc="62060F50">
      <w:start w:val="1"/>
      <w:numFmt w:val="bullet"/>
      <w:lvlText w:val="•"/>
      <w:lvlJc w:val="left"/>
      <w:rPr>
        <w:rFonts w:hint="default"/>
      </w:rPr>
    </w:lvl>
    <w:lvl w:ilvl="7" w:tplc="C6A2A974">
      <w:start w:val="1"/>
      <w:numFmt w:val="bullet"/>
      <w:lvlText w:val="•"/>
      <w:lvlJc w:val="left"/>
      <w:rPr>
        <w:rFonts w:hint="default"/>
      </w:rPr>
    </w:lvl>
    <w:lvl w:ilvl="8" w:tplc="6E08BDFA">
      <w:start w:val="1"/>
      <w:numFmt w:val="bullet"/>
      <w:lvlText w:val="•"/>
      <w:lvlJc w:val="left"/>
      <w:rPr>
        <w:rFonts w:hint="default"/>
      </w:rPr>
    </w:lvl>
  </w:abstractNum>
  <w:abstractNum w:abstractNumId="29">
    <w:nsid w:val="318441C8"/>
    <w:multiLevelType w:val="hybridMultilevel"/>
    <w:tmpl w:val="D2046C08"/>
    <w:lvl w:ilvl="0" w:tplc="D3F4B87A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93DA8A40">
      <w:start w:val="1"/>
      <w:numFmt w:val="bullet"/>
      <w:lvlText w:val="•"/>
      <w:lvlJc w:val="left"/>
      <w:rPr>
        <w:rFonts w:hint="default"/>
      </w:rPr>
    </w:lvl>
    <w:lvl w:ilvl="2" w:tplc="291ED088">
      <w:start w:val="1"/>
      <w:numFmt w:val="bullet"/>
      <w:lvlText w:val="•"/>
      <w:lvlJc w:val="left"/>
      <w:rPr>
        <w:rFonts w:hint="default"/>
      </w:rPr>
    </w:lvl>
    <w:lvl w:ilvl="3" w:tplc="8788EFA2">
      <w:start w:val="1"/>
      <w:numFmt w:val="bullet"/>
      <w:lvlText w:val="•"/>
      <w:lvlJc w:val="left"/>
      <w:rPr>
        <w:rFonts w:hint="default"/>
      </w:rPr>
    </w:lvl>
    <w:lvl w:ilvl="4" w:tplc="B34028FE">
      <w:start w:val="1"/>
      <w:numFmt w:val="bullet"/>
      <w:lvlText w:val="•"/>
      <w:lvlJc w:val="left"/>
      <w:rPr>
        <w:rFonts w:hint="default"/>
      </w:rPr>
    </w:lvl>
    <w:lvl w:ilvl="5" w:tplc="02CCA896">
      <w:start w:val="1"/>
      <w:numFmt w:val="bullet"/>
      <w:lvlText w:val="•"/>
      <w:lvlJc w:val="left"/>
      <w:rPr>
        <w:rFonts w:hint="default"/>
      </w:rPr>
    </w:lvl>
    <w:lvl w:ilvl="6" w:tplc="27868B24">
      <w:start w:val="1"/>
      <w:numFmt w:val="bullet"/>
      <w:lvlText w:val="•"/>
      <w:lvlJc w:val="left"/>
      <w:rPr>
        <w:rFonts w:hint="default"/>
      </w:rPr>
    </w:lvl>
    <w:lvl w:ilvl="7" w:tplc="4BA2E2A0">
      <w:start w:val="1"/>
      <w:numFmt w:val="bullet"/>
      <w:lvlText w:val="•"/>
      <w:lvlJc w:val="left"/>
      <w:rPr>
        <w:rFonts w:hint="default"/>
      </w:rPr>
    </w:lvl>
    <w:lvl w:ilvl="8" w:tplc="A5B493CE">
      <w:start w:val="1"/>
      <w:numFmt w:val="bullet"/>
      <w:lvlText w:val="•"/>
      <w:lvlJc w:val="left"/>
      <w:rPr>
        <w:rFonts w:hint="default"/>
      </w:rPr>
    </w:lvl>
  </w:abstractNum>
  <w:abstractNum w:abstractNumId="30">
    <w:nsid w:val="3226177B"/>
    <w:multiLevelType w:val="multilevel"/>
    <w:tmpl w:val="E82EF282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31">
    <w:nsid w:val="32411276"/>
    <w:multiLevelType w:val="multilevel"/>
    <w:tmpl w:val="300C8862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32">
    <w:nsid w:val="33306E6A"/>
    <w:multiLevelType w:val="multilevel"/>
    <w:tmpl w:val="8CD8D442"/>
    <w:lvl w:ilvl="0">
      <w:start w:val="21"/>
      <w:numFmt w:val="upperLetter"/>
      <w:lvlText w:val="%1"/>
      <w:lvlJc w:val="left"/>
      <w:pPr>
        <w:ind w:hanging="455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5"/>
      </w:pPr>
      <w:rPr>
        <w:rFonts w:ascii="Calibri" w:eastAsia="Calibri" w:hAnsi="Calibri" w:hint="default"/>
        <w:b/>
        <w:bCs/>
        <w:spacing w:val="-4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33">
    <w:nsid w:val="358D2EBB"/>
    <w:multiLevelType w:val="hybridMultilevel"/>
    <w:tmpl w:val="00A410C0"/>
    <w:lvl w:ilvl="0" w:tplc="D7DCCC74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12CEAED4">
      <w:start w:val="1"/>
      <w:numFmt w:val="bullet"/>
      <w:lvlText w:val="•"/>
      <w:lvlJc w:val="left"/>
      <w:rPr>
        <w:rFonts w:hint="default"/>
      </w:rPr>
    </w:lvl>
    <w:lvl w:ilvl="2" w:tplc="957643CE">
      <w:start w:val="1"/>
      <w:numFmt w:val="bullet"/>
      <w:lvlText w:val="•"/>
      <w:lvlJc w:val="left"/>
      <w:rPr>
        <w:rFonts w:hint="default"/>
      </w:rPr>
    </w:lvl>
    <w:lvl w:ilvl="3" w:tplc="A86230D6">
      <w:start w:val="1"/>
      <w:numFmt w:val="bullet"/>
      <w:lvlText w:val="•"/>
      <w:lvlJc w:val="left"/>
      <w:rPr>
        <w:rFonts w:hint="default"/>
      </w:rPr>
    </w:lvl>
    <w:lvl w:ilvl="4" w:tplc="0A747F6A">
      <w:start w:val="1"/>
      <w:numFmt w:val="bullet"/>
      <w:lvlText w:val="•"/>
      <w:lvlJc w:val="left"/>
      <w:rPr>
        <w:rFonts w:hint="default"/>
      </w:rPr>
    </w:lvl>
    <w:lvl w:ilvl="5" w:tplc="92788DE2">
      <w:start w:val="1"/>
      <w:numFmt w:val="bullet"/>
      <w:lvlText w:val="•"/>
      <w:lvlJc w:val="left"/>
      <w:rPr>
        <w:rFonts w:hint="default"/>
      </w:rPr>
    </w:lvl>
    <w:lvl w:ilvl="6" w:tplc="7EEA653C">
      <w:start w:val="1"/>
      <w:numFmt w:val="bullet"/>
      <w:lvlText w:val="•"/>
      <w:lvlJc w:val="left"/>
      <w:rPr>
        <w:rFonts w:hint="default"/>
      </w:rPr>
    </w:lvl>
    <w:lvl w:ilvl="7" w:tplc="4E2A1BD6">
      <w:start w:val="1"/>
      <w:numFmt w:val="bullet"/>
      <w:lvlText w:val="•"/>
      <w:lvlJc w:val="left"/>
      <w:rPr>
        <w:rFonts w:hint="default"/>
      </w:rPr>
    </w:lvl>
    <w:lvl w:ilvl="8" w:tplc="6470AA80">
      <w:start w:val="1"/>
      <w:numFmt w:val="bullet"/>
      <w:lvlText w:val="•"/>
      <w:lvlJc w:val="left"/>
      <w:rPr>
        <w:rFonts w:hint="default"/>
      </w:rPr>
    </w:lvl>
  </w:abstractNum>
  <w:abstractNum w:abstractNumId="34">
    <w:nsid w:val="36AD596C"/>
    <w:multiLevelType w:val="hybridMultilevel"/>
    <w:tmpl w:val="7BF61722"/>
    <w:lvl w:ilvl="0" w:tplc="B9B85510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DD406C6A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2" w:tplc="B89CAC14">
      <w:start w:val="1"/>
      <w:numFmt w:val="bullet"/>
      <w:lvlText w:val="•"/>
      <w:lvlJc w:val="left"/>
      <w:rPr>
        <w:rFonts w:hint="default"/>
      </w:rPr>
    </w:lvl>
    <w:lvl w:ilvl="3" w:tplc="FD983D9C">
      <w:start w:val="1"/>
      <w:numFmt w:val="bullet"/>
      <w:lvlText w:val="•"/>
      <w:lvlJc w:val="left"/>
      <w:rPr>
        <w:rFonts w:hint="default"/>
      </w:rPr>
    </w:lvl>
    <w:lvl w:ilvl="4" w:tplc="DB9C8ABA">
      <w:start w:val="1"/>
      <w:numFmt w:val="bullet"/>
      <w:lvlText w:val="•"/>
      <w:lvlJc w:val="left"/>
      <w:rPr>
        <w:rFonts w:hint="default"/>
      </w:rPr>
    </w:lvl>
    <w:lvl w:ilvl="5" w:tplc="67466034">
      <w:start w:val="1"/>
      <w:numFmt w:val="bullet"/>
      <w:lvlText w:val="•"/>
      <w:lvlJc w:val="left"/>
      <w:rPr>
        <w:rFonts w:hint="default"/>
      </w:rPr>
    </w:lvl>
    <w:lvl w:ilvl="6" w:tplc="38E8A26E">
      <w:start w:val="1"/>
      <w:numFmt w:val="bullet"/>
      <w:lvlText w:val="•"/>
      <w:lvlJc w:val="left"/>
      <w:rPr>
        <w:rFonts w:hint="default"/>
      </w:rPr>
    </w:lvl>
    <w:lvl w:ilvl="7" w:tplc="FA48424A">
      <w:start w:val="1"/>
      <w:numFmt w:val="bullet"/>
      <w:lvlText w:val="•"/>
      <w:lvlJc w:val="left"/>
      <w:rPr>
        <w:rFonts w:hint="default"/>
      </w:rPr>
    </w:lvl>
    <w:lvl w:ilvl="8" w:tplc="8092F0E6">
      <w:start w:val="1"/>
      <w:numFmt w:val="bullet"/>
      <w:lvlText w:val="•"/>
      <w:lvlJc w:val="left"/>
      <w:rPr>
        <w:rFonts w:hint="default"/>
      </w:rPr>
    </w:lvl>
  </w:abstractNum>
  <w:abstractNum w:abstractNumId="35">
    <w:nsid w:val="38071415"/>
    <w:multiLevelType w:val="hybridMultilevel"/>
    <w:tmpl w:val="1DE08E4C"/>
    <w:lvl w:ilvl="0" w:tplc="737CBB5C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6588AD08">
      <w:start w:val="1"/>
      <w:numFmt w:val="bullet"/>
      <w:lvlText w:val="•"/>
      <w:lvlJc w:val="left"/>
      <w:rPr>
        <w:rFonts w:hint="default"/>
      </w:rPr>
    </w:lvl>
    <w:lvl w:ilvl="2" w:tplc="864483B2">
      <w:start w:val="1"/>
      <w:numFmt w:val="bullet"/>
      <w:lvlText w:val="•"/>
      <w:lvlJc w:val="left"/>
      <w:rPr>
        <w:rFonts w:hint="default"/>
      </w:rPr>
    </w:lvl>
    <w:lvl w:ilvl="3" w:tplc="EAB26E74">
      <w:start w:val="1"/>
      <w:numFmt w:val="bullet"/>
      <w:lvlText w:val="•"/>
      <w:lvlJc w:val="left"/>
      <w:rPr>
        <w:rFonts w:hint="default"/>
      </w:rPr>
    </w:lvl>
    <w:lvl w:ilvl="4" w:tplc="F7F644E0">
      <w:start w:val="1"/>
      <w:numFmt w:val="bullet"/>
      <w:lvlText w:val="•"/>
      <w:lvlJc w:val="left"/>
      <w:rPr>
        <w:rFonts w:hint="default"/>
      </w:rPr>
    </w:lvl>
    <w:lvl w:ilvl="5" w:tplc="A42EF2DE">
      <w:start w:val="1"/>
      <w:numFmt w:val="bullet"/>
      <w:lvlText w:val="•"/>
      <w:lvlJc w:val="left"/>
      <w:rPr>
        <w:rFonts w:hint="default"/>
      </w:rPr>
    </w:lvl>
    <w:lvl w:ilvl="6" w:tplc="BCAE112C">
      <w:start w:val="1"/>
      <w:numFmt w:val="bullet"/>
      <w:lvlText w:val="•"/>
      <w:lvlJc w:val="left"/>
      <w:rPr>
        <w:rFonts w:hint="default"/>
      </w:rPr>
    </w:lvl>
    <w:lvl w:ilvl="7" w:tplc="47C496A0">
      <w:start w:val="1"/>
      <w:numFmt w:val="bullet"/>
      <w:lvlText w:val="•"/>
      <w:lvlJc w:val="left"/>
      <w:rPr>
        <w:rFonts w:hint="default"/>
      </w:rPr>
    </w:lvl>
    <w:lvl w:ilvl="8" w:tplc="044ADA66">
      <w:start w:val="1"/>
      <w:numFmt w:val="bullet"/>
      <w:lvlText w:val="•"/>
      <w:lvlJc w:val="left"/>
      <w:rPr>
        <w:rFonts w:hint="default"/>
      </w:rPr>
    </w:lvl>
  </w:abstractNum>
  <w:abstractNum w:abstractNumId="36">
    <w:nsid w:val="396344A7"/>
    <w:multiLevelType w:val="multilevel"/>
    <w:tmpl w:val="A46AF0EE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37">
    <w:nsid w:val="39FF2444"/>
    <w:multiLevelType w:val="multilevel"/>
    <w:tmpl w:val="6D801F98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38">
    <w:nsid w:val="3AAD3117"/>
    <w:multiLevelType w:val="hybridMultilevel"/>
    <w:tmpl w:val="02D60B50"/>
    <w:lvl w:ilvl="0" w:tplc="7F9C16EE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10169456">
      <w:start w:val="1"/>
      <w:numFmt w:val="bullet"/>
      <w:lvlText w:val="•"/>
      <w:lvlJc w:val="left"/>
      <w:rPr>
        <w:rFonts w:hint="default"/>
      </w:rPr>
    </w:lvl>
    <w:lvl w:ilvl="2" w:tplc="236AE854">
      <w:start w:val="1"/>
      <w:numFmt w:val="bullet"/>
      <w:lvlText w:val="•"/>
      <w:lvlJc w:val="left"/>
      <w:rPr>
        <w:rFonts w:hint="default"/>
      </w:rPr>
    </w:lvl>
    <w:lvl w:ilvl="3" w:tplc="72F48C24">
      <w:start w:val="1"/>
      <w:numFmt w:val="bullet"/>
      <w:lvlText w:val="•"/>
      <w:lvlJc w:val="left"/>
      <w:rPr>
        <w:rFonts w:hint="default"/>
      </w:rPr>
    </w:lvl>
    <w:lvl w:ilvl="4" w:tplc="ED30D03C">
      <w:start w:val="1"/>
      <w:numFmt w:val="bullet"/>
      <w:lvlText w:val="•"/>
      <w:lvlJc w:val="left"/>
      <w:rPr>
        <w:rFonts w:hint="default"/>
      </w:rPr>
    </w:lvl>
    <w:lvl w:ilvl="5" w:tplc="4CE44238">
      <w:start w:val="1"/>
      <w:numFmt w:val="bullet"/>
      <w:lvlText w:val="•"/>
      <w:lvlJc w:val="left"/>
      <w:rPr>
        <w:rFonts w:hint="default"/>
      </w:rPr>
    </w:lvl>
    <w:lvl w:ilvl="6" w:tplc="B8FAE9B0">
      <w:start w:val="1"/>
      <w:numFmt w:val="bullet"/>
      <w:lvlText w:val="•"/>
      <w:lvlJc w:val="left"/>
      <w:rPr>
        <w:rFonts w:hint="default"/>
      </w:rPr>
    </w:lvl>
    <w:lvl w:ilvl="7" w:tplc="8ECEF508">
      <w:start w:val="1"/>
      <w:numFmt w:val="bullet"/>
      <w:lvlText w:val="•"/>
      <w:lvlJc w:val="left"/>
      <w:rPr>
        <w:rFonts w:hint="default"/>
      </w:rPr>
    </w:lvl>
    <w:lvl w:ilvl="8" w:tplc="BC70A476">
      <w:start w:val="1"/>
      <w:numFmt w:val="bullet"/>
      <w:lvlText w:val="•"/>
      <w:lvlJc w:val="left"/>
      <w:rPr>
        <w:rFonts w:hint="default"/>
      </w:rPr>
    </w:lvl>
  </w:abstractNum>
  <w:abstractNum w:abstractNumId="39">
    <w:nsid w:val="3E8953DE"/>
    <w:multiLevelType w:val="multilevel"/>
    <w:tmpl w:val="7C60EE54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40">
    <w:nsid w:val="421A1A8D"/>
    <w:multiLevelType w:val="multilevel"/>
    <w:tmpl w:val="AB14AC0A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41">
    <w:nsid w:val="4480218B"/>
    <w:multiLevelType w:val="multilevel"/>
    <w:tmpl w:val="9042D2F2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42">
    <w:nsid w:val="48B457C6"/>
    <w:multiLevelType w:val="hybridMultilevel"/>
    <w:tmpl w:val="2354D46A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43">
    <w:nsid w:val="49AD3EEE"/>
    <w:multiLevelType w:val="multilevel"/>
    <w:tmpl w:val="15721290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44">
    <w:nsid w:val="4C8141FA"/>
    <w:multiLevelType w:val="multilevel"/>
    <w:tmpl w:val="5AC463E6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45">
    <w:nsid w:val="4F441CE4"/>
    <w:multiLevelType w:val="multilevel"/>
    <w:tmpl w:val="E6A84FE4"/>
    <w:lvl w:ilvl="0">
      <w:start w:val="21"/>
      <w:numFmt w:val="upperLetter"/>
      <w:lvlText w:val="%1"/>
      <w:lvlJc w:val="left"/>
      <w:pPr>
        <w:ind w:hanging="455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5"/>
      </w:pPr>
      <w:rPr>
        <w:rFonts w:ascii="Calibri" w:eastAsia="Calibri" w:hAnsi="Calibri" w:hint="default"/>
        <w:b/>
        <w:bCs/>
        <w:spacing w:val="-4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46">
    <w:nsid w:val="51376D3C"/>
    <w:multiLevelType w:val="hybridMultilevel"/>
    <w:tmpl w:val="B48CD4A2"/>
    <w:lvl w:ilvl="0" w:tplc="D5BC3DAA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11569448">
      <w:start w:val="1"/>
      <w:numFmt w:val="bullet"/>
      <w:lvlText w:val="•"/>
      <w:lvlJc w:val="left"/>
      <w:rPr>
        <w:rFonts w:hint="default"/>
      </w:rPr>
    </w:lvl>
    <w:lvl w:ilvl="2" w:tplc="F54E6294">
      <w:start w:val="1"/>
      <w:numFmt w:val="bullet"/>
      <w:lvlText w:val="•"/>
      <w:lvlJc w:val="left"/>
      <w:rPr>
        <w:rFonts w:hint="default"/>
      </w:rPr>
    </w:lvl>
    <w:lvl w:ilvl="3" w:tplc="3ACAB23E">
      <w:start w:val="1"/>
      <w:numFmt w:val="bullet"/>
      <w:lvlText w:val="•"/>
      <w:lvlJc w:val="left"/>
      <w:rPr>
        <w:rFonts w:hint="default"/>
      </w:rPr>
    </w:lvl>
    <w:lvl w:ilvl="4" w:tplc="756079BC">
      <w:start w:val="1"/>
      <w:numFmt w:val="bullet"/>
      <w:lvlText w:val="•"/>
      <w:lvlJc w:val="left"/>
      <w:rPr>
        <w:rFonts w:hint="default"/>
      </w:rPr>
    </w:lvl>
    <w:lvl w:ilvl="5" w:tplc="C1AEDEEE">
      <w:start w:val="1"/>
      <w:numFmt w:val="bullet"/>
      <w:lvlText w:val="•"/>
      <w:lvlJc w:val="left"/>
      <w:rPr>
        <w:rFonts w:hint="default"/>
      </w:rPr>
    </w:lvl>
    <w:lvl w:ilvl="6" w:tplc="F680154E">
      <w:start w:val="1"/>
      <w:numFmt w:val="bullet"/>
      <w:lvlText w:val="•"/>
      <w:lvlJc w:val="left"/>
      <w:rPr>
        <w:rFonts w:hint="default"/>
      </w:rPr>
    </w:lvl>
    <w:lvl w:ilvl="7" w:tplc="A954686A">
      <w:start w:val="1"/>
      <w:numFmt w:val="bullet"/>
      <w:lvlText w:val="•"/>
      <w:lvlJc w:val="left"/>
      <w:rPr>
        <w:rFonts w:hint="default"/>
      </w:rPr>
    </w:lvl>
    <w:lvl w:ilvl="8" w:tplc="1B1A140A">
      <w:start w:val="1"/>
      <w:numFmt w:val="bullet"/>
      <w:lvlText w:val="•"/>
      <w:lvlJc w:val="left"/>
      <w:rPr>
        <w:rFonts w:hint="default"/>
      </w:rPr>
    </w:lvl>
  </w:abstractNum>
  <w:abstractNum w:abstractNumId="47">
    <w:nsid w:val="525666A9"/>
    <w:multiLevelType w:val="multilevel"/>
    <w:tmpl w:val="6BFADB56"/>
    <w:lvl w:ilvl="0">
      <w:start w:val="21"/>
      <w:numFmt w:val="upperLetter"/>
      <w:lvlText w:val="%1"/>
      <w:lvlJc w:val="left"/>
      <w:pPr>
        <w:ind w:hanging="455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5"/>
      </w:pPr>
      <w:rPr>
        <w:rFonts w:ascii="Calibri" w:eastAsia="Calibri" w:hAnsi="Calibri" w:hint="default"/>
        <w:b/>
        <w:bCs/>
        <w:spacing w:val="-4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48">
    <w:nsid w:val="529C0487"/>
    <w:multiLevelType w:val="hybridMultilevel"/>
    <w:tmpl w:val="C6C86D14"/>
    <w:lvl w:ilvl="0" w:tplc="F58230DE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b/>
        <w:bCs/>
        <w:sz w:val="24"/>
        <w:szCs w:val="24"/>
      </w:rPr>
    </w:lvl>
    <w:lvl w:ilvl="1" w:tplc="1364366E">
      <w:start w:val="1"/>
      <w:numFmt w:val="bullet"/>
      <w:lvlText w:val="•"/>
      <w:lvlJc w:val="left"/>
      <w:rPr>
        <w:rFonts w:hint="default"/>
      </w:rPr>
    </w:lvl>
    <w:lvl w:ilvl="2" w:tplc="8FF2D8E2">
      <w:start w:val="1"/>
      <w:numFmt w:val="bullet"/>
      <w:lvlText w:val="•"/>
      <w:lvlJc w:val="left"/>
      <w:rPr>
        <w:rFonts w:hint="default"/>
      </w:rPr>
    </w:lvl>
    <w:lvl w:ilvl="3" w:tplc="D6D06BC6">
      <w:start w:val="1"/>
      <w:numFmt w:val="bullet"/>
      <w:lvlText w:val="•"/>
      <w:lvlJc w:val="left"/>
      <w:rPr>
        <w:rFonts w:hint="default"/>
      </w:rPr>
    </w:lvl>
    <w:lvl w:ilvl="4" w:tplc="F2901C2C">
      <w:start w:val="1"/>
      <w:numFmt w:val="bullet"/>
      <w:lvlText w:val="•"/>
      <w:lvlJc w:val="left"/>
      <w:rPr>
        <w:rFonts w:hint="default"/>
      </w:rPr>
    </w:lvl>
    <w:lvl w:ilvl="5" w:tplc="1E062794">
      <w:start w:val="1"/>
      <w:numFmt w:val="bullet"/>
      <w:lvlText w:val="•"/>
      <w:lvlJc w:val="left"/>
      <w:rPr>
        <w:rFonts w:hint="default"/>
      </w:rPr>
    </w:lvl>
    <w:lvl w:ilvl="6" w:tplc="C434B284">
      <w:start w:val="1"/>
      <w:numFmt w:val="bullet"/>
      <w:lvlText w:val="•"/>
      <w:lvlJc w:val="left"/>
      <w:rPr>
        <w:rFonts w:hint="default"/>
      </w:rPr>
    </w:lvl>
    <w:lvl w:ilvl="7" w:tplc="2818A6A8">
      <w:start w:val="1"/>
      <w:numFmt w:val="bullet"/>
      <w:lvlText w:val="•"/>
      <w:lvlJc w:val="left"/>
      <w:rPr>
        <w:rFonts w:hint="default"/>
      </w:rPr>
    </w:lvl>
    <w:lvl w:ilvl="8" w:tplc="22A45C50">
      <w:start w:val="1"/>
      <w:numFmt w:val="bullet"/>
      <w:lvlText w:val="•"/>
      <w:lvlJc w:val="left"/>
      <w:rPr>
        <w:rFonts w:hint="default"/>
      </w:rPr>
    </w:lvl>
  </w:abstractNum>
  <w:abstractNum w:abstractNumId="49">
    <w:nsid w:val="55BB2D7E"/>
    <w:multiLevelType w:val="hybridMultilevel"/>
    <w:tmpl w:val="FF1C7C62"/>
    <w:lvl w:ilvl="0" w:tplc="5264510E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1F3C9F70">
      <w:start w:val="1"/>
      <w:numFmt w:val="bullet"/>
      <w:lvlText w:val="•"/>
      <w:lvlJc w:val="left"/>
      <w:rPr>
        <w:rFonts w:hint="default"/>
      </w:rPr>
    </w:lvl>
    <w:lvl w:ilvl="2" w:tplc="FDCAF9F2">
      <w:start w:val="1"/>
      <w:numFmt w:val="bullet"/>
      <w:lvlText w:val="•"/>
      <w:lvlJc w:val="left"/>
      <w:rPr>
        <w:rFonts w:hint="default"/>
      </w:rPr>
    </w:lvl>
    <w:lvl w:ilvl="3" w:tplc="6A440B48">
      <w:start w:val="1"/>
      <w:numFmt w:val="bullet"/>
      <w:lvlText w:val="•"/>
      <w:lvlJc w:val="left"/>
      <w:rPr>
        <w:rFonts w:hint="default"/>
      </w:rPr>
    </w:lvl>
    <w:lvl w:ilvl="4" w:tplc="4EB0396C">
      <w:start w:val="1"/>
      <w:numFmt w:val="bullet"/>
      <w:lvlText w:val="•"/>
      <w:lvlJc w:val="left"/>
      <w:rPr>
        <w:rFonts w:hint="default"/>
      </w:rPr>
    </w:lvl>
    <w:lvl w:ilvl="5" w:tplc="318E8C6C">
      <w:start w:val="1"/>
      <w:numFmt w:val="bullet"/>
      <w:lvlText w:val="•"/>
      <w:lvlJc w:val="left"/>
      <w:rPr>
        <w:rFonts w:hint="default"/>
      </w:rPr>
    </w:lvl>
    <w:lvl w:ilvl="6" w:tplc="829E7364">
      <w:start w:val="1"/>
      <w:numFmt w:val="bullet"/>
      <w:lvlText w:val="•"/>
      <w:lvlJc w:val="left"/>
      <w:rPr>
        <w:rFonts w:hint="default"/>
      </w:rPr>
    </w:lvl>
    <w:lvl w:ilvl="7" w:tplc="63F89A36">
      <w:start w:val="1"/>
      <w:numFmt w:val="bullet"/>
      <w:lvlText w:val="•"/>
      <w:lvlJc w:val="left"/>
      <w:rPr>
        <w:rFonts w:hint="default"/>
      </w:rPr>
    </w:lvl>
    <w:lvl w:ilvl="8" w:tplc="B9161A6C">
      <w:start w:val="1"/>
      <w:numFmt w:val="bullet"/>
      <w:lvlText w:val="•"/>
      <w:lvlJc w:val="left"/>
      <w:rPr>
        <w:rFonts w:hint="default"/>
      </w:rPr>
    </w:lvl>
  </w:abstractNum>
  <w:abstractNum w:abstractNumId="50">
    <w:nsid w:val="5867327D"/>
    <w:multiLevelType w:val="hybridMultilevel"/>
    <w:tmpl w:val="67605C04"/>
    <w:lvl w:ilvl="0" w:tplc="8C784B2C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color w:val="FFFFFF"/>
        <w:sz w:val="24"/>
        <w:szCs w:val="24"/>
      </w:rPr>
    </w:lvl>
    <w:lvl w:ilvl="1" w:tplc="579A37DA">
      <w:start w:val="1"/>
      <w:numFmt w:val="bullet"/>
      <w:lvlText w:val="•"/>
      <w:lvlJc w:val="left"/>
      <w:rPr>
        <w:rFonts w:hint="default"/>
      </w:rPr>
    </w:lvl>
    <w:lvl w:ilvl="2" w:tplc="1C1A9C2C">
      <w:start w:val="1"/>
      <w:numFmt w:val="bullet"/>
      <w:lvlText w:val="•"/>
      <w:lvlJc w:val="left"/>
      <w:rPr>
        <w:rFonts w:hint="default"/>
      </w:rPr>
    </w:lvl>
    <w:lvl w:ilvl="3" w:tplc="BD9E0832">
      <w:start w:val="1"/>
      <w:numFmt w:val="bullet"/>
      <w:lvlText w:val="•"/>
      <w:lvlJc w:val="left"/>
      <w:rPr>
        <w:rFonts w:hint="default"/>
      </w:rPr>
    </w:lvl>
    <w:lvl w:ilvl="4" w:tplc="BEEAB878">
      <w:start w:val="1"/>
      <w:numFmt w:val="bullet"/>
      <w:lvlText w:val="•"/>
      <w:lvlJc w:val="left"/>
      <w:rPr>
        <w:rFonts w:hint="default"/>
      </w:rPr>
    </w:lvl>
    <w:lvl w:ilvl="5" w:tplc="6C28ABB8">
      <w:start w:val="1"/>
      <w:numFmt w:val="bullet"/>
      <w:lvlText w:val="•"/>
      <w:lvlJc w:val="left"/>
      <w:rPr>
        <w:rFonts w:hint="default"/>
      </w:rPr>
    </w:lvl>
    <w:lvl w:ilvl="6" w:tplc="4336D34C">
      <w:start w:val="1"/>
      <w:numFmt w:val="bullet"/>
      <w:lvlText w:val="•"/>
      <w:lvlJc w:val="left"/>
      <w:rPr>
        <w:rFonts w:hint="default"/>
      </w:rPr>
    </w:lvl>
    <w:lvl w:ilvl="7" w:tplc="82E4FA0C">
      <w:start w:val="1"/>
      <w:numFmt w:val="bullet"/>
      <w:lvlText w:val="•"/>
      <w:lvlJc w:val="left"/>
      <w:rPr>
        <w:rFonts w:hint="default"/>
      </w:rPr>
    </w:lvl>
    <w:lvl w:ilvl="8" w:tplc="563E0788">
      <w:start w:val="1"/>
      <w:numFmt w:val="bullet"/>
      <w:lvlText w:val="•"/>
      <w:lvlJc w:val="left"/>
      <w:rPr>
        <w:rFonts w:hint="default"/>
      </w:rPr>
    </w:lvl>
  </w:abstractNum>
  <w:abstractNum w:abstractNumId="51">
    <w:nsid w:val="592652DA"/>
    <w:multiLevelType w:val="hybridMultilevel"/>
    <w:tmpl w:val="779C0140"/>
    <w:lvl w:ilvl="0" w:tplc="3B50B404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860E25AA">
      <w:start w:val="1"/>
      <w:numFmt w:val="bullet"/>
      <w:lvlText w:val="•"/>
      <w:lvlJc w:val="left"/>
      <w:rPr>
        <w:rFonts w:hint="default"/>
      </w:rPr>
    </w:lvl>
    <w:lvl w:ilvl="2" w:tplc="3460B026">
      <w:start w:val="1"/>
      <w:numFmt w:val="bullet"/>
      <w:lvlText w:val="•"/>
      <w:lvlJc w:val="left"/>
      <w:rPr>
        <w:rFonts w:hint="default"/>
      </w:rPr>
    </w:lvl>
    <w:lvl w:ilvl="3" w:tplc="1EE6B026">
      <w:start w:val="1"/>
      <w:numFmt w:val="bullet"/>
      <w:lvlText w:val="•"/>
      <w:lvlJc w:val="left"/>
      <w:rPr>
        <w:rFonts w:hint="default"/>
      </w:rPr>
    </w:lvl>
    <w:lvl w:ilvl="4" w:tplc="52D6398C">
      <w:start w:val="1"/>
      <w:numFmt w:val="bullet"/>
      <w:lvlText w:val="•"/>
      <w:lvlJc w:val="left"/>
      <w:rPr>
        <w:rFonts w:hint="default"/>
      </w:rPr>
    </w:lvl>
    <w:lvl w:ilvl="5" w:tplc="1A62A846">
      <w:start w:val="1"/>
      <w:numFmt w:val="bullet"/>
      <w:lvlText w:val="•"/>
      <w:lvlJc w:val="left"/>
      <w:rPr>
        <w:rFonts w:hint="default"/>
      </w:rPr>
    </w:lvl>
    <w:lvl w:ilvl="6" w:tplc="37F29B52">
      <w:start w:val="1"/>
      <w:numFmt w:val="bullet"/>
      <w:lvlText w:val="•"/>
      <w:lvlJc w:val="left"/>
      <w:rPr>
        <w:rFonts w:hint="default"/>
      </w:rPr>
    </w:lvl>
    <w:lvl w:ilvl="7" w:tplc="30C2DD7E">
      <w:start w:val="1"/>
      <w:numFmt w:val="bullet"/>
      <w:lvlText w:val="•"/>
      <w:lvlJc w:val="left"/>
      <w:rPr>
        <w:rFonts w:hint="default"/>
      </w:rPr>
    </w:lvl>
    <w:lvl w:ilvl="8" w:tplc="ACC0C0F6">
      <w:start w:val="1"/>
      <w:numFmt w:val="bullet"/>
      <w:lvlText w:val="•"/>
      <w:lvlJc w:val="left"/>
      <w:rPr>
        <w:rFonts w:hint="default"/>
      </w:rPr>
    </w:lvl>
  </w:abstractNum>
  <w:abstractNum w:abstractNumId="52">
    <w:nsid w:val="5B8009BB"/>
    <w:multiLevelType w:val="hybridMultilevel"/>
    <w:tmpl w:val="E912E7F0"/>
    <w:lvl w:ilvl="0" w:tplc="81B0E15E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7AAA3FAA">
      <w:start w:val="1"/>
      <w:numFmt w:val="bullet"/>
      <w:lvlText w:val="•"/>
      <w:lvlJc w:val="left"/>
      <w:rPr>
        <w:rFonts w:hint="default"/>
      </w:rPr>
    </w:lvl>
    <w:lvl w:ilvl="2" w:tplc="D208F3A8">
      <w:start w:val="1"/>
      <w:numFmt w:val="bullet"/>
      <w:lvlText w:val="•"/>
      <w:lvlJc w:val="left"/>
      <w:rPr>
        <w:rFonts w:hint="default"/>
      </w:rPr>
    </w:lvl>
    <w:lvl w:ilvl="3" w:tplc="146A7848">
      <w:start w:val="1"/>
      <w:numFmt w:val="bullet"/>
      <w:lvlText w:val="•"/>
      <w:lvlJc w:val="left"/>
      <w:rPr>
        <w:rFonts w:hint="default"/>
      </w:rPr>
    </w:lvl>
    <w:lvl w:ilvl="4" w:tplc="DF38ED4E">
      <w:start w:val="1"/>
      <w:numFmt w:val="bullet"/>
      <w:lvlText w:val="•"/>
      <w:lvlJc w:val="left"/>
      <w:rPr>
        <w:rFonts w:hint="default"/>
      </w:rPr>
    </w:lvl>
    <w:lvl w:ilvl="5" w:tplc="83D61932">
      <w:start w:val="1"/>
      <w:numFmt w:val="bullet"/>
      <w:lvlText w:val="•"/>
      <w:lvlJc w:val="left"/>
      <w:rPr>
        <w:rFonts w:hint="default"/>
      </w:rPr>
    </w:lvl>
    <w:lvl w:ilvl="6" w:tplc="F7E483DE">
      <w:start w:val="1"/>
      <w:numFmt w:val="bullet"/>
      <w:lvlText w:val="•"/>
      <w:lvlJc w:val="left"/>
      <w:rPr>
        <w:rFonts w:hint="default"/>
      </w:rPr>
    </w:lvl>
    <w:lvl w:ilvl="7" w:tplc="7DE4F342">
      <w:start w:val="1"/>
      <w:numFmt w:val="bullet"/>
      <w:lvlText w:val="•"/>
      <w:lvlJc w:val="left"/>
      <w:rPr>
        <w:rFonts w:hint="default"/>
      </w:rPr>
    </w:lvl>
    <w:lvl w:ilvl="8" w:tplc="AA68068E">
      <w:start w:val="1"/>
      <w:numFmt w:val="bullet"/>
      <w:lvlText w:val="•"/>
      <w:lvlJc w:val="left"/>
      <w:rPr>
        <w:rFonts w:hint="default"/>
      </w:rPr>
    </w:lvl>
  </w:abstractNum>
  <w:abstractNum w:abstractNumId="53">
    <w:nsid w:val="5FDD734D"/>
    <w:multiLevelType w:val="multilevel"/>
    <w:tmpl w:val="109C98A2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54">
    <w:nsid w:val="629C4C50"/>
    <w:multiLevelType w:val="multilevel"/>
    <w:tmpl w:val="E398C1EA"/>
    <w:lvl w:ilvl="0">
      <w:start w:val="21"/>
      <w:numFmt w:val="upperLetter"/>
      <w:lvlText w:val="%1"/>
      <w:lvlJc w:val="left"/>
      <w:pPr>
        <w:ind w:hanging="455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5"/>
      </w:pPr>
      <w:rPr>
        <w:rFonts w:ascii="Calibri" w:eastAsia="Calibri" w:hAnsi="Calibri" w:hint="default"/>
        <w:b/>
        <w:bCs/>
        <w:spacing w:val="-4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55">
    <w:nsid w:val="634818FE"/>
    <w:multiLevelType w:val="hybridMultilevel"/>
    <w:tmpl w:val="05CA547C"/>
    <w:lvl w:ilvl="0" w:tplc="AA56296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2160DE88">
      <w:start w:val="1"/>
      <w:numFmt w:val="bullet"/>
      <w:lvlText w:val="•"/>
      <w:lvlJc w:val="left"/>
      <w:rPr>
        <w:rFonts w:hint="default"/>
      </w:rPr>
    </w:lvl>
    <w:lvl w:ilvl="2" w:tplc="BD2017EE">
      <w:start w:val="1"/>
      <w:numFmt w:val="bullet"/>
      <w:lvlText w:val="•"/>
      <w:lvlJc w:val="left"/>
      <w:rPr>
        <w:rFonts w:hint="default"/>
      </w:rPr>
    </w:lvl>
    <w:lvl w:ilvl="3" w:tplc="6D4C81D6">
      <w:start w:val="1"/>
      <w:numFmt w:val="bullet"/>
      <w:lvlText w:val="•"/>
      <w:lvlJc w:val="left"/>
      <w:rPr>
        <w:rFonts w:hint="default"/>
      </w:rPr>
    </w:lvl>
    <w:lvl w:ilvl="4" w:tplc="86666996">
      <w:start w:val="1"/>
      <w:numFmt w:val="bullet"/>
      <w:lvlText w:val="•"/>
      <w:lvlJc w:val="left"/>
      <w:rPr>
        <w:rFonts w:hint="default"/>
      </w:rPr>
    </w:lvl>
    <w:lvl w:ilvl="5" w:tplc="0588B234">
      <w:start w:val="1"/>
      <w:numFmt w:val="bullet"/>
      <w:lvlText w:val="•"/>
      <w:lvlJc w:val="left"/>
      <w:rPr>
        <w:rFonts w:hint="default"/>
      </w:rPr>
    </w:lvl>
    <w:lvl w:ilvl="6" w:tplc="EDF0BCA8">
      <w:start w:val="1"/>
      <w:numFmt w:val="bullet"/>
      <w:lvlText w:val="•"/>
      <w:lvlJc w:val="left"/>
      <w:rPr>
        <w:rFonts w:hint="default"/>
      </w:rPr>
    </w:lvl>
    <w:lvl w:ilvl="7" w:tplc="178CCBFA">
      <w:start w:val="1"/>
      <w:numFmt w:val="bullet"/>
      <w:lvlText w:val="•"/>
      <w:lvlJc w:val="left"/>
      <w:rPr>
        <w:rFonts w:hint="default"/>
      </w:rPr>
    </w:lvl>
    <w:lvl w:ilvl="8" w:tplc="CB74B9AC">
      <w:start w:val="1"/>
      <w:numFmt w:val="bullet"/>
      <w:lvlText w:val="•"/>
      <w:lvlJc w:val="left"/>
      <w:rPr>
        <w:rFonts w:hint="default"/>
      </w:rPr>
    </w:lvl>
  </w:abstractNum>
  <w:abstractNum w:abstractNumId="56">
    <w:nsid w:val="65B9445B"/>
    <w:multiLevelType w:val="multilevel"/>
    <w:tmpl w:val="B4AEE42C"/>
    <w:lvl w:ilvl="0">
      <w:start w:val="21"/>
      <w:numFmt w:val="upperLetter"/>
      <w:lvlText w:val="%1"/>
      <w:lvlJc w:val="left"/>
      <w:pPr>
        <w:ind w:hanging="455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5"/>
      </w:pPr>
      <w:rPr>
        <w:rFonts w:ascii="Calibri" w:eastAsia="Calibri" w:hAnsi="Calibri" w:hint="default"/>
        <w:b/>
        <w:bCs/>
        <w:spacing w:val="-4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57">
    <w:nsid w:val="67113E6E"/>
    <w:multiLevelType w:val="multilevel"/>
    <w:tmpl w:val="FD4CE25C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58">
    <w:nsid w:val="67C66380"/>
    <w:multiLevelType w:val="hybridMultilevel"/>
    <w:tmpl w:val="004CB168"/>
    <w:lvl w:ilvl="0" w:tplc="5456F050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CAF8452E">
      <w:start w:val="1"/>
      <w:numFmt w:val="bullet"/>
      <w:lvlText w:val="•"/>
      <w:lvlJc w:val="left"/>
      <w:rPr>
        <w:rFonts w:hint="default"/>
      </w:rPr>
    </w:lvl>
    <w:lvl w:ilvl="2" w:tplc="51906F1E">
      <w:start w:val="1"/>
      <w:numFmt w:val="bullet"/>
      <w:lvlText w:val="•"/>
      <w:lvlJc w:val="left"/>
      <w:rPr>
        <w:rFonts w:hint="default"/>
      </w:rPr>
    </w:lvl>
    <w:lvl w:ilvl="3" w:tplc="52D4DEA6">
      <w:start w:val="1"/>
      <w:numFmt w:val="bullet"/>
      <w:lvlText w:val="•"/>
      <w:lvlJc w:val="left"/>
      <w:rPr>
        <w:rFonts w:hint="default"/>
      </w:rPr>
    </w:lvl>
    <w:lvl w:ilvl="4" w:tplc="48D2F52E">
      <w:start w:val="1"/>
      <w:numFmt w:val="bullet"/>
      <w:lvlText w:val="•"/>
      <w:lvlJc w:val="left"/>
      <w:rPr>
        <w:rFonts w:hint="default"/>
      </w:rPr>
    </w:lvl>
    <w:lvl w:ilvl="5" w:tplc="A0AC8DDA">
      <w:start w:val="1"/>
      <w:numFmt w:val="bullet"/>
      <w:lvlText w:val="•"/>
      <w:lvlJc w:val="left"/>
      <w:rPr>
        <w:rFonts w:hint="default"/>
      </w:rPr>
    </w:lvl>
    <w:lvl w:ilvl="6" w:tplc="86C6EB82">
      <w:start w:val="1"/>
      <w:numFmt w:val="bullet"/>
      <w:lvlText w:val="•"/>
      <w:lvlJc w:val="left"/>
      <w:rPr>
        <w:rFonts w:hint="default"/>
      </w:rPr>
    </w:lvl>
    <w:lvl w:ilvl="7" w:tplc="6F128C5E">
      <w:start w:val="1"/>
      <w:numFmt w:val="bullet"/>
      <w:lvlText w:val="•"/>
      <w:lvlJc w:val="left"/>
      <w:rPr>
        <w:rFonts w:hint="default"/>
      </w:rPr>
    </w:lvl>
    <w:lvl w:ilvl="8" w:tplc="9D5C69DA">
      <w:start w:val="1"/>
      <w:numFmt w:val="bullet"/>
      <w:lvlText w:val="•"/>
      <w:lvlJc w:val="left"/>
      <w:rPr>
        <w:rFonts w:hint="default"/>
      </w:rPr>
    </w:lvl>
  </w:abstractNum>
  <w:abstractNum w:abstractNumId="59">
    <w:nsid w:val="69442822"/>
    <w:multiLevelType w:val="multilevel"/>
    <w:tmpl w:val="76D0AB5C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60">
    <w:nsid w:val="6CBE1458"/>
    <w:multiLevelType w:val="hybridMultilevel"/>
    <w:tmpl w:val="2E3C1C06"/>
    <w:lvl w:ilvl="0" w:tplc="04090001">
      <w:start w:val="1"/>
      <w:numFmt w:val="bullet"/>
      <w:lvlText w:val=""/>
      <w:lvlJc w:val="left"/>
      <w:pPr>
        <w:ind w:hanging="240"/>
      </w:pPr>
      <w:rPr>
        <w:rFonts w:ascii="Symbol" w:hAnsi="Symbol" w:hint="default"/>
        <w:sz w:val="24"/>
        <w:szCs w:val="24"/>
      </w:rPr>
    </w:lvl>
    <w:lvl w:ilvl="1" w:tplc="1F3C9F70">
      <w:start w:val="1"/>
      <w:numFmt w:val="bullet"/>
      <w:lvlText w:val="•"/>
      <w:lvlJc w:val="left"/>
      <w:rPr>
        <w:rFonts w:hint="default"/>
      </w:rPr>
    </w:lvl>
    <w:lvl w:ilvl="2" w:tplc="FDCAF9F2">
      <w:start w:val="1"/>
      <w:numFmt w:val="bullet"/>
      <w:lvlText w:val="•"/>
      <w:lvlJc w:val="left"/>
      <w:rPr>
        <w:rFonts w:hint="default"/>
      </w:rPr>
    </w:lvl>
    <w:lvl w:ilvl="3" w:tplc="6A440B48">
      <w:start w:val="1"/>
      <w:numFmt w:val="bullet"/>
      <w:lvlText w:val="•"/>
      <w:lvlJc w:val="left"/>
      <w:rPr>
        <w:rFonts w:hint="default"/>
      </w:rPr>
    </w:lvl>
    <w:lvl w:ilvl="4" w:tplc="4EB0396C">
      <w:start w:val="1"/>
      <w:numFmt w:val="bullet"/>
      <w:lvlText w:val="•"/>
      <w:lvlJc w:val="left"/>
      <w:rPr>
        <w:rFonts w:hint="default"/>
      </w:rPr>
    </w:lvl>
    <w:lvl w:ilvl="5" w:tplc="318E8C6C">
      <w:start w:val="1"/>
      <w:numFmt w:val="bullet"/>
      <w:lvlText w:val="•"/>
      <w:lvlJc w:val="left"/>
      <w:rPr>
        <w:rFonts w:hint="default"/>
      </w:rPr>
    </w:lvl>
    <w:lvl w:ilvl="6" w:tplc="829E7364">
      <w:start w:val="1"/>
      <w:numFmt w:val="bullet"/>
      <w:lvlText w:val="•"/>
      <w:lvlJc w:val="left"/>
      <w:rPr>
        <w:rFonts w:hint="default"/>
      </w:rPr>
    </w:lvl>
    <w:lvl w:ilvl="7" w:tplc="63F89A36">
      <w:start w:val="1"/>
      <w:numFmt w:val="bullet"/>
      <w:lvlText w:val="•"/>
      <w:lvlJc w:val="left"/>
      <w:rPr>
        <w:rFonts w:hint="default"/>
      </w:rPr>
    </w:lvl>
    <w:lvl w:ilvl="8" w:tplc="B9161A6C">
      <w:start w:val="1"/>
      <w:numFmt w:val="bullet"/>
      <w:lvlText w:val="•"/>
      <w:lvlJc w:val="left"/>
      <w:rPr>
        <w:rFonts w:hint="default"/>
      </w:rPr>
    </w:lvl>
  </w:abstractNum>
  <w:abstractNum w:abstractNumId="61">
    <w:nsid w:val="6FFE3AA3"/>
    <w:multiLevelType w:val="multilevel"/>
    <w:tmpl w:val="5E3A3A00"/>
    <w:lvl w:ilvl="0">
      <w:start w:val="21"/>
      <w:numFmt w:val="upperLetter"/>
      <w:lvlText w:val="%1"/>
      <w:lvlJc w:val="left"/>
      <w:pPr>
        <w:ind w:hanging="455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5"/>
      </w:pPr>
      <w:rPr>
        <w:rFonts w:ascii="Calibri" w:eastAsia="Calibri" w:hAnsi="Calibri" w:hint="default"/>
        <w:b/>
        <w:bCs/>
        <w:spacing w:val="-4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62">
    <w:nsid w:val="71F2336C"/>
    <w:multiLevelType w:val="hybridMultilevel"/>
    <w:tmpl w:val="C28278FC"/>
    <w:lvl w:ilvl="0" w:tplc="F14E0876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DA4C44C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2" w:tplc="3D28946C">
      <w:start w:val="1"/>
      <w:numFmt w:val="bullet"/>
      <w:lvlText w:val="•"/>
      <w:lvlJc w:val="left"/>
      <w:rPr>
        <w:rFonts w:hint="default"/>
      </w:rPr>
    </w:lvl>
    <w:lvl w:ilvl="3" w:tplc="8D4CFF82">
      <w:start w:val="1"/>
      <w:numFmt w:val="bullet"/>
      <w:lvlText w:val="•"/>
      <w:lvlJc w:val="left"/>
      <w:rPr>
        <w:rFonts w:hint="default"/>
      </w:rPr>
    </w:lvl>
    <w:lvl w:ilvl="4" w:tplc="B3D69A30">
      <w:start w:val="1"/>
      <w:numFmt w:val="bullet"/>
      <w:lvlText w:val="•"/>
      <w:lvlJc w:val="left"/>
      <w:rPr>
        <w:rFonts w:hint="default"/>
      </w:rPr>
    </w:lvl>
    <w:lvl w:ilvl="5" w:tplc="AFE0B45E">
      <w:start w:val="1"/>
      <w:numFmt w:val="bullet"/>
      <w:lvlText w:val="•"/>
      <w:lvlJc w:val="left"/>
      <w:rPr>
        <w:rFonts w:hint="default"/>
      </w:rPr>
    </w:lvl>
    <w:lvl w:ilvl="6" w:tplc="0F7C849A">
      <w:start w:val="1"/>
      <w:numFmt w:val="bullet"/>
      <w:lvlText w:val="•"/>
      <w:lvlJc w:val="left"/>
      <w:rPr>
        <w:rFonts w:hint="default"/>
      </w:rPr>
    </w:lvl>
    <w:lvl w:ilvl="7" w:tplc="65F0398E">
      <w:start w:val="1"/>
      <w:numFmt w:val="bullet"/>
      <w:lvlText w:val="•"/>
      <w:lvlJc w:val="left"/>
      <w:rPr>
        <w:rFonts w:hint="default"/>
      </w:rPr>
    </w:lvl>
    <w:lvl w:ilvl="8" w:tplc="6C6E1364">
      <w:start w:val="1"/>
      <w:numFmt w:val="bullet"/>
      <w:lvlText w:val="•"/>
      <w:lvlJc w:val="left"/>
      <w:rPr>
        <w:rFonts w:hint="default"/>
      </w:rPr>
    </w:lvl>
  </w:abstractNum>
  <w:abstractNum w:abstractNumId="63">
    <w:nsid w:val="735A2539"/>
    <w:multiLevelType w:val="multilevel"/>
    <w:tmpl w:val="7ED88A26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64">
    <w:nsid w:val="7393119F"/>
    <w:multiLevelType w:val="hybridMultilevel"/>
    <w:tmpl w:val="64125F6E"/>
    <w:lvl w:ilvl="0" w:tplc="53344AB8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CCD45E30">
      <w:start w:val="1"/>
      <w:numFmt w:val="bullet"/>
      <w:lvlText w:val="•"/>
      <w:lvlJc w:val="left"/>
      <w:rPr>
        <w:rFonts w:hint="default"/>
      </w:rPr>
    </w:lvl>
    <w:lvl w:ilvl="2" w:tplc="BD48F89C">
      <w:start w:val="1"/>
      <w:numFmt w:val="bullet"/>
      <w:lvlText w:val="•"/>
      <w:lvlJc w:val="left"/>
      <w:rPr>
        <w:rFonts w:hint="default"/>
      </w:rPr>
    </w:lvl>
    <w:lvl w:ilvl="3" w:tplc="103C0C6A">
      <w:start w:val="1"/>
      <w:numFmt w:val="bullet"/>
      <w:lvlText w:val="•"/>
      <w:lvlJc w:val="left"/>
      <w:rPr>
        <w:rFonts w:hint="default"/>
      </w:rPr>
    </w:lvl>
    <w:lvl w:ilvl="4" w:tplc="91C2387E">
      <w:start w:val="1"/>
      <w:numFmt w:val="bullet"/>
      <w:lvlText w:val="•"/>
      <w:lvlJc w:val="left"/>
      <w:rPr>
        <w:rFonts w:hint="default"/>
      </w:rPr>
    </w:lvl>
    <w:lvl w:ilvl="5" w:tplc="866EA95C">
      <w:start w:val="1"/>
      <w:numFmt w:val="bullet"/>
      <w:lvlText w:val="•"/>
      <w:lvlJc w:val="left"/>
      <w:rPr>
        <w:rFonts w:hint="default"/>
      </w:rPr>
    </w:lvl>
    <w:lvl w:ilvl="6" w:tplc="E25EC5AA">
      <w:start w:val="1"/>
      <w:numFmt w:val="bullet"/>
      <w:lvlText w:val="•"/>
      <w:lvlJc w:val="left"/>
      <w:rPr>
        <w:rFonts w:hint="default"/>
      </w:rPr>
    </w:lvl>
    <w:lvl w:ilvl="7" w:tplc="B49C4200">
      <w:start w:val="1"/>
      <w:numFmt w:val="bullet"/>
      <w:lvlText w:val="•"/>
      <w:lvlJc w:val="left"/>
      <w:rPr>
        <w:rFonts w:hint="default"/>
      </w:rPr>
    </w:lvl>
    <w:lvl w:ilvl="8" w:tplc="6308BB82">
      <w:start w:val="1"/>
      <w:numFmt w:val="bullet"/>
      <w:lvlText w:val="•"/>
      <w:lvlJc w:val="left"/>
      <w:rPr>
        <w:rFonts w:hint="default"/>
      </w:rPr>
    </w:lvl>
  </w:abstractNum>
  <w:abstractNum w:abstractNumId="65">
    <w:nsid w:val="753701A2"/>
    <w:multiLevelType w:val="hybridMultilevel"/>
    <w:tmpl w:val="C646EBB6"/>
    <w:lvl w:ilvl="0" w:tplc="040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66">
    <w:nsid w:val="79103B3C"/>
    <w:multiLevelType w:val="hybridMultilevel"/>
    <w:tmpl w:val="631EFB72"/>
    <w:lvl w:ilvl="0" w:tplc="E5BCDAB4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AA528074">
      <w:start w:val="1"/>
      <w:numFmt w:val="bullet"/>
      <w:lvlText w:val="•"/>
      <w:lvlJc w:val="left"/>
      <w:rPr>
        <w:rFonts w:hint="default"/>
      </w:rPr>
    </w:lvl>
    <w:lvl w:ilvl="2" w:tplc="6338EA18">
      <w:start w:val="1"/>
      <w:numFmt w:val="bullet"/>
      <w:lvlText w:val="•"/>
      <w:lvlJc w:val="left"/>
      <w:rPr>
        <w:rFonts w:hint="default"/>
      </w:rPr>
    </w:lvl>
    <w:lvl w:ilvl="3" w:tplc="6002C478">
      <w:start w:val="1"/>
      <w:numFmt w:val="bullet"/>
      <w:lvlText w:val="•"/>
      <w:lvlJc w:val="left"/>
      <w:rPr>
        <w:rFonts w:hint="default"/>
      </w:rPr>
    </w:lvl>
    <w:lvl w:ilvl="4" w:tplc="EBE0A198">
      <w:start w:val="1"/>
      <w:numFmt w:val="bullet"/>
      <w:lvlText w:val="•"/>
      <w:lvlJc w:val="left"/>
      <w:rPr>
        <w:rFonts w:hint="default"/>
      </w:rPr>
    </w:lvl>
    <w:lvl w:ilvl="5" w:tplc="C6EE290E">
      <w:start w:val="1"/>
      <w:numFmt w:val="bullet"/>
      <w:lvlText w:val="•"/>
      <w:lvlJc w:val="left"/>
      <w:rPr>
        <w:rFonts w:hint="default"/>
      </w:rPr>
    </w:lvl>
    <w:lvl w:ilvl="6" w:tplc="44D867FA">
      <w:start w:val="1"/>
      <w:numFmt w:val="bullet"/>
      <w:lvlText w:val="•"/>
      <w:lvlJc w:val="left"/>
      <w:rPr>
        <w:rFonts w:hint="default"/>
      </w:rPr>
    </w:lvl>
    <w:lvl w:ilvl="7" w:tplc="44BEC15A">
      <w:start w:val="1"/>
      <w:numFmt w:val="bullet"/>
      <w:lvlText w:val="•"/>
      <w:lvlJc w:val="left"/>
      <w:rPr>
        <w:rFonts w:hint="default"/>
      </w:rPr>
    </w:lvl>
    <w:lvl w:ilvl="8" w:tplc="52D2DCF2">
      <w:start w:val="1"/>
      <w:numFmt w:val="bullet"/>
      <w:lvlText w:val="•"/>
      <w:lvlJc w:val="left"/>
      <w:rPr>
        <w:rFonts w:hint="default"/>
      </w:rPr>
    </w:lvl>
  </w:abstractNum>
  <w:abstractNum w:abstractNumId="67">
    <w:nsid w:val="79E221BA"/>
    <w:multiLevelType w:val="hybridMultilevel"/>
    <w:tmpl w:val="3B20A798"/>
    <w:lvl w:ilvl="0" w:tplc="E49E14CE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A81AA1BC">
      <w:start w:val="1"/>
      <w:numFmt w:val="bullet"/>
      <w:lvlText w:val="•"/>
      <w:lvlJc w:val="left"/>
      <w:rPr>
        <w:rFonts w:hint="default"/>
      </w:rPr>
    </w:lvl>
    <w:lvl w:ilvl="2" w:tplc="19FC19AA">
      <w:start w:val="1"/>
      <w:numFmt w:val="bullet"/>
      <w:lvlText w:val="•"/>
      <w:lvlJc w:val="left"/>
      <w:rPr>
        <w:rFonts w:hint="default"/>
      </w:rPr>
    </w:lvl>
    <w:lvl w:ilvl="3" w:tplc="E1B69426">
      <w:start w:val="1"/>
      <w:numFmt w:val="bullet"/>
      <w:lvlText w:val="•"/>
      <w:lvlJc w:val="left"/>
      <w:rPr>
        <w:rFonts w:hint="default"/>
      </w:rPr>
    </w:lvl>
    <w:lvl w:ilvl="4" w:tplc="1C6A85AA">
      <w:start w:val="1"/>
      <w:numFmt w:val="bullet"/>
      <w:lvlText w:val="•"/>
      <w:lvlJc w:val="left"/>
      <w:rPr>
        <w:rFonts w:hint="default"/>
      </w:rPr>
    </w:lvl>
    <w:lvl w:ilvl="5" w:tplc="2E3038C8">
      <w:start w:val="1"/>
      <w:numFmt w:val="bullet"/>
      <w:lvlText w:val="•"/>
      <w:lvlJc w:val="left"/>
      <w:rPr>
        <w:rFonts w:hint="default"/>
      </w:rPr>
    </w:lvl>
    <w:lvl w:ilvl="6" w:tplc="D5663A26">
      <w:start w:val="1"/>
      <w:numFmt w:val="bullet"/>
      <w:lvlText w:val="•"/>
      <w:lvlJc w:val="left"/>
      <w:rPr>
        <w:rFonts w:hint="default"/>
      </w:rPr>
    </w:lvl>
    <w:lvl w:ilvl="7" w:tplc="311C48E8">
      <w:start w:val="1"/>
      <w:numFmt w:val="bullet"/>
      <w:lvlText w:val="•"/>
      <w:lvlJc w:val="left"/>
      <w:rPr>
        <w:rFonts w:hint="default"/>
      </w:rPr>
    </w:lvl>
    <w:lvl w:ilvl="8" w:tplc="72080E12">
      <w:start w:val="1"/>
      <w:numFmt w:val="bullet"/>
      <w:lvlText w:val="•"/>
      <w:lvlJc w:val="left"/>
      <w:rPr>
        <w:rFonts w:hint="default"/>
      </w:rPr>
    </w:lvl>
  </w:abstractNum>
  <w:abstractNum w:abstractNumId="68">
    <w:nsid w:val="7A88745F"/>
    <w:multiLevelType w:val="hybridMultilevel"/>
    <w:tmpl w:val="7C262996"/>
    <w:lvl w:ilvl="0" w:tplc="C62C2BCC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9FAAD956">
      <w:start w:val="1"/>
      <w:numFmt w:val="bullet"/>
      <w:lvlText w:val="•"/>
      <w:lvlJc w:val="left"/>
      <w:rPr>
        <w:rFonts w:hint="default"/>
      </w:rPr>
    </w:lvl>
    <w:lvl w:ilvl="2" w:tplc="32A688F4">
      <w:start w:val="1"/>
      <w:numFmt w:val="bullet"/>
      <w:lvlText w:val="•"/>
      <w:lvlJc w:val="left"/>
      <w:rPr>
        <w:rFonts w:hint="default"/>
      </w:rPr>
    </w:lvl>
    <w:lvl w:ilvl="3" w:tplc="79D42FE2">
      <w:start w:val="1"/>
      <w:numFmt w:val="bullet"/>
      <w:lvlText w:val="•"/>
      <w:lvlJc w:val="left"/>
      <w:rPr>
        <w:rFonts w:hint="default"/>
      </w:rPr>
    </w:lvl>
    <w:lvl w:ilvl="4" w:tplc="61B01DB6">
      <w:start w:val="1"/>
      <w:numFmt w:val="bullet"/>
      <w:lvlText w:val="•"/>
      <w:lvlJc w:val="left"/>
      <w:rPr>
        <w:rFonts w:hint="default"/>
      </w:rPr>
    </w:lvl>
    <w:lvl w:ilvl="5" w:tplc="527A86AE">
      <w:start w:val="1"/>
      <w:numFmt w:val="bullet"/>
      <w:lvlText w:val="•"/>
      <w:lvlJc w:val="left"/>
      <w:rPr>
        <w:rFonts w:hint="default"/>
      </w:rPr>
    </w:lvl>
    <w:lvl w:ilvl="6" w:tplc="680C3392">
      <w:start w:val="1"/>
      <w:numFmt w:val="bullet"/>
      <w:lvlText w:val="•"/>
      <w:lvlJc w:val="left"/>
      <w:rPr>
        <w:rFonts w:hint="default"/>
      </w:rPr>
    </w:lvl>
    <w:lvl w:ilvl="7" w:tplc="C554DF48">
      <w:start w:val="1"/>
      <w:numFmt w:val="bullet"/>
      <w:lvlText w:val="•"/>
      <w:lvlJc w:val="left"/>
      <w:rPr>
        <w:rFonts w:hint="default"/>
      </w:rPr>
    </w:lvl>
    <w:lvl w:ilvl="8" w:tplc="6180C02C">
      <w:start w:val="1"/>
      <w:numFmt w:val="bullet"/>
      <w:lvlText w:val="•"/>
      <w:lvlJc w:val="left"/>
      <w:rPr>
        <w:rFonts w:hint="default"/>
      </w:rPr>
    </w:lvl>
  </w:abstractNum>
  <w:abstractNum w:abstractNumId="69">
    <w:nsid w:val="7BC87E67"/>
    <w:multiLevelType w:val="hybridMultilevel"/>
    <w:tmpl w:val="1D824F7A"/>
    <w:lvl w:ilvl="0" w:tplc="890870F4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BD586CB8">
      <w:start w:val="1"/>
      <w:numFmt w:val="bullet"/>
      <w:lvlText w:val="•"/>
      <w:lvlJc w:val="left"/>
      <w:rPr>
        <w:rFonts w:hint="default"/>
      </w:rPr>
    </w:lvl>
    <w:lvl w:ilvl="2" w:tplc="300496DC">
      <w:start w:val="1"/>
      <w:numFmt w:val="bullet"/>
      <w:lvlText w:val="•"/>
      <w:lvlJc w:val="left"/>
      <w:rPr>
        <w:rFonts w:hint="default"/>
      </w:rPr>
    </w:lvl>
    <w:lvl w:ilvl="3" w:tplc="EE1EBB18">
      <w:start w:val="1"/>
      <w:numFmt w:val="bullet"/>
      <w:lvlText w:val="•"/>
      <w:lvlJc w:val="left"/>
      <w:rPr>
        <w:rFonts w:hint="default"/>
      </w:rPr>
    </w:lvl>
    <w:lvl w:ilvl="4" w:tplc="FD2E7186">
      <w:start w:val="1"/>
      <w:numFmt w:val="bullet"/>
      <w:lvlText w:val="•"/>
      <w:lvlJc w:val="left"/>
      <w:rPr>
        <w:rFonts w:hint="default"/>
      </w:rPr>
    </w:lvl>
    <w:lvl w:ilvl="5" w:tplc="BD4200B6">
      <w:start w:val="1"/>
      <w:numFmt w:val="bullet"/>
      <w:lvlText w:val="•"/>
      <w:lvlJc w:val="left"/>
      <w:rPr>
        <w:rFonts w:hint="default"/>
      </w:rPr>
    </w:lvl>
    <w:lvl w:ilvl="6" w:tplc="B7886140">
      <w:start w:val="1"/>
      <w:numFmt w:val="bullet"/>
      <w:lvlText w:val="•"/>
      <w:lvlJc w:val="left"/>
      <w:rPr>
        <w:rFonts w:hint="default"/>
      </w:rPr>
    </w:lvl>
    <w:lvl w:ilvl="7" w:tplc="70C48CE8">
      <w:start w:val="1"/>
      <w:numFmt w:val="bullet"/>
      <w:lvlText w:val="•"/>
      <w:lvlJc w:val="left"/>
      <w:rPr>
        <w:rFonts w:hint="default"/>
      </w:rPr>
    </w:lvl>
    <w:lvl w:ilvl="8" w:tplc="1DB06310">
      <w:start w:val="1"/>
      <w:numFmt w:val="bullet"/>
      <w:lvlText w:val="•"/>
      <w:lvlJc w:val="left"/>
      <w:rPr>
        <w:rFonts w:hint="default"/>
      </w:rPr>
    </w:lvl>
  </w:abstractNum>
  <w:abstractNum w:abstractNumId="70">
    <w:nsid w:val="7D98716C"/>
    <w:multiLevelType w:val="multilevel"/>
    <w:tmpl w:val="5FB2BBCC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71">
    <w:nsid w:val="7E240A2C"/>
    <w:multiLevelType w:val="multilevel"/>
    <w:tmpl w:val="FC16A014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72">
    <w:nsid w:val="7E81732F"/>
    <w:multiLevelType w:val="hybridMultilevel"/>
    <w:tmpl w:val="65B43C9C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46"/>
  </w:num>
  <w:num w:numId="2">
    <w:abstractNumId w:val="10"/>
  </w:num>
  <w:num w:numId="3">
    <w:abstractNumId w:val="69"/>
  </w:num>
  <w:num w:numId="4">
    <w:abstractNumId w:val="55"/>
  </w:num>
  <w:num w:numId="5">
    <w:abstractNumId w:val="51"/>
  </w:num>
  <w:num w:numId="6">
    <w:abstractNumId w:val="19"/>
  </w:num>
  <w:num w:numId="7">
    <w:abstractNumId w:val="52"/>
  </w:num>
  <w:num w:numId="8">
    <w:abstractNumId w:val="68"/>
  </w:num>
  <w:num w:numId="9">
    <w:abstractNumId w:val="62"/>
  </w:num>
  <w:num w:numId="10">
    <w:abstractNumId w:val="25"/>
  </w:num>
  <w:num w:numId="11">
    <w:abstractNumId w:val="29"/>
  </w:num>
  <w:num w:numId="12">
    <w:abstractNumId w:val="58"/>
  </w:num>
  <w:num w:numId="13">
    <w:abstractNumId w:val="35"/>
  </w:num>
  <w:num w:numId="14">
    <w:abstractNumId w:val="11"/>
  </w:num>
  <w:num w:numId="15">
    <w:abstractNumId w:val="66"/>
  </w:num>
  <w:num w:numId="16">
    <w:abstractNumId w:val="64"/>
  </w:num>
  <w:num w:numId="17">
    <w:abstractNumId w:val="7"/>
  </w:num>
  <w:num w:numId="18">
    <w:abstractNumId w:val="21"/>
  </w:num>
  <w:num w:numId="19">
    <w:abstractNumId w:val="17"/>
  </w:num>
  <w:num w:numId="20">
    <w:abstractNumId w:val="49"/>
  </w:num>
  <w:num w:numId="21">
    <w:abstractNumId w:val="1"/>
  </w:num>
  <w:num w:numId="22">
    <w:abstractNumId w:val="61"/>
  </w:num>
  <w:num w:numId="23">
    <w:abstractNumId w:val="12"/>
  </w:num>
  <w:num w:numId="24">
    <w:abstractNumId w:val="71"/>
  </w:num>
  <w:num w:numId="25">
    <w:abstractNumId w:val="4"/>
  </w:num>
  <w:num w:numId="26">
    <w:abstractNumId w:val="14"/>
  </w:num>
  <w:num w:numId="27">
    <w:abstractNumId w:val="3"/>
  </w:num>
  <w:num w:numId="28">
    <w:abstractNumId w:val="33"/>
  </w:num>
  <w:num w:numId="29">
    <w:abstractNumId w:val="30"/>
  </w:num>
  <w:num w:numId="30">
    <w:abstractNumId w:val="63"/>
  </w:num>
  <w:num w:numId="31">
    <w:abstractNumId w:val="36"/>
  </w:num>
  <w:num w:numId="32">
    <w:abstractNumId w:val="0"/>
  </w:num>
  <w:num w:numId="33">
    <w:abstractNumId w:val="9"/>
  </w:num>
  <w:num w:numId="34">
    <w:abstractNumId w:val="41"/>
  </w:num>
  <w:num w:numId="35">
    <w:abstractNumId w:val="43"/>
  </w:num>
  <w:num w:numId="36">
    <w:abstractNumId w:val="16"/>
  </w:num>
  <w:num w:numId="37">
    <w:abstractNumId w:val="50"/>
  </w:num>
  <w:num w:numId="38">
    <w:abstractNumId w:val="22"/>
  </w:num>
  <w:num w:numId="39">
    <w:abstractNumId w:val="2"/>
  </w:num>
  <w:num w:numId="40">
    <w:abstractNumId w:val="59"/>
  </w:num>
  <w:num w:numId="41">
    <w:abstractNumId w:val="38"/>
  </w:num>
  <w:num w:numId="42">
    <w:abstractNumId w:val="54"/>
  </w:num>
  <w:num w:numId="43">
    <w:abstractNumId w:val="20"/>
  </w:num>
  <w:num w:numId="44">
    <w:abstractNumId w:val="6"/>
  </w:num>
  <w:num w:numId="45">
    <w:abstractNumId w:val="47"/>
  </w:num>
  <w:num w:numId="46">
    <w:abstractNumId w:val="26"/>
  </w:num>
  <w:num w:numId="47">
    <w:abstractNumId w:val="15"/>
  </w:num>
  <w:num w:numId="48">
    <w:abstractNumId w:val="45"/>
  </w:num>
  <w:num w:numId="49">
    <w:abstractNumId w:val="57"/>
  </w:num>
  <w:num w:numId="50">
    <w:abstractNumId w:val="24"/>
  </w:num>
  <w:num w:numId="51">
    <w:abstractNumId w:val="28"/>
  </w:num>
  <w:num w:numId="52">
    <w:abstractNumId w:val="56"/>
  </w:num>
  <w:num w:numId="53">
    <w:abstractNumId w:val="8"/>
  </w:num>
  <w:num w:numId="54">
    <w:abstractNumId w:val="31"/>
  </w:num>
  <w:num w:numId="55">
    <w:abstractNumId w:val="34"/>
  </w:num>
  <w:num w:numId="56">
    <w:abstractNumId w:val="32"/>
  </w:num>
  <w:num w:numId="57">
    <w:abstractNumId w:val="53"/>
  </w:num>
  <w:num w:numId="58">
    <w:abstractNumId w:val="44"/>
  </w:num>
  <w:num w:numId="59">
    <w:abstractNumId w:val="48"/>
  </w:num>
  <w:num w:numId="60">
    <w:abstractNumId w:val="67"/>
  </w:num>
  <w:num w:numId="61">
    <w:abstractNumId w:val="5"/>
  </w:num>
  <w:num w:numId="62">
    <w:abstractNumId w:val="70"/>
  </w:num>
  <w:num w:numId="63">
    <w:abstractNumId w:val="37"/>
  </w:num>
  <w:num w:numId="64">
    <w:abstractNumId w:val="39"/>
  </w:num>
  <w:num w:numId="65">
    <w:abstractNumId w:val="23"/>
  </w:num>
  <w:num w:numId="66">
    <w:abstractNumId w:val="40"/>
  </w:num>
  <w:num w:numId="67">
    <w:abstractNumId w:val="27"/>
  </w:num>
  <w:num w:numId="68">
    <w:abstractNumId w:val="65"/>
  </w:num>
  <w:num w:numId="69">
    <w:abstractNumId w:val="18"/>
  </w:num>
  <w:num w:numId="70">
    <w:abstractNumId w:val="72"/>
  </w:num>
  <w:num w:numId="71">
    <w:abstractNumId w:val="60"/>
  </w:num>
  <w:num w:numId="72">
    <w:abstractNumId w:val="13"/>
  </w:num>
  <w:num w:numId="73">
    <w:abstractNumId w:val="42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revisionView w:markup="0" w:comments="0" w:insDel="0" w:formatting="0" w:inkAnnotations="0"/>
  <w:trackRevisions/>
  <w:doNotTrackMoves/>
  <w:doNotTrackFormatting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2751"/>
    <w:rsid w:val="00007B5C"/>
    <w:rsid w:val="000112C0"/>
    <w:rsid w:val="0003199B"/>
    <w:rsid w:val="0004356E"/>
    <w:rsid w:val="0004741B"/>
    <w:rsid w:val="00047AFC"/>
    <w:rsid w:val="00061356"/>
    <w:rsid w:val="00062466"/>
    <w:rsid w:val="00083A5A"/>
    <w:rsid w:val="00091D20"/>
    <w:rsid w:val="000B26F6"/>
    <w:rsid w:val="000E6D6C"/>
    <w:rsid w:val="00105E87"/>
    <w:rsid w:val="00106FF5"/>
    <w:rsid w:val="00125527"/>
    <w:rsid w:val="00132052"/>
    <w:rsid w:val="00144D23"/>
    <w:rsid w:val="00155BFF"/>
    <w:rsid w:val="0017335F"/>
    <w:rsid w:val="00180D10"/>
    <w:rsid w:val="001A5E7C"/>
    <w:rsid w:val="001D2766"/>
    <w:rsid w:val="001F6C9E"/>
    <w:rsid w:val="00202202"/>
    <w:rsid w:val="00220B24"/>
    <w:rsid w:val="00246011"/>
    <w:rsid w:val="00272457"/>
    <w:rsid w:val="002924B8"/>
    <w:rsid w:val="0029602F"/>
    <w:rsid w:val="002971E0"/>
    <w:rsid w:val="002B5D27"/>
    <w:rsid w:val="002B705B"/>
    <w:rsid w:val="002D0BEA"/>
    <w:rsid w:val="002D3B6D"/>
    <w:rsid w:val="002D5AB7"/>
    <w:rsid w:val="002E27AD"/>
    <w:rsid w:val="00305EAF"/>
    <w:rsid w:val="00322F34"/>
    <w:rsid w:val="00325CB4"/>
    <w:rsid w:val="00355067"/>
    <w:rsid w:val="003575E2"/>
    <w:rsid w:val="003600F7"/>
    <w:rsid w:val="00373BAE"/>
    <w:rsid w:val="003775EC"/>
    <w:rsid w:val="003A7091"/>
    <w:rsid w:val="003C430F"/>
    <w:rsid w:val="003C46EC"/>
    <w:rsid w:val="003D3C4B"/>
    <w:rsid w:val="003E21C9"/>
    <w:rsid w:val="003F5276"/>
    <w:rsid w:val="004312C5"/>
    <w:rsid w:val="00451403"/>
    <w:rsid w:val="00454972"/>
    <w:rsid w:val="004C4B1D"/>
    <w:rsid w:val="004D478A"/>
    <w:rsid w:val="004E39D7"/>
    <w:rsid w:val="00502751"/>
    <w:rsid w:val="00557C7B"/>
    <w:rsid w:val="005B45E9"/>
    <w:rsid w:val="005D53BF"/>
    <w:rsid w:val="006033BF"/>
    <w:rsid w:val="00611B9D"/>
    <w:rsid w:val="006431CB"/>
    <w:rsid w:val="006431F5"/>
    <w:rsid w:val="00645822"/>
    <w:rsid w:val="006526DB"/>
    <w:rsid w:val="00691254"/>
    <w:rsid w:val="006F4703"/>
    <w:rsid w:val="006F47EA"/>
    <w:rsid w:val="006F5214"/>
    <w:rsid w:val="0070229C"/>
    <w:rsid w:val="00712455"/>
    <w:rsid w:val="007575D3"/>
    <w:rsid w:val="00785861"/>
    <w:rsid w:val="007D48E2"/>
    <w:rsid w:val="007D4AC0"/>
    <w:rsid w:val="007D7BFB"/>
    <w:rsid w:val="007E0253"/>
    <w:rsid w:val="007F43F0"/>
    <w:rsid w:val="0082114F"/>
    <w:rsid w:val="0084713F"/>
    <w:rsid w:val="008927D7"/>
    <w:rsid w:val="008D14FC"/>
    <w:rsid w:val="008F7420"/>
    <w:rsid w:val="0091056C"/>
    <w:rsid w:val="00912B0F"/>
    <w:rsid w:val="009648E6"/>
    <w:rsid w:val="009670B2"/>
    <w:rsid w:val="00980666"/>
    <w:rsid w:val="00980A17"/>
    <w:rsid w:val="00984027"/>
    <w:rsid w:val="00993E3C"/>
    <w:rsid w:val="00997C93"/>
    <w:rsid w:val="009A1551"/>
    <w:rsid w:val="009A4C7D"/>
    <w:rsid w:val="009C1BA1"/>
    <w:rsid w:val="009E7910"/>
    <w:rsid w:val="009F68B3"/>
    <w:rsid w:val="00A21E48"/>
    <w:rsid w:val="00A263FE"/>
    <w:rsid w:val="00A74538"/>
    <w:rsid w:val="00A87B8C"/>
    <w:rsid w:val="00AA1341"/>
    <w:rsid w:val="00AA18CC"/>
    <w:rsid w:val="00AA6D27"/>
    <w:rsid w:val="00AB13BD"/>
    <w:rsid w:val="00AC50AA"/>
    <w:rsid w:val="00AE0A29"/>
    <w:rsid w:val="00B020E6"/>
    <w:rsid w:val="00B14AB6"/>
    <w:rsid w:val="00B34931"/>
    <w:rsid w:val="00B55476"/>
    <w:rsid w:val="00B56E8A"/>
    <w:rsid w:val="00B570CA"/>
    <w:rsid w:val="00B63DB6"/>
    <w:rsid w:val="00B70B08"/>
    <w:rsid w:val="00B86BC9"/>
    <w:rsid w:val="00B903BD"/>
    <w:rsid w:val="00B945C8"/>
    <w:rsid w:val="00BC4489"/>
    <w:rsid w:val="00BE667A"/>
    <w:rsid w:val="00C15761"/>
    <w:rsid w:val="00C411F8"/>
    <w:rsid w:val="00C47778"/>
    <w:rsid w:val="00C53F06"/>
    <w:rsid w:val="00C617AD"/>
    <w:rsid w:val="00C77E49"/>
    <w:rsid w:val="00C80384"/>
    <w:rsid w:val="00C9623D"/>
    <w:rsid w:val="00C96284"/>
    <w:rsid w:val="00CA0A37"/>
    <w:rsid w:val="00CC22C9"/>
    <w:rsid w:val="00D0263D"/>
    <w:rsid w:val="00D22178"/>
    <w:rsid w:val="00D231AF"/>
    <w:rsid w:val="00D300CD"/>
    <w:rsid w:val="00D404F1"/>
    <w:rsid w:val="00D51BC1"/>
    <w:rsid w:val="00D53A8C"/>
    <w:rsid w:val="00D80095"/>
    <w:rsid w:val="00DA1C41"/>
    <w:rsid w:val="00DA7C73"/>
    <w:rsid w:val="00DB56EC"/>
    <w:rsid w:val="00DB5CEA"/>
    <w:rsid w:val="00DF6D3A"/>
    <w:rsid w:val="00DF78AF"/>
    <w:rsid w:val="00E61467"/>
    <w:rsid w:val="00E72657"/>
    <w:rsid w:val="00E877AC"/>
    <w:rsid w:val="00EA2B14"/>
    <w:rsid w:val="00EA5277"/>
    <w:rsid w:val="00EA5E8B"/>
    <w:rsid w:val="00EF2AE1"/>
    <w:rsid w:val="00EF7553"/>
    <w:rsid w:val="00F04699"/>
    <w:rsid w:val="00F2046C"/>
    <w:rsid w:val="00F26017"/>
    <w:rsid w:val="00F629AB"/>
    <w:rsid w:val="00F8583F"/>
    <w:rsid w:val="00F92417"/>
    <w:rsid w:val="00FA3E95"/>
    <w:rsid w:val="00FE4D02"/>
    <w:rsid w:val="00FF2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2350"/>
      <w:outlineLvl w:val="0"/>
    </w:pPr>
    <w:rPr>
      <w:rFonts w:ascii="Arial" w:eastAsia="Arial" w:hAnsi="Arial"/>
      <w:sz w:val="66"/>
      <w:szCs w:val="66"/>
    </w:rPr>
  </w:style>
  <w:style w:type="paragraph" w:styleId="Heading2">
    <w:name w:val="heading 2"/>
    <w:basedOn w:val="Normal"/>
    <w:uiPriority w:val="1"/>
    <w:qFormat/>
    <w:pPr>
      <w:ind w:left="448"/>
      <w:outlineLvl w:val="1"/>
    </w:pPr>
    <w:rPr>
      <w:rFonts w:ascii="Arial" w:eastAsia="Arial" w:hAnsi="Arial"/>
      <w:sz w:val="54"/>
      <w:szCs w:val="54"/>
    </w:rPr>
  </w:style>
  <w:style w:type="paragraph" w:styleId="Heading3">
    <w:name w:val="heading 3"/>
    <w:basedOn w:val="Normal"/>
    <w:uiPriority w:val="1"/>
    <w:qFormat/>
    <w:pPr>
      <w:spacing w:before="91"/>
      <w:ind w:left="448"/>
      <w:outlineLvl w:val="2"/>
    </w:pPr>
    <w:rPr>
      <w:rFonts w:ascii="Arial" w:eastAsia="Arial" w:hAnsi="Arial"/>
      <w:sz w:val="42"/>
      <w:szCs w:val="42"/>
    </w:rPr>
  </w:style>
  <w:style w:type="paragraph" w:styleId="Heading4">
    <w:name w:val="heading 4"/>
    <w:basedOn w:val="Normal"/>
    <w:uiPriority w:val="1"/>
    <w:qFormat/>
    <w:pPr>
      <w:ind w:left="1992"/>
      <w:outlineLvl w:val="3"/>
    </w:pPr>
    <w:rPr>
      <w:rFonts w:ascii="Arial" w:eastAsia="Arial" w:hAnsi="Arial"/>
      <w:sz w:val="36"/>
      <w:szCs w:val="36"/>
    </w:rPr>
  </w:style>
  <w:style w:type="paragraph" w:styleId="Heading5">
    <w:name w:val="heading 5"/>
    <w:basedOn w:val="Normal"/>
    <w:uiPriority w:val="1"/>
    <w:qFormat/>
    <w:pPr>
      <w:ind w:left="100"/>
      <w:outlineLvl w:val="4"/>
    </w:pPr>
    <w:rPr>
      <w:rFonts w:ascii="Arial" w:eastAsia="Arial" w:hAnsi="Arial"/>
      <w:sz w:val="26"/>
      <w:szCs w:val="26"/>
    </w:rPr>
  </w:style>
  <w:style w:type="paragraph" w:styleId="Heading6">
    <w:name w:val="heading 6"/>
    <w:basedOn w:val="Normal"/>
    <w:uiPriority w:val="1"/>
    <w:qFormat/>
    <w:pPr>
      <w:ind w:left="100"/>
      <w:outlineLvl w:val="5"/>
    </w:pPr>
    <w:rPr>
      <w:rFonts w:ascii="Calibri" w:eastAsia="Calibri" w:hAnsi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5"/>
      <w:ind w:left="100"/>
    </w:pPr>
    <w:rPr>
      <w:rFonts w:ascii="Calibri" w:eastAsia="Calibri" w:hAnsi="Calibri"/>
      <w:b/>
      <w:bCs/>
      <w:sz w:val="24"/>
      <w:szCs w:val="24"/>
    </w:rPr>
  </w:style>
  <w:style w:type="paragraph" w:styleId="BodyText">
    <w:name w:val="Body Text"/>
    <w:basedOn w:val="Normal"/>
    <w:uiPriority w:val="1"/>
    <w:qFormat/>
    <w:pPr>
      <w:ind w:left="460"/>
    </w:pPr>
    <w:rPr>
      <w:rFonts w:ascii="Calibri" w:eastAsia="Calibri" w:hAnsi="Calibri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3205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05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3493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962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6284"/>
  </w:style>
  <w:style w:type="paragraph" w:styleId="Footer">
    <w:name w:val="footer"/>
    <w:basedOn w:val="Normal"/>
    <w:link w:val="FooterChar"/>
    <w:uiPriority w:val="99"/>
    <w:unhideWhenUsed/>
    <w:rsid w:val="00C962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6284"/>
  </w:style>
  <w:style w:type="numbering" w:customStyle="1" w:styleId="NoList1">
    <w:name w:val="No List1"/>
    <w:next w:val="NoList"/>
    <w:uiPriority w:val="99"/>
    <w:semiHidden/>
    <w:unhideWhenUsed/>
    <w:rsid w:val="00061356"/>
  </w:style>
  <w:style w:type="character" w:styleId="CommentReference">
    <w:name w:val="annotation reference"/>
    <w:basedOn w:val="DefaultParagraphFont"/>
    <w:uiPriority w:val="99"/>
    <w:semiHidden/>
    <w:unhideWhenUsed/>
    <w:rsid w:val="0003199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3199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3199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199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199B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2350"/>
      <w:outlineLvl w:val="0"/>
    </w:pPr>
    <w:rPr>
      <w:rFonts w:ascii="Arial" w:eastAsia="Arial" w:hAnsi="Arial"/>
      <w:sz w:val="66"/>
      <w:szCs w:val="66"/>
    </w:rPr>
  </w:style>
  <w:style w:type="paragraph" w:styleId="Heading2">
    <w:name w:val="heading 2"/>
    <w:basedOn w:val="Normal"/>
    <w:uiPriority w:val="1"/>
    <w:qFormat/>
    <w:pPr>
      <w:ind w:left="448"/>
      <w:outlineLvl w:val="1"/>
    </w:pPr>
    <w:rPr>
      <w:rFonts w:ascii="Arial" w:eastAsia="Arial" w:hAnsi="Arial"/>
      <w:sz w:val="54"/>
      <w:szCs w:val="54"/>
    </w:rPr>
  </w:style>
  <w:style w:type="paragraph" w:styleId="Heading3">
    <w:name w:val="heading 3"/>
    <w:basedOn w:val="Normal"/>
    <w:uiPriority w:val="1"/>
    <w:qFormat/>
    <w:pPr>
      <w:spacing w:before="91"/>
      <w:ind w:left="448"/>
      <w:outlineLvl w:val="2"/>
    </w:pPr>
    <w:rPr>
      <w:rFonts w:ascii="Arial" w:eastAsia="Arial" w:hAnsi="Arial"/>
      <w:sz w:val="42"/>
      <w:szCs w:val="42"/>
    </w:rPr>
  </w:style>
  <w:style w:type="paragraph" w:styleId="Heading4">
    <w:name w:val="heading 4"/>
    <w:basedOn w:val="Normal"/>
    <w:uiPriority w:val="1"/>
    <w:qFormat/>
    <w:pPr>
      <w:ind w:left="1992"/>
      <w:outlineLvl w:val="3"/>
    </w:pPr>
    <w:rPr>
      <w:rFonts w:ascii="Arial" w:eastAsia="Arial" w:hAnsi="Arial"/>
      <w:sz w:val="36"/>
      <w:szCs w:val="36"/>
    </w:rPr>
  </w:style>
  <w:style w:type="paragraph" w:styleId="Heading5">
    <w:name w:val="heading 5"/>
    <w:basedOn w:val="Normal"/>
    <w:uiPriority w:val="1"/>
    <w:qFormat/>
    <w:pPr>
      <w:ind w:left="100"/>
      <w:outlineLvl w:val="4"/>
    </w:pPr>
    <w:rPr>
      <w:rFonts w:ascii="Arial" w:eastAsia="Arial" w:hAnsi="Arial"/>
      <w:sz w:val="26"/>
      <w:szCs w:val="26"/>
    </w:rPr>
  </w:style>
  <w:style w:type="paragraph" w:styleId="Heading6">
    <w:name w:val="heading 6"/>
    <w:basedOn w:val="Normal"/>
    <w:uiPriority w:val="1"/>
    <w:qFormat/>
    <w:pPr>
      <w:ind w:left="100"/>
      <w:outlineLvl w:val="5"/>
    </w:pPr>
    <w:rPr>
      <w:rFonts w:ascii="Calibri" w:eastAsia="Calibri" w:hAnsi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5"/>
      <w:ind w:left="100"/>
    </w:pPr>
    <w:rPr>
      <w:rFonts w:ascii="Calibri" w:eastAsia="Calibri" w:hAnsi="Calibri"/>
      <w:b/>
      <w:bCs/>
      <w:sz w:val="24"/>
      <w:szCs w:val="24"/>
    </w:rPr>
  </w:style>
  <w:style w:type="paragraph" w:styleId="BodyText">
    <w:name w:val="Body Text"/>
    <w:basedOn w:val="Normal"/>
    <w:uiPriority w:val="1"/>
    <w:qFormat/>
    <w:pPr>
      <w:ind w:left="460"/>
    </w:pPr>
    <w:rPr>
      <w:rFonts w:ascii="Calibri" w:eastAsia="Calibri" w:hAnsi="Calibri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3205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05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3493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962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6284"/>
  </w:style>
  <w:style w:type="paragraph" w:styleId="Footer">
    <w:name w:val="footer"/>
    <w:basedOn w:val="Normal"/>
    <w:link w:val="FooterChar"/>
    <w:uiPriority w:val="99"/>
    <w:unhideWhenUsed/>
    <w:rsid w:val="00C962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6284"/>
  </w:style>
  <w:style w:type="numbering" w:customStyle="1" w:styleId="NoList1">
    <w:name w:val="No List1"/>
    <w:next w:val="NoList"/>
    <w:uiPriority w:val="99"/>
    <w:semiHidden/>
    <w:unhideWhenUsed/>
    <w:rsid w:val="00061356"/>
  </w:style>
  <w:style w:type="character" w:styleId="CommentReference">
    <w:name w:val="annotation reference"/>
    <w:basedOn w:val="DefaultParagraphFont"/>
    <w:uiPriority w:val="99"/>
    <w:semiHidden/>
    <w:unhideWhenUsed/>
    <w:rsid w:val="0003199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3199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3199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199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199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omments" Target="comment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C285C2-1C47-4DE5-879A-7DF026640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1100</Words>
  <Characters>6271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Housing and Urban Development</Company>
  <LinksUpToDate>false</LinksUpToDate>
  <CharactersWithSpaces>7357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Goldschmidt, Michael</dc:creator>
  <cp:lastModifiedBy>Goldschmidt, Michael</cp:lastModifiedBy>
  <cp:revision>5</cp:revision>
  <cp:lastPrinted>2015-11-12T05:33:00Z</cp:lastPrinted>
  <dcterms:created xsi:type="dcterms:W3CDTF">2016-05-19T19:31:00Z</dcterms:created>
  <dcterms:modified xsi:type="dcterms:W3CDTF">2016-05-19T23:06:00Z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2015-03-20T00:00:00Z</vt:filetime>
  </property>
  <property fmtid="{D5CDD505-2E9C-101B-9397-08002B2CF9AE}" pid="3" name="LastSaved">
    <vt:filetime>2015-06-23T00:00:00Z</vt:filetime>
  </property>
  <property fmtid="{D5CDD505-2E9C-101B-9397-08002B2CF9AE}" pid="4" name="_NewReviewCycle">
    <vt:lpwstr/>
  </property>
  <property fmtid="{D5CDD505-2E9C-101B-9397-08002B2CF9AE}" pid="5" name="_AdHocReviewCycleID">
    <vt:i4>-1892829866</vt:i4>
  </property>
  <property fmtid="{D5CDD505-2E9C-101B-9397-08002B2CF9AE}" pid="6" name="_EmailSubject">
    <vt:lpwstr>EDaSaHH Stakeholder Edits</vt:lpwstr>
  </property>
  <property fmtid="{D5CDD505-2E9C-101B-9397-08002B2CF9AE}" pid="7" name="_AuthorEmail">
    <vt:lpwstr>Shannon.E.Steinbauer@hud.gov</vt:lpwstr>
  </property>
  <property fmtid="{D5CDD505-2E9C-101B-9397-08002B2CF9AE}" pid="8" name="_AuthorEmailDisplayName">
    <vt:lpwstr>Steinbauer, Shannon E</vt:lpwstr>
  </property>
  <property fmtid="{D5CDD505-2E9C-101B-9397-08002B2CF9AE}" pid="9" name="_ReviewingToolsShownOnce">
    <vt:lpwstr/>
  </property>
</Properties>
</file>