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51" w:rsidRDefault="00EA5AA3" w:rsidP="00BC4489">
      <w:pPr>
        <w:pStyle w:val="Heading1"/>
        <w:spacing w:line="728" w:lineRule="exact"/>
        <w:ind w:left="3240"/>
        <w:rPr>
          <w:rFonts w:ascii="Arial Black" w:hAnsi="Arial Black"/>
          <w:color w:val="FFFFFF"/>
          <w:spacing w:val="13"/>
          <w:w w:val="105"/>
        </w:rPr>
      </w:pPr>
      <w:r>
        <w:rPr>
          <w:rFonts w:cs="Calibri"/>
          <w:noProof/>
          <w:sz w:val="22"/>
          <w:szCs w:val="22"/>
        </w:rPr>
        <w:drawing>
          <wp:anchor distT="0" distB="0" distL="114300" distR="114300" simplePos="0" relativeHeight="251665408" behindDoc="1" locked="0" layoutInCell="1" allowOverlap="1" wp14:anchorId="269955A1" wp14:editId="6376D15C">
            <wp:simplePos x="0" y="0"/>
            <wp:positionH relativeFrom="column">
              <wp:posOffset>-381000</wp:posOffset>
            </wp:positionH>
            <wp:positionV relativeFrom="paragraph">
              <wp:posOffset>-285115</wp:posOffset>
            </wp:positionV>
            <wp:extent cx="1914525" cy="1202055"/>
            <wp:effectExtent l="0" t="0" r="9525" b="0"/>
            <wp:wrapThrough wrapText="bothSides">
              <wp:wrapPolygon edited="0">
                <wp:start x="0" y="0"/>
                <wp:lineTo x="0" y="21223"/>
                <wp:lineTo x="21493" y="21223"/>
                <wp:lineTo x="2149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1202055"/>
                    </a:xfrm>
                    <a:prstGeom prst="rect">
                      <a:avLst/>
                    </a:prstGeom>
                    <a:noFill/>
                    <a:ln>
                      <a:noFill/>
                    </a:ln>
                  </pic:spPr>
                </pic:pic>
              </a:graphicData>
            </a:graphic>
            <wp14:sizeRelH relativeFrom="page">
              <wp14:pctWidth>0</wp14:pctWidth>
            </wp14:sizeRelH>
            <wp14:sizeRelV relativeFrom="page">
              <wp14:pctHeight>0</wp14:pctHeight>
            </wp14:sizeRelV>
          </wp:anchor>
        </w:drawing>
      </w:r>
      <w:r w:rsidR="00984027">
        <w:rPr>
          <w:noProof/>
        </w:rPr>
        <mc:AlternateContent>
          <mc:Choice Requires="wpg">
            <w:drawing>
              <wp:anchor distT="0" distB="0" distL="114300" distR="114300" simplePos="0" relativeHeight="251585024" behindDoc="1" locked="0" layoutInCell="1" allowOverlap="1" wp14:anchorId="76130672" wp14:editId="52EB43EA">
                <wp:simplePos x="0" y="0"/>
                <wp:positionH relativeFrom="page">
                  <wp:posOffset>453390</wp:posOffset>
                </wp:positionH>
                <wp:positionV relativeFrom="page">
                  <wp:posOffset>0</wp:posOffset>
                </wp:positionV>
                <wp:extent cx="6866255" cy="1572260"/>
                <wp:effectExtent l="0" t="0" r="0" b="8890"/>
                <wp:wrapNone/>
                <wp:docPr id="1010" name="Group 1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255" cy="1572260"/>
                          <a:chOff x="714" y="0"/>
                          <a:chExt cx="10813" cy="2476"/>
                        </a:xfrm>
                      </wpg:grpSpPr>
                      <wpg:grpSp>
                        <wpg:cNvPr id="1012" name="Group 1016"/>
                        <wpg:cNvGrpSpPr>
                          <a:grpSpLocks/>
                        </wpg:cNvGrpSpPr>
                        <wpg:grpSpPr bwMode="auto">
                          <a:xfrm>
                            <a:off x="714" y="0"/>
                            <a:ext cx="10813" cy="1846"/>
                            <a:chOff x="714" y="0"/>
                            <a:chExt cx="10813" cy="1846"/>
                          </a:xfrm>
                        </wpg:grpSpPr>
                        <wps:wsp>
                          <wps:cNvPr id="1013" name="Freeform 1017"/>
                          <wps:cNvSpPr>
                            <a:spLocks/>
                          </wps:cNvSpPr>
                          <wps:spPr bwMode="auto">
                            <a:xfrm>
                              <a:off x="714" y="0"/>
                              <a:ext cx="10813" cy="1846"/>
                            </a:xfrm>
                            <a:custGeom>
                              <a:avLst/>
                              <a:gdLst>
                                <a:gd name="T0" fmla="+- 0 714 714"/>
                                <a:gd name="T1" fmla="*/ T0 w 10813"/>
                                <a:gd name="T2" fmla="*/ 0 h 1846"/>
                                <a:gd name="T3" fmla="+- 0 714 714"/>
                                <a:gd name="T4" fmla="*/ T3 w 10813"/>
                                <a:gd name="T5" fmla="*/ 1646 h 1846"/>
                                <a:gd name="T6" fmla="+- 0 715 714"/>
                                <a:gd name="T7" fmla="*/ T6 w 10813"/>
                                <a:gd name="T8" fmla="*/ 1712 h 1846"/>
                                <a:gd name="T9" fmla="+- 0 724 714"/>
                                <a:gd name="T10" fmla="*/ T9 w 10813"/>
                                <a:gd name="T11" fmla="*/ 1781 h 1846"/>
                                <a:gd name="T12" fmla="+- 0 763 714"/>
                                <a:gd name="T13" fmla="*/ T12 w 10813"/>
                                <a:gd name="T14" fmla="*/ 1829 h 1846"/>
                                <a:gd name="T15" fmla="+- 0 821 714"/>
                                <a:gd name="T16" fmla="*/ T15 w 10813"/>
                                <a:gd name="T17" fmla="*/ 1843 h 1846"/>
                                <a:gd name="T18" fmla="+- 0 915 714"/>
                                <a:gd name="T19" fmla="*/ T18 w 10813"/>
                                <a:gd name="T20" fmla="*/ 1846 h 1846"/>
                                <a:gd name="T21" fmla="+- 0 11362 714"/>
                                <a:gd name="T22" fmla="*/ T21 w 10813"/>
                                <a:gd name="T23" fmla="*/ 1845 h 1846"/>
                                <a:gd name="T24" fmla="+- 0 11442 714"/>
                                <a:gd name="T25" fmla="*/ T24 w 10813"/>
                                <a:gd name="T26" fmla="*/ 1839 h 1846"/>
                                <a:gd name="T27" fmla="+- 0 11502 714"/>
                                <a:gd name="T28" fmla="*/ T27 w 10813"/>
                                <a:gd name="T29" fmla="*/ 1810 h 1846"/>
                                <a:gd name="T30" fmla="+- 0 11523 714"/>
                                <a:gd name="T31" fmla="*/ T30 w 10813"/>
                                <a:gd name="T32" fmla="*/ 1738 h 1846"/>
                                <a:gd name="T33" fmla="+- 0 11526 714"/>
                                <a:gd name="T34" fmla="*/ T33 w 10813"/>
                                <a:gd name="T35" fmla="*/ 1646 h 1846"/>
                                <a:gd name="T36" fmla="+- 0 11526 714"/>
                                <a:gd name="T37" fmla="*/ T36 w 10813"/>
                                <a:gd name="T38" fmla="*/ 0 h 1846"/>
                                <a:gd name="T39" fmla="+- 0 714 714"/>
                                <a:gd name="T40" fmla="*/ T39 w 10813"/>
                                <a:gd name="T41" fmla="*/ 0 h 184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Lst>
                              <a:rect l="0" t="0" r="r" b="b"/>
                              <a:pathLst>
                                <a:path w="10813" h="1846">
                                  <a:moveTo>
                                    <a:pt x="0" y="0"/>
                                  </a:moveTo>
                                  <a:lnTo>
                                    <a:pt x="0" y="1646"/>
                                  </a:lnTo>
                                  <a:lnTo>
                                    <a:pt x="1" y="1712"/>
                                  </a:lnTo>
                                  <a:lnTo>
                                    <a:pt x="10" y="1781"/>
                                  </a:lnTo>
                                  <a:lnTo>
                                    <a:pt x="49" y="1829"/>
                                  </a:lnTo>
                                  <a:lnTo>
                                    <a:pt x="107" y="1843"/>
                                  </a:lnTo>
                                  <a:lnTo>
                                    <a:pt x="201" y="1846"/>
                                  </a:lnTo>
                                  <a:lnTo>
                                    <a:pt x="10648" y="1845"/>
                                  </a:lnTo>
                                  <a:lnTo>
                                    <a:pt x="10728" y="1839"/>
                                  </a:lnTo>
                                  <a:lnTo>
                                    <a:pt x="10788" y="1810"/>
                                  </a:lnTo>
                                  <a:lnTo>
                                    <a:pt x="10809" y="1738"/>
                                  </a:lnTo>
                                  <a:lnTo>
                                    <a:pt x="10812" y="1646"/>
                                  </a:lnTo>
                                  <a:lnTo>
                                    <a:pt x="10812" y="0"/>
                                  </a:lnTo>
                                  <a:lnTo>
                                    <a:pt x="0" y="0"/>
                                  </a:lnTo>
                                </a:path>
                              </a:pathLst>
                            </a:custGeom>
                            <a:solidFill>
                              <a:srgbClr val="0079C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14" name="Group 1014"/>
                        <wpg:cNvGrpSpPr>
                          <a:grpSpLocks/>
                        </wpg:cNvGrpSpPr>
                        <wpg:grpSpPr bwMode="auto">
                          <a:xfrm>
                            <a:off x="2333" y="1846"/>
                            <a:ext cx="7574" cy="630"/>
                            <a:chOff x="2333" y="1846"/>
                            <a:chExt cx="7574" cy="630"/>
                          </a:xfrm>
                        </wpg:grpSpPr>
                        <wps:wsp>
                          <wps:cNvPr id="1015" name="Freeform 1015"/>
                          <wps:cNvSpPr>
                            <a:spLocks/>
                          </wps:cNvSpPr>
                          <wps:spPr bwMode="auto">
                            <a:xfrm>
                              <a:off x="2333" y="1846"/>
                              <a:ext cx="7574" cy="630"/>
                            </a:xfrm>
                            <a:custGeom>
                              <a:avLst/>
                              <a:gdLst>
                                <a:gd name="T0" fmla="+- 0 9907 2333"/>
                                <a:gd name="T1" fmla="*/ T0 w 7574"/>
                                <a:gd name="T2" fmla="+- 0 1846 1846"/>
                                <a:gd name="T3" fmla="*/ 1846 h 630"/>
                                <a:gd name="T4" fmla="+- 0 2333 2333"/>
                                <a:gd name="T5" fmla="*/ T4 w 7574"/>
                                <a:gd name="T6" fmla="+- 0 1846 1846"/>
                                <a:gd name="T7" fmla="*/ 1846 h 630"/>
                                <a:gd name="T8" fmla="+- 0 2333 2333"/>
                                <a:gd name="T9" fmla="*/ T8 w 7574"/>
                                <a:gd name="T10" fmla="+- 0 2276 1846"/>
                                <a:gd name="T11" fmla="*/ 2276 h 630"/>
                                <a:gd name="T12" fmla="+- 0 2334 2333"/>
                                <a:gd name="T13" fmla="*/ T12 w 7574"/>
                                <a:gd name="T14" fmla="+- 0 2342 1846"/>
                                <a:gd name="T15" fmla="*/ 2342 h 630"/>
                                <a:gd name="T16" fmla="+- 0 2344 2333"/>
                                <a:gd name="T17" fmla="*/ T16 w 7574"/>
                                <a:gd name="T18" fmla="+- 0 2411 1846"/>
                                <a:gd name="T19" fmla="*/ 2411 h 630"/>
                                <a:gd name="T20" fmla="+- 0 2382 2333"/>
                                <a:gd name="T21" fmla="*/ T20 w 7574"/>
                                <a:gd name="T22" fmla="+- 0 2459 1846"/>
                                <a:gd name="T23" fmla="*/ 2459 h 630"/>
                                <a:gd name="T24" fmla="+- 0 2441 2333"/>
                                <a:gd name="T25" fmla="*/ T24 w 7574"/>
                                <a:gd name="T26" fmla="+- 0 2473 1846"/>
                                <a:gd name="T27" fmla="*/ 2473 h 630"/>
                                <a:gd name="T28" fmla="+- 0 2534 2333"/>
                                <a:gd name="T29" fmla="*/ T28 w 7574"/>
                                <a:gd name="T30" fmla="+- 0 2476 1846"/>
                                <a:gd name="T31" fmla="*/ 2476 h 630"/>
                                <a:gd name="T32" fmla="+- 0 9742 2333"/>
                                <a:gd name="T33" fmla="*/ T32 w 7574"/>
                                <a:gd name="T34" fmla="+- 0 2475 1846"/>
                                <a:gd name="T35" fmla="*/ 2475 h 630"/>
                                <a:gd name="T36" fmla="+- 0 9823 2333"/>
                                <a:gd name="T37" fmla="*/ T36 w 7574"/>
                                <a:gd name="T38" fmla="+- 0 2469 1846"/>
                                <a:gd name="T39" fmla="*/ 2469 h 630"/>
                                <a:gd name="T40" fmla="+- 0 9882 2333"/>
                                <a:gd name="T41" fmla="*/ T40 w 7574"/>
                                <a:gd name="T42" fmla="+- 0 2440 1846"/>
                                <a:gd name="T43" fmla="*/ 2440 h 630"/>
                                <a:gd name="T44" fmla="+- 0 9904 2333"/>
                                <a:gd name="T45" fmla="*/ T44 w 7574"/>
                                <a:gd name="T46" fmla="+- 0 2368 1846"/>
                                <a:gd name="T47" fmla="*/ 2368 h 630"/>
                                <a:gd name="T48" fmla="+- 0 9907 2333"/>
                                <a:gd name="T49" fmla="*/ T48 w 7574"/>
                                <a:gd name="T50" fmla="+- 0 2276 1846"/>
                                <a:gd name="T51" fmla="*/ 2276 h 630"/>
                                <a:gd name="T52" fmla="+- 0 9907 2333"/>
                                <a:gd name="T53" fmla="*/ T52 w 7574"/>
                                <a:gd name="T54" fmla="+- 0 1846 1846"/>
                                <a:gd name="T55" fmla="*/ 1846 h 6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574" h="630">
                                  <a:moveTo>
                                    <a:pt x="7574" y="0"/>
                                  </a:moveTo>
                                  <a:lnTo>
                                    <a:pt x="0" y="0"/>
                                  </a:lnTo>
                                  <a:lnTo>
                                    <a:pt x="0" y="430"/>
                                  </a:lnTo>
                                  <a:lnTo>
                                    <a:pt x="1" y="496"/>
                                  </a:lnTo>
                                  <a:lnTo>
                                    <a:pt x="11" y="565"/>
                                  </a:lnTo>
                                  <a:lnTo>
                                    <a:pt x="49" y="613"/>
                                  </a:lnTo>
                                  <a:lnTo>
                                    <a:pt x="108" y="627"/>
                                  </a:lnTo>
                                  <a:lnTo>
                                    <a:pt x="201" y="630"/>
                                  </a:lnTo>
                                  <a:lnTo>
                                    <a:pt x="7409" y="629"/>
                                  </a:lnTo>
                                  <a:lnTo>
                                    <a:pt x="7490" y="623"/>
                                  </a:lnTo>
                                  <a:lnTo>
                                    <a:pt x="7549" y="594"/>
                                  </a:lnTo>
                                  <a:lnTo>
                                    <a:pt x="7571" y="522"/>
                                  </a:lnTo>
                                  <a:lnTo>
                                    <a:pt x="7574" y="430"/>
                                  </a:lnTo>
                                  <a:lnTo>
                                    <a:pt x="7574" y="0"/>
                                  </a:lnTo>
                                  <a:close/>
                                </a:path>
                              </a:pathLst>
                            </a:custGeom>
                            <a:solidFill>
                              <a:srgbClr val="E1E9F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646B3" w:rsidRDefault="008646B3"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8646B3" w:rsidRDefault="008646B3" w:rsidP="007575D3">
                                <w:pPr>
                                  <w:jc w:val="center"/>
                                </w:pP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9" o:spid="_x0000_s1026" style="position:absolute;left:0;text-align:left;margin-left:35.7pt;margin-top:0;width:540.65pt;height:123.8pt;z-index:-251731456;mso-position-horizontal-relative:page;mso-position-vertical-relative:page" coordorigin="714" coordsize="10813,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">
                <v:group id="Group 1016" o:spid="_x0000_s1027" style="position:absolute;left:714;width:10813;height:1846" coordorigin="714" coordsize="10813,1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3EUsQAAADdAAAADwAAAGRycy9kb3ducmV2LnhtbERPS2vCQBC+F/wPywje&#10;6iZKS4muIYgVD6FQLYi3ITsmwexsyG7z+PfdQqG3+fies01H04ieOldbVhAvIxDEhdU1lwq+Lu/P&#10;byCcR9bYWCYFEzlId7OnLSbaDvxJ/dmXIoSwS1BB5X2bSOmKigy6pW2JA3e3nUEfYFdK3eEQwk0j&#10;V1H0Kg3WHBoqbGlfUfE4fxsFxwGHbB0f+vxx30+3y8vHNY9JqcV8zDYgPI3+X/znPukwP4pX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d3EUsQAAADdAAAA&#10;DwAAAAAAAAAAAAAAAACqAgAAZHJzL2Rvd25yZXYueG1sUEsFBgAAAAAEAAQA+gAAAJsDAAAAAA==&#10;">
                  <v:shape id="Freeform 1017" o:spid="_x0000_s1028" style="position:absolute;left:714;width:10813;height:1846;visibility:visible;mso-wrap-style:square;v-text-anchor:top" coordsize="10813,1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eyWMEA&#10;AADdAAAADwAAAGRycy9kb3ducmV2LnhtbERPzWrCQBC+F/oOyxS81Y2VFomuIlKl9da0DzBmx2xI&#10;djZkR41v3xUEb/Px/c5iNfhWnamPdWADk3EGirgMtubKwN/v9nUGKgqyxTYwGbhShNXy+WmBuQ0X&#10;/qFzIZVKIRxzNOBEulzrWDryGMehI07cMfQeJcG+0rbHSwr3rX7Lsg/tsebU4LCjjaOyKU7ewPvu&#10;OtPfrmDXHGS62cdGtrtPY0Yvw3oOSmiQh/ju/rJpfjaZwu2bdIJ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XsljBAAAA3QAAAA8AAAAAAAAAAAAAAAAAmAIAAGRycy9kb3du&#10;cmV2LnhtbFBLBQYAAAAABAAEAPUAAACGAwAAAAA=&#10;" path="m,l,1646r1,66l10,1781r39,48l107,1843r94,3l10648,1845r80,-6l10788,1810r21,-72l10812,1646,10812,,,e" fillcolor="#0079c1" stroked="f">
                    <v:path arrowok="t" o:connecttype="custom" o:connectlocs="0,0;0,1646;1,1712;10,1781;49,1829;107,1843;201,1846;10648,1845;10728,1839;10788,1810;10809,1738;10812,1646;10812,0;0,0" o:connectangles="0,0,0,0,0,0,0,0,0,0,0,0,0,0"/>
                  </v:shape>
                </v:group>
                <v:group id="Group 1014" o:spid="_x0000_s1029" style="position:absolute;left:2333;top:1846;width:7574;height:630" coordorigin="2333,1846" coordsize="7574,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j5vcQAAADdAAAADwAAAGRycy9kb3ducmV2LnhtbERPS2vCQBC+F/wPywi9&#10;NZtoWyRmFZFaegiFqiDehuyYBLOzIbvN4993C4Xe5uN7TrYdTSN66lxtWUESxSCIC6trLhWcT4en&#10;FQjnkTU2lknBRA62m9lDhqm2A39Rf/SlCCHsUlRQed+mUrqiIoMusi1x4G62M+gD7EqpOxxCuGnk&#10;Io5fpcGaQ0OFLe0rKu7Hb6PgfcBht0ze+vx+20/X08vnJU9Iqcf5uFuD8DT6f/Gf+0OH+XHyDL/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j5vcQAAADdAAAA&#10;DwAAAAAAAAAAAAAAAACqAgAAZHJzL2Rvd25yZXYueG1sUEsFBgAAAAAEAAQA+gAAAJsDAAAAAA==&#10;">
                  <v:shape id="Freeform 1015" o:spid="_x0000_s1030" style="position:absolute;left:2333;top:1846;width:7574;height:630;visibility:visible;mso-wrap-style:square;v-text-anchor:top" coordsize="7574,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gH8IA&#10;AADdAAAADwAAAGRycy9kb3ducmV2LnhtbERPTWvCQBC9F/oflil4azYqLZq6ioQIXrWlXqfZSTYk&#10;Oxuyq4n/3i0UepvH+5zNbrKduNHgG8cK5kkKgrh0uuFawdfn4XUFwgdkjZ1jUnAnD7vt89MGM+1G&#10;PtHtHGoRQ9hnqMCE0GdS+tKQRZ+4njhylRsshgiHWuoBxxhuO7lI03dpseHYYLCn3FDZnq9WwUWa&#10;n5NZF3V1GN30nRftulu2Ss1epv0HiEBT+Bf/uY86zk/nb/D7TTxBb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FGAfwgAAAN0AAAAPAAAAAAAAAAAAAAAAAJgCAABkcnMvZG93&#10;bnJldi54bWxQSwUGAAAAAAQABAD1AAAAhwMAAAAA&#10;" adj="-11796480,,5400" path="m7574,l,,,430r1,66l11,565r38,48l108,627r93,3l7409,629r81,-6l7549,594r22,-72l7574,430,7574,xe" fillcolor="#e1e9f6" stroked="f">
                    <v:stroke joinstyle="round"/>
                    <v:formulas/>
                    <v:path arrowok="t" o:connecttype="custom" o:connectlocs="7574,1846;0,1846;0,2276;1,2342;11,2411;49,2459;108,2473;201,2476;7409,2475;7490,2469;7549,2440;7571,2368;7574,2276;7574,1846" o:connectangles="0,0,0,0,0,0,0,0,0,0,0,0,0,0" textboxrect="0,0,7574,630"/>
                    <v:textbox>
                      <w:txbxContent>
                        <w:p w:rsidR="008646B3" w:rsidRDefault="008646B3" w:rsidP="007575D3">
                          <w:pPr>
                            <w:pStyle w:val="Heading4"/>
                            <w:tabs>
                              <w:tab w:val="left" w:pos="7200"/>
                              <w:tab w:val="left" w:pos="9090"/>
                            </w:tabs>
                            <w:spacing w:before="23"/>
                            <w:ind w:left="0"/>
                            <w:jc w:val="center"/>
                            <w:rPr>
                              <w:rFonts w:ascii="Calibri" w:hAnsi="Calibri"/>
                              <w:i/>
                              <w:color w:val="0079C1"/>
                              <w:w w:val="120"/>
                            </w:rPr>
                          </w:pPr>
                          <w:r w:rsidRPr="007575D3">
                            <w:rPr>
                              <w:rFonts w:ascii="Calibri" w:hAnsi="Calibri"/>
                              <w:i/>
                              <w:color w:val="0079C1"/>
                              <w:w w:val="120"/>
                            </w:rPr>
                            <w:t>Wh</w:t>
                          </w:r>
                          <w:r w:rsidRPr="007575D3">
                            <w:rPr>
                              <w:rFonts w:ascii="Calibri" w:hAnsi="Calibri"/>
                              <w:i/>
                              <w:color w:val="0079C1"/>
                              <w:spacing w:val="-3"/>
                              <w:w w:val="120"/>
                            </w:rPr>
                            <w:t>a</w:t>
                          </w:r>
                          <w:r w:rsidRPr="007575D3">
                            <w:rPr>
                              <w:rFonts w:ascii="Calibri" w:hAnsi="Calibri"/>
                              <w:i/>
                              <w:color w:val="0079C1"/>
                              <w:w w:val="120"/>
                            </w:rPr>
                            <w:t>t</w:t>
                          </w:r>
                          <w:r w:rsidRPr="007575D3">
                            <w:rPr>
                              <w:rFonts w:ascii="Calibri" w:hAnsi="Calibri"/>
                              <w:i/>
                              <w:color w:val="0079C1"/>
                              <w:spacing w:val="-52"/>
                              <w:w w:val="120"/>
                            </w:rPr>
                            <w:t xml:space="preserve"> </w:t>
                          </w:r>
                          <w:r w:rsidRPr="007575D3">
                            <w:rPr>
                              <w:rFonts w:ascii="Calibri" w:hAnsi="Calibri"/>
                              <w:i/>
                              <w:color w:val="0079C1"/>
                              <w:w w:val="120"/>
                            </w:rPr>
                            <w:t>are</w:t>
                          </w:r>
                          <w:r w:rsidRPr="007575D3">
                            <w:rPr>
                              <w:rFonts w:ascii="Calibri" w:hAnsi="Calibri"/>
                              <w:i/>
                              <w:color w:val="0079C1"/>
                              <w:spacing w:val="-52"/>
                              <w:w w:val="120"/>
                            </w:rPr>
                            <w:t xml:space="preserve"> </w:t>
                          </w:r>
                          <w:r w:rsidRPr="007575D3">
                            <w:rPr>
                              <w:rFonts w:ascii="Calibri" w:hAnsi="Calibri"/>
                              <w:i/>
                              <w:color w:val="0079C1"/>
                              <w:w w:val="120"/>
                            </w:rPr>
                            <w:t>the</w:t>
                          </w:r>
                          <w:r w:rsidRPr="007575D3">
                            <w:rPr>
                              <w:rFonts w:ascii="Calibri" w:hAnsi="Calibri"/>
                              <w:i/>
                              <w:color w:val="0079C1"/>
                              <w:spacing w:val="-52"/>
                              <w:w w:val="120"/>
                            </w:rPr>
                            <w:t xml:space="preserve"> </w:t>
                          </w:r>
                          <w:r w:rsidRPr="007575D3">
                            <w:rPr>
                              <w:rFonts w:ascii="Calibri" w:hAnsi="Calibri"/>
                              <w:i/>
                              <w:color w:val="0079C1"/>
                              <w:w w:val="120"/>
                            </w:rPr>
                            <w:t>Health</w:t>
                          </w:r>
                          <w:r w:rsidRPr="007575D3">
                            <w:rPr>
                              <w:rFonts w:ascii="Calibri" w:hAnsi="Calibri"/>
                              <w:i/>
                              <w:color w:val="0079C1"/>
                              <w:spacing w:val="-51"/>
                              <w:w w:val="120"/>
                            </w:rPr>
                            <w:t xml:space="preserve"> </w:t>
                          </w:r>
                          <w:r w:rsidRPr="007575D3">
                            <w:rPr>
                              <w:rFonts w:ascii="Calibri" w:hAnsi="Calibri"/>
                              <w:i/>
                              <w:color w:val="0079C1"/>
                              <w:w w:val="120"/>
                            </w:rPr>
                            <w:t>and</w:t>
                          </w:r>
                          <w:r w:rsidRPr="007575D3">
                            <w:rPr>
                              <w:rFonts w:ascii="Calibri" w:hAnsi="Calibri"/>
                              <w:i/>
                              <w:color w:val="0079C1"/>
                              <w:spacing w:val="-52"/>
                              <w:w w:val="120"/>
                            </w:rPr>
                            <w:t xml:space="preserve"> </w:t>
                          </w:r>
                          <w:r w:rsidRPr="007575D3">
                            <w:rPr>
                              <w:rFonts w:ascii="Calibri" w:hAnsi="Calibri"/>
                              <w:i/>
                              <w:color w:val="0079C1"/>
                              <w:w w:val="120"/>
                            </w:rPr>
                            <w:t>Sa</w:t>
                          </w:r>
                          <w:r w:rsidRPr="007575D3">
                            <w:rPr>
                              <w:rFonts w:ascii="Calibri" w:hAnsi="Calibri"/>
                              <w:i/>
                              <w:color w:val="0079C1"/>
                              <w:spacing w:val="-4"/>
                              <w:w w:val="120"/>
                            </w:rPr>
                            <w:t>f</w:t>
                          </w:r>
                          <w:r w:rsidRPr="007575D3">
                            <w:rPr>
                              <w:rFonts w:ascii="Calibri" w:hAnsi="Calibri"/>
                              <w:i/>
                              <w:color w:val="0079C1"/>
                              <w:w w:val="120"/>
                            </w:rPr>
                            <w:t>ety</w:t>
                          </w:r>
                          <w:r w:rsidRPr="007575D3">
                            <w:rPr>
                              <w:rFonts w:ascii="Calibri" w:hAnsi="Calibri"/>
                              <w:i/>
                              <w:color w:val="0079C1"/>
                              <w:spacing w:val="-52"/>
                              <w:w w:val="120"/>
                            </w:rPr>
                            <w:t xml:space="preserve"> </w:t>
                          </w:r>
                          <w:r w:rsidRPr="007575D3">
                            <w:rPr>
                              <w:rFonts w:ascii="Calibri" w:hAnsi="Calibri"/>
                              <w:i/>
                              <w:color w:val="0079C1"/>
                              <w:w w:val="120"/>
                            </w:rPr>
                            <w:t>Ris</w:t>
                          </w:r>
                          <w:r w:rsidRPr="007575D3">
                            <w:rPr>
                              <w:rFonts w:ascii="Calibri" w:hAnsi="Calibri"/>
                              <w:i/>
                              <w:color w:val="0079C1"/>
                              <w:spacing w:val="-3"/>
                              <w:w w:val="120"/>
                            </w:rPr>
                            <w:t>k</w:t>
                          </w:r>
                          <w:r w:rsidRPr="007575D3">
                            <w:rPr>
                              <w:rFonts w:ascii="Calibri" w:hAnsi="Calibri"/>
                              <w:i/>
                              <w:color w:val="0079C1"/>
                              <w:w w:val="120"/>
                            </w:rPr>
                            <w:t>s?</w:t>
                          </w:r>
                        </w:p>
                        <w:p w:rsidR="008646B3" w:rsidRDefault="008646B3" w:rsidP="007575D3">
                          <w:pPr>
                            <w:jc w:val="center"/>
                          </w:pPr>
                        </w:p>
                      </w:txbxContent>
                    </v:textbox>
                  </v:shape>
                </v:group>
                <w10:wrap anchorx="page" anchory="page"/>
              </v:group>
            </w:pict>
          </mc:Fallback>
        </mc:AlternateContent>
      </w:r>
      <w:r>
        <w:rPr>
          <w:rFonts w:ascii="Arial Black" w:hAnsi="Arial Black"/>
          <w:color w:val="FFFFFF"/>
          <w:spacing w:val="13"/>
          <w:w w:val="105"/>
        </w:rPr>
        <w:t>HOME SAFETY</w:t>
      </w:r>
    </w:p>
    <w:p w:rsidR="00EA5AA3" w:rsidRDefault="00EA5AA3" w:rsidP="00BC4489">
      <w:pPr>
        <w:pStyle w:val="Heading1"/>
        <w:spacing w:line="728" w:lineRule="exact"/>
        <w:ind w:left="3240"/>
        <w:rPr>
          <w:rFonts w:ascii="Arial Black" w:hAnsi="Arial Black"/>
          <w:color w:val="FFFFFF"/>
          <w:spacing w:val="13"/>
          <w:w w:val="105"/>
        </w:rPr>
      </w:pPr>
    </w:p>
    <w:p w:rsidR="007575D3" w:rsidRPr="00E72657" w:rsidRDefault="007575D3" w:rsidP="00E72657">
      <w:pPr>
        <w:pStyle w:val="Heading1"/>
        <w:spacing w:line="728" w:lineRule="exact"/>
        <w:ind w:left="1645" w:hanging="565"/>
        <w:rPr>
          <w:rFonts w:ascii="Arial Black" w:hAnsi="Arial Black"/>
        </w:rPr>
      </w:pPr>
    </w:p>
    <w:p w:rsidR="00EA5AA3" w:rsidRPr="00F833D6" w:rsidRDefault="00F028A3" w:rsidP="00F833D6">
      <w:pPr>
        <w:pStyle w:val="BodyText"/>
        <w:spacing w:before="85"/>
        <w:ind w:left="180"/>
        <w:contextualSpacing/>
      </w:pPr>
      <w:r w:rsidRPr="00F833D6">
        <w:rPr>
          <w:rFonts w:cs="Calibri"/>
          <w:b/>
          <w:sz w:val="40"/>
          <w:szCs w:val="40"/>
          <w:rPrChange w:id="0" w:author="Goldschmidt, Michael" w:date="2016-05-20T00:07:00Z">
            <w:rPr>
              <w:rFonts w:cs="Calibri"/>
              <w:b/>
            </w:rPr>
          </w:rPrChange>
        </w:rPr>
        <w:t>W</w:t>
      </w:r>
      <w:r w:rsidR="00EA5AA3" w:rsidRPr="00F833D6">
        <w:rPr>
          <w:rFonts w:cs="Calibri"/>
          <w:sz w:val="22"/>
          <w:szCs w:val="22"/>
        </w:rPr>
        <w:t xml:space="preserve">hen it comes to safety, preventing </w:t>
      </w:r>
      <w:r w:rsidR="00EA5AA3" w:rsidRPr="00F833D6">
        <w:rPr>
          <w:sz w:val="22"/>
          <w:szCs w:val="22"/>
        </w:rPr>
        <w:t xml:space="preserve">injuries at home is important for people </w:t>
      </w:r>
      <w:r w:rsidR="00EA5AA3" w:rsidRPr="00F833D6">
        <w:rPr>
          <w:rFonts w:cs="Calibri"/>
          <w:sz w:val="22"/>
          <w:szCs w:val="22"/>
        </w:rPr>
        <w:t xml:space="preserve">of all ages. </w:t>
      </w:r>
      <w:r w:rsidRPr="00F833D6">
        <w:rPr>
          <w:rFonts w:cs="Calibri"/>
          <w:sz w:val="22"/>
          <w:szCs w:val="22"/>
          <w:rPrChange w:id="1" w:author="Goldschmidt, Michael" w:date="2016-05-20T00:07:00Z">
            <w:rPr>
              <w:rFonts w:cs="Calibri"/>
              <w:spacing w:val="3"/>
              <w:sz w:val="22"/>
              <w:szCs w:val="22"/>
            </w:rPr>
          </w:rPrChange>
        </w:rPr>
        <w:t>A family member’s</w:t>
      </w:r>
      <w:r w:rsidR="00EA5AA3" w:rsidRPr="00F833D6">
        <w:rPr>
          <w:rFonts w:cs="Calibri"/>
          <w:sz w:val="22"/>
          <w:szCs w:val="22"/>
          <w:rPrChange w:id="2" w:author="Goldschmidt, Michael" w:date="2016-05-20T00:07:00Z">
            <w:rPr>
              <w:rFonts w:cs="Calibri"/>
              <w:spacing w:val="3"/>
              <w:sz w:val="22"/>
              <w:szCs w:val="22"/>
            </w:rPr>
          </w:rPrChange>
        </w:rPr>
        <w:t xml:space="preserve"> chances of getting hurt </w:t>
      </w:r>
      <w:r w:rsidR="00EA5AA3" w:rsidRPr="00F833D6">
        <w:rPr>
          <w:sz w:val="22"/>
          <w:szCs w:val="22"/>
          <w:rPrChange w:id="3" w:author="Goldschmidt, Michael" w:date="2016-05-20T00:07:00Z">
            <w:rPr>
              <w:spacing w:val="-3"/>
              <w:sz w:val="22"/>
              <w:szCs w:val="22"/>
            </w:rPr>
          </w:rPrChange>
        </w:rPr>
        <w:t>at home are much higher than at work or school. Very young children and older adults are the most likely to get hurt. The leading causes of death and injury in the home are:</w:t>
      </w:r>
    </w:p>
    <w:p w:rsidR="00EA5AA3" w:rsidRDefault="00EA5AA3">
      <w:pPr>
        <w:pStyle w:val="BodyText"/>
        <w:tabs>
          <w:tab w:val="left" w:pos="483"/>
        </w:tabs>
        <w:contextualSpacing/>
        <w:rPr>
          <w:ins w:id="4" w:author="Goldschmidt, Michael" w:date="2016-05-20T00:07:00Z"/>
          <w:sz w:val="22"/>
          <w:szCs w:val="22"/>
        </w:rPr>
        <w:pPrChange w:id="5" w:author="Goldschmidt, Michael" w:date="2016-05-20T00:07:00Z">
          <w:pPr>
            <w:pStyle w:val="BodyText"/>
            <w:numPr>
              <w:numId w:val="32"/>
            </w:numPr>
            <w:tabs>
              <w:tab w:val="left" w:pos="483"/>
            </w:tabs>
            <w:ind w:left="483" w:hanging="240"/>
            <w:contextualSpacing/>
          </w:pPr>
        </w:pPrChange>
      </w:pPr>
    </w:p>
    <w:p w:rsidR="00000000" w:rsidRDefault="00602C45">
      <w:pPr>
        <w:pStyle w:val="BodyText"/>
        <w:tabs>
          <w:tab w:val="left" w:pos="483"/>
        </w:tabs>
        <w:contextualSpacing/>
        <w:rPr>
          <w:sz w:val="20"/>
          <w:szCs w:val="20"/>
          <w:rPrChange w:id="6" w:author="Goldschmidt, Michael" w:date="2016-05-20T00:07:00Z">
            <w:rPr>
              <w:spacing w:val="-6"/>
              <w:sz w:val="22"/>
              <w:szCs w:val="22"/>
            </w:rPr>
          </w:rPrChange>
        </w:rPr>
        <w:sectPr w:rsidR="00000000" w:rsidSect="001B62A0">
          <w:type w:val="continuous"/>
          <w:pgSz w:w="12240" w:h="15840"/>
          <w:pgMar w:top="360" w:right="630" w:bottom="0" w:left="600" w:header="180" w:footer="285" w:gutter="0"/>
          <w:pgNumType w:start="43"/>
          <w:cols w:space="720"/>
        </w:sectPr>
        <w:pPrChange w:id="7" w:author="Goldschmidt, Michael" w:date="2016-05-20T00:07:00Z">
          <w:pPr>
            <w:pStyle w:val="BodyText"/>
            <w:numPr>
              <w:numId w:val="32"/>
            </w:numPr>
            <w:tabs>
              <w:tab w:val="left" w:pos="483"/>
            </w:tabs>
            <w:ind w:left="483" w:hanging="240"/>
            <w:contextualSpacing/>
          </w:pPr>
        </w:pPrChange>
      </w:pPr>
    </w:p>
    <w:p w:rsidR="00EA5AA3" w:rsidRPr="00F833D6" w:rsidRDefault="00EA5AA3">
      <w:pPr>
        <w:pStyle w:val="BodyText"/>
        <w:numPr>
          <w:ilvl w:val="0"/>
          <w:numId w:val="32"/>
        </w:numPr>
        <w:tabs>
          <w:tab w:val="left" w:pos="483"/>
        </w:tabs>
        <w:ind w:left="483"/>
        <w:contextualSpacing/>
        <w:rPr>
          <w:sz w:val="22"/>
          <w:szCs w:val="22"/>
        </w:rPr>
      </w:pPr>
      <w:r w:rsidRPr="00F833D6">
        <w:rPr>
          <w:sz w:val="22"/>
          <w:szCs w:val="22"/>
          <w:rPrChange w:id="8" w:author="Goldschmidt, Michael" w:date="2016-05-20T00:07:00Z">
            <w:rPr>
              <w:spacing w:val="-6"/>
              <w:sz w:val="22"/>
              <w:szCs w:val="22"/>
            </w:rPr>
          </w:rPrChange>
        </w:rPr>
        <w:lastRenderedPageBreak/>
        <w:t>Falls</w:t>
      </w:r>
    </w:p>
    <w:p w:rsidR="00F028A3" w:rsidRPr="00F833D6" w:rsidRDefault="00EA5AA3">
      <w:pPr>
        <w:pStyle w:val="BodyText"/>
        <w:numPr>
          <w:ilvl w:val="0"/>
          <w:numId w:val="32"/>
        </w:numPr>
        <w:tabs>
          <w:tab w:val="left" w:pos="483"/>
        </w:tabs>
        <w:spacing w:before="5"/>
        <w:ind w:left="483"/>
        <w:contextualSpacing/>
        <w:rPr>
          <w:sz w:val="22"/>
          <w:szCs w:val="22"/>
        </w:rPr>
      </w:pPr>
      <w:r w:rsidRPr="00F833D6">
        <w:rPr>
          <w:sz w:val="22"/>
          <w:szCs w:val="22"/>
          <w:rPrChange w:id="9" w:author="Goldschmidt, Michael" w:date="2016-05-20T00:07:00Z">
            <w:rPr>
              <w:spacing w:val="-5"/>
              <w:sz w:val="22"/>
              <w:szCs w:val="22"/>
            </w:rPr>
          </w:rPrChange>
        </w:rPr>
        <w:t>Poisoning</w:t>
      </w:r>
    </w:p>
    <w:p w:rsidR="00EA5AA3" w:rsidRPr="00F833D6" w:rsidRDefault="00EA5AA3">
      <w:pPr>
        <w:pStyle w:val="BodyText"/>
        <w:numPr>
          <w:ilvl w:val="0"/>
          <w:numId w:val="32"/>
        </w:numPr>
        <w:tabs>
          <w:tab w:val="left" w:pos="483"/>
        </w:tabs>
        <w:spacing w:before="5"/>
        <w:ind w:left="483"/>
        <w:contextualSpacing/>
        <w:rPr>
          <w:sz w:val="22"/>
          <w:szCs w:val="22"/>
        </w:rPr>
      </w:pPr>
      <w:r w:rsidRPr="00A2458C">
        <w:rPr>
          <w:noProof/>
        </w:rPr>
        <mc:AlternateContent>
          <mc:Choice Requires="wps">
            <w:drawing>
              <wp:anchor distT="91440" distB="91440" distL="114300" distR="114300" simplePos="0" relativeHeight="251659264" behindDoc="0" locked="0" layoutInCell="1" allowOverlap="1" wp14:anchorId="0B2292DB" wp14:editId="4868891D">
                <wp:simplePos x="0" y="0"/>
                <wp:positionH relativeFrom="column">
                  <wp:posOffset>-381000</wp:posOffset>
                </wp:positionH>
                <wp:positionV relativeFrom="paragraph">
                  <wp:posOffset>548640</wp:posOffset>
                </wp:positionV>
                <wp:extent cx="7762875" cy="457200"/>
                <wp:effectExtent l="0" t="0" r="9525"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2875" cy="457200"/>
                        </a:xfrm>
                        <a:prstGeom prst="rect">
                          <a:avLst/>
                        </a:prstGeom>
                        <a:solidFill>
                          <a:schemeClr val="tx2">
                            <a:lumMod val="20000"/>
                            <a:lumOff val="80000"/>
                          </a:schemeClr>
                        </a:solidFill>
                        <a:ln w="9525">
                          <a:noFill/>
                          <a:miter lim="800000"/>
                          <a:headEnd/>
                          <a:tailEnd/>
                        </a:ln>
                      </wps:spPr>
                      <wps:txbx>
                        <w:txbxContent>
                          <w:p w:rsidR="008646B3" w:rsidRPr="00DB56EC" w:rsidRDefault="008646B3" w:rsidP="00D51BC1">
                            <w:pPr>
                              <w:pStyle w:val="Heading4"/>
                              <w:spacing w:line="255" w:lineRule="auto"/>
                              <w:ind w:left="0" w:right="215"/>
                              <w:jc w:val="center"/>
                              <w:rPr>
                                <w:b/>
                                <w:i/>
                              </w:rPr>
                            </w:pPr>
                            <w:r w:rsidRPr="00DB56EC">
                              <w:rPr>
                                <w:b/>
                                <w:i/>
                                <w:color w:val="0079C1"/>
                              </w:rPr>
                              <w:t xml:space="preserve">Where Do </w:t>
                            </w:r>
                            <w:r>
                              <w:rPr>
                                <w:b/>
                                <w:i/>
                                <w:color w:val="0079C1"/>
                              </w:rPr>
                              <w:t>Home Safety</w:t>
                            </w:r>
                            <w:r w:rsidRPr="00DB56EC">
                              <w:rPr>
                                <w:b/>
                                <w:i/>
                                <w:color w:val="0079C1"/>
                              </w:rPr>
                              <w:t xml:space="preserve"> Risks Come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left:0;text-align:left;margin-left:-30pt;margin-top:43.2pt;width:611.25pt;height:36pt;z-index:251659264;visibility:visible;mso-wrap-style:square;mso-width-percent:0;mso-height-percent:0;mso-wrap-distance-left:9pt;mso-wrap-distance-top:7.2pt;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" fillcolor="#c6d9f1 [671]" stroked="f">
                <v:textbox>
                  <w:txbxContent>
                    <w:p w:rsidR="008646B3" w:rsidRPr="00DB56EC" w:rsidRDefault="008646B3" w:rsidP="00D51BC1">
                      <w:pPr>
                        <w:pStyle w:val="Heading4"/>
                        <w:spacing w:line="255" w:lineRule="auto"/>
                        <w:ind w:left="0" w:right="215"/>
                        <w:jc w:val="center"/>
                        <w:rPr>
                          <w:b/>
                          <w:i/>
                        </w:rPr>
                      </w:pPr>
                      <w:r w:rsidRPr="00DB56EC">
                        <w:rPr>
                          <w:b/>
                          <w:i/>
                          <w:color w:val="0079C1"/>
                        </w:rPr>
                        <w:t xml:space="preserve">Where Do </w:t>
                      </w:r>
                      <w:r>
                        <w:rPr>
                          <w:b/>
                          <w:i/>
                          <w:color w:val="0079C1"/>
                        </w:rPr>
                        <w:t>Home Safety</w:t>
                      </w:r>
                      <w:r w:rsidRPr="00DB56EC">
                        <w:rPr>
                          <w:b/>
                          <w:i/>
                          <w:color w:val="0079C1"/>
                        </w:rPr>
                        <w:t xml:space="preserve"> Risks Come From?</w:t>
                      </w:r>
                    </w:p>
                  </w:txbxContent>
                </v:textbox>
                <w10:wrap type="topAndBottom"/>
              </v:shape>
            </w:pict>
          </mc:Fallback>
        </mc:AlternateContent>
      </w:r>
      <w:r w:rsidRPr="00F833D6">
        <w:rPr>
          <w:sz w:val="22"/>
          <w:szCs w:val="22"/>
          <w:rPrChange w:id="10" w:author="Goldschmidt, Michael" w:date="2016-05-20T00:07:00Z">
            <w:rPr>
              <w:spacing w:val="-2"/>
              <w:sz w:val="22"/>
              <w:szCs w:val="22"/>
            </w:rPr>
          </w:rPrChange>
        </w:rPr>
        <w:t>Fires or burns</w:t>
      </w:r>
    </w:p>
    <w:p w:rsidR="00EA5AA3" w:rsidRPr="00F833D6" w:rsidRDefault="00EA5AA3">
      <w:pPr>
        <w:spacing w:before="5"/>
        <w:contextualSpacing/>
      </w:pPr>
    </w:p>
    <w:p w:rsidR="00EA5AA3" w:rsidRPr="00F833D6" w:rsidRDefault="00EA5AA3">
      <w:pPr>
        <w:pStyle w:val="BodyText"/>
        <w:numPr>
          <w:ilvl w:val="0"/>
          <w:numId w:val="32"/>
        </w:numPr>
        <w:tabs>
          <w:tab w:val="left" w:pos="483"/>
        </w:tabs>
        <w:ind w:left="483"/>
        <w:contextualSpacing/>
        <w:rPr>
          <w:sz w:val="22"/>
          <w:szCs w:val="22"/>
        </w:rPr>
      </w:pPr>
      <w:r w:rsidRPr="00F833D6">
        <w:rPr>
          <w:sz w:val="22"/>
          <w:szCs w:val="22"/>
          <w:rPrChange w:id="11" w:author="Goldschmidt, Michael" w:date="2016-05-20T00:07:00Z">
            <w:rPr>
              <w:spacing w:val="-1"/>
              <w:sz w:val="22"/>
              <w:szCs w:val="22"/>
            </w:rPr>
          </w:rPrChange>
        </w:rPr>
        <w:lastRenderedPageBreak/>
        <w:t>Blocked airway</w:t>
      </w:r>
    </w:p>
    <w:p w:rsidR="00EA5AA3" w:rsidRPr="00F833D6" w:rsidRDefault="00EA5AA3">
      <w:pPr>
        <w:pStyle w:val="BodyText"/>
        <w:numPr>
          <w:ilvl w:val="0"/>
          <w:numId w:val="32"/>
        </w:numPr>
        <w:tabs>
          <w:tab w:val="left" w:pos="483"/>
        </w:tabs>
        <w:ind w:left="483"/>
        <w:contextualSpacing/>
        <w:rPr>
          <w:sz w:val="22"/>
          <w:szCs w:val="22"/>
        </w:rPr>
      </w:pPr>
      <w:r w:rsidRPr="00F833D6">
        <w:rPr>
          <w:sz w:val="22"/>
          <w:szCs w:val="22"/>
        </w:rPr>
        <w:t>Drowning</w:t>
      </w:r>
    </w:p>
    <w:p w:rsidR="00EA5AA3" w:rsidRPr="00F833D6" w:rsidRDefault="00EA5AA3">
      <w:pPr>
        <w:pStyle w:val="BodyText"/>
        <w:numPr>
          <w:ilvl w:val="0"/>
          <w:numId w:val="32"/>
        </w:numPr>
        <w:tabs>
          <w:tab w:val="left" w:pos="483"/>
        </w:tabs>
        <w:ind w:left="483"/>
        <w:contextualSpacing/>
        <w:rPr>
          <w:sz w:val="22"/>
          <w:szCs w:val="22"/>
        </w:rPr>
      </w:pPr>
      <w:r w:rsidRPr="00F833D6">
        <w:rPr>
          <w:sz w:val="22"/>
          <w:szCs w:val="22"/>
          <w:rPrChange w:id="12" w:author="Goldschmidt, Michael" w:date="2016-05-20T00:07:00Z">
            <w:rPr>
              <w:spacing w:val="-9"/>
              <w:sz w:val="22"/>
              <w:szCs w:val="22"/>
            </w:rPr>
          </w:rPrChange>
        </w:rPr>
        <w:t>Weapons</w:t>
      </w:r>
    </w:p>
    <w:p w:rsidR="00000000" w:rsidRDefault="00602C45">
      <w:pPr>
        <w:pStyle w:val="BodyText"/>
        <w:ind w:left="100" w:right="274"/>
        <w:contextualSpacing/>
        <w:jc w:val="both"/>
        <w:rPr>
          <w:rFonts w:cs="Calibri"/>
          <w:sz w:val="22"/>
          <w:szCs w:val="22"/>
        </w:rPr>
        <w:sectPr w:rsidR="00000000" w:rsidSect="00EA5AA3">
          <w:type w:val="continuous"/>
          <w:pgSz w:w="12240" w:h="15840"/>
          <w:pgMar w:top="360" w:right="630" w:bottom="0" w:left="600" w:header="180" w:footer="285" w:gutter="0"/>
          <w:pgNumType w:start="12"/>
          <w:cols w:num="2" w:space="720"/>
        </w:sectPr>
      </w:pPr>
    </w:p>
    <w:p w:rsidR="00F833D6" w:rsidRPr="00F833D6" w:rsidRDefault="00F833D6">
      <w:pPr>
        <w:pStyle w:val="BodyText"/>
        <w:ind w:left="100" w:right="274"/>
        <w:contextualSpacing/>
        <w:jc w:val="both"/>
        <w:rPr>
          <w:ins w:id="13" w:author="Goldschmidt, Michael" w:date="2016-05-20T00:07:00Z"/>
          <w:sz w:val="20"/>
          <w:szCs w:val="20"/>
          <w:rPrChange w:id="14" w:author="Goldschmidt, Michael" w:date="2016-05-20T00:07:00Z">
            <w:rPr>
              <w:ins w:id="15" w:author="Goldschmidt, Michael" w:date="2016-05-20T00:07:00Z"/>
              <w:sz w:val="22"/>
              <w:szCs w:val="22"/>
            </w:rPr>
          </w:rPrChange>
        </w:rPr>
      </w:pPr>
    </w:p>
    <w:p w:rsidR="00691254" w:rsidRPr="00F833D6" w:rsidRDefault="001B62A0">
      <w:pPr>
        <w:pStyle w:val="BodyText"/>
        <w:ind w:left="100" w:right="274"/>
        <w:contextualSpacing/>
        <w:jc w:val="both"/>
        <w:rPr>
          <w:rFonts w:cs="Calibri"/>
          <w:sz w:val="22"/>
          <w:szCs w:val="22"/>
          <w:rPrChange w:id="16" w:author="Goldschmidt, Michael" w:date="2016-05-20T00:07:00Z">
            <w:rPr>
              <w:rFonts w:cs="Calibri"/>
              <w:spacing w:val="4"/>
              <w:sz w:val="22"/>
              <w:szCs w:val="22"/>
            </w:rPr>
          </w:rPrChange>
        </w:rPr>
      </w:pPr>
      <w:r w:rsidRPr="00F833D6">
        <w:rPr>
          <w:sz w:val="22"/>
          <w:szCs w:val="22"/>
          <w:rPrChange w:id="17" w:author="Goldschmidt, Michael" w:date="2016-05-20T00:07:00Z">
            <w:rPr>
              <w:spacing w:val="-7"/>
              <w:sz w:val="22"/>
              <w:szCs w:val="22"/>
            </w:rPr>
          </w:rPrChange>
        </w:rPr>
        <w:t xml:space="preserve">Falls are the leading cause of deadly and non-deadly accidental injuries for people aged 65 and older. Most falls happen at home and can be inside or outside. </w:t>
      </w:r>
      <w:r w:rsidRPr="00F833D6">
        <w:rPr>
          <w:rFonts w:cs="Calibri"/>
          <w:sz w:val="22"/>
          <w:szCs w:val="22"/>
        </w:rPr>
        <w:t xml:space="preserve">Most people trip and fall at floor level, not going up or down stairs. Older adults are more likely to be victims of falls, and the resulting injuries can affect their ability to lead an active life, or worse. </w:t>
      </w:r>
    </w:p>
    <w:p w:rsidR="00F028A3" w:rsidRPr="00F833D6" w:rsidRDefault="00F028A3">
      <w:pPr>
        <w:pStyle w:val="BodyText"/>
        <w:ind w:left="100" w:right="274"/>
        <w:contextualSpacing/>
        <w:jc w:val="both"/>
        <w:rPr>
          <w:sz w:val="20"/>
          <w:szCs w:val="20"/>
          <w:rPrChange w:id="18" w:author="Goldschmidt, Michael" w:date="2016-05-20T00:11:00Z">
            <w:rPr>
              <w:sz w:val="22"/>
              <w:szCs w:val="22"/>
            </w:rPr>
          </w:rPrChange>
        </w:rPr>
      </w:pPr>
    </w:p>
    <w:p w:rsidR="001B62A0" w:rsidRPr="00F833D6" w:rsidRDefault="001B62A0">
      <w:pPr>
        <w:ind w:left="120" w:right="93"/>
        <w:contextualSpacing/>
        <w:rPr>
          <w:rFonts w:ascii="Calibri" w:eastAsia="Calibri" w:hAnsi="Calibri"/>
        </w:rPr>
      </w:pPr>
      <w:r w:rsidRPr="00F833D6">
        <w:rPr>
          <w:rFonts w:ascii="Calibri" w:eastAsia="Calibri" w:hAnsi="Calibri"/>
          <w:rPrChange w:id="19" w:author="Goldschmidt, Michael" w:date="2016-05-20T00:07:00Z">
            <w:rPr>
              <w:rFonts w:ascii="Calibri" w:eastAsia="Calibri" w:hAnsi="Calibri"/>
              <w:spacing w:val="-18"/>
            </w:rPr>
          </w:rPrChange>
        </w:rPr>
        <w:t xml:space="preserve">Young children can get into everyday </w:t>
      </w:r>
      <w:ins w:id="20" w:author="Goldschmidt, Michael" w:date="2016-05-20T00:09:00Z">
        <w:r w:rsidR="00F833D6">
          <w:rPr>
            <w:rFonts w:ascii="Calibri" w:eastAsia="Calibri" w:hAnsi="Calibri"/>
          </w:rPr>
          <w:t>items</w:t>
        </w:r>
      </w:ins>
      <w:del w:id="21" w:author="Goldschmidt, Michael" w:date="2016-05-20T00:09:00Z">
        <w:r w:rsidRPr="00F833D6" w:rsidDel="00F833D6">
          <w:rPr>
            <w:rFonts w:ascii="Calibri" w:eastAsia="Calibri" w:hAnsi="Calibri"/>
          </w:rPr>
          <w:delText>things</w:delText>
        </w:r>
      </w:del>
      <w:r w:rsidRPr="00F833D6">
        <w:rPr>
          <w:rFonts w:ascii="Calibri" w:eastAsia="Calibri" w:hAnsi="Calibri"/>
          <w:rPrChange w:id="22" w:author="Goldschmidt, Michael" w:date="2016-05-20T00:07:00Z">
            <w:rPr>
              <w:rFonts w:ascii="Calibri" w:eastAsia="Calibri" w:hAnsi="Calibri"/>
              <w:spacing w:val="3"/>
            </w:rPr>
          </w:rPrChange>
        </w:rPr>
        <w:t xml:space="preserve"> that can poison them. Children like to play with things that </w:t>
      </w:r>
      <w:r w:rsidRPr="00F833D6">
        <w:rPr>
          <w:rFonts w:ascii="Calibri" w:eastAsia="Calibri" w:hAnsi="Calibri" w:cs="Calibri"/>
        </w:rPr>
        <w:t>they find because they can look or smell good</w:t>
      </w:r>
      <w:ins w:id="23" w:author="Goldschmidt, Michael" w:date="2016-05-20T00:09:00Z">
        <w:r w:rsidR="00F833D6">
          <w:rPr>
            <w:rFonts w:ascii="Calibri" w:eastAsia="Calibri" w:hAnsi="Calibri" w:cs="Calibri"/>
          </w:rPr>
          <w:t xml:space="preserve"> and b</w:t>
        </w:r>
      </w:ins>
      <w:del w:id="24" w:author="Goldschmidt, Michael" w:date="2016-05-20T00:09:00Z">
        <w:r w:rsidRPr="00F833D6" w:rsidDel="00F833D6">
          <w:rPr>
            <w:rFonts w:ascii="Calibri" w:eastAsia="Calibri" w:hAnsi="Calibri" w:cs="Calibri"/>
          </w:rPr>
          <w:delText>. B</w:delText>
        </w:r>
      </w:del>
      <w:r w:rsidRPr="00F833D6">
        <w:rPr>
          <w:rFonts w:ascii="Calibri" w:eastAsia="Calibri" w:hAnsi="Calibri" w:cs="Calibri"/>
        </w:rPr>
        <w:t xml:space="preserve">y nature they are curious. Children may find new things </w:t>
      </w:r>
      <w:r w:rsidRPr="00F833D6">
        <w:rPr>
          <w:rFonts w:ascii="Calibri" w:eastAsia="Calibri" w:hAnsi="Calibri"/>
        </w:rPr>
        <w:t>appealing such as medicine, makeup, household chemicals, alcohol or plants. Babies and toddlers will put items in their mouth as they crawl or run around.</w:t>
      </w:r>
    </w:p>
    <w:p w:rsidR="001B62A0" w:rsidRPr="00F833D6" w:rsidRDefault="001B62A0">
      <w:pPr>
        <w:contextualSpacing/>
        <w:rPr>
          <w:sz w:val="20"/>
          <w:szCs w:val="20"/>
          <w:rPrChange w:id="25" w:author="Goldschmidt, Michael" w:date="2016-05-20T00:11:00Z">
            <w:rPr/>
          </w:rPrChange>
        </w:rPr>
      </w:pPr>
    </w:p>
    <w:p w:rsidR="001B62A0" w:rsidRPr="00F833D6" w:rsidRDefault="001B62A0">
      <w:pPr>
        <w:pStyle w:val="BodyText"/>
        <w:spacing w:before="49"/>
        <w:ind w:left="100" w:right="413"/>
        <w:contextualSpacing/>
        <w:jc w:val="both"/>
        <w:rPr>
          <w:rFonts w:cs="Calibri"/>
          <w:sz w:val="22"/>
          <w:szCs w:val="22"/>
        </w:rPr>
      </w:pPr>
      <w:r w:rsidRPr="00F833D6">
        <w:rPr>
          <w:sz w:val="22"/>
          <w:szCs w:val="22"/>
        </w:rPr>
        <w:t xml:space="preserve">Fires and burns are a main cause of death in the </w:t>
      </w:r>
      <w:r w:rsidRPr="00F833D6">
        <w:rPr>
          <w:rFonts w:cs="Calibri"/>
          <w:sz w:val="22"/>
          <w:szCs w:val="22"/>
        </w:rPr>
        <w:t>home. Older adults are most at risk. They might not</w:t>
      </w:r>
      <w:r w:rsidRPr="00F833D6">
        <w:rPr>
          <w:sz w:val="22"/>
          <w:szCs w:val="22"/>
        </w:rPr>
        <w:t xml:space="preserve"> be able to hear an alarm or get out of their home </w:t>
      </w:r>
      <w:r w:rsidRPr="00F833D6">
        <w:rPr>
          <w:rFonts w:cs="Calibri"/>
          <w:sz w:val="22"/>
          <w:szCs w:val="22"/>
        </w:rPr>
        <w:t>or apartment quickly. Older adults also may have difficulty seeing, smelling or hearing.</w:t>
      </w:r>
    </w:p>
    <w:p w:rsidR="001B62A0" w:rsidRPr="00F833D6" w:rsidRDefault="00D62416">
      <w:pPr>
        <w:contextualSpacing/>
      </w:pPr>
      <w:r w:rsidRPr="00A2458C">
        <w:rPr>
          <w:rFonts w:ascii="Arial" w:eastAsia="Arial" w:hAnsi="Arial"/>
          <w:noProof/>
          <w:color w:val="0079C1"/>
          <w:sz w:val="26"/>
          <w:szCs w:val="26"/>
        </w:rPr>
        <w:drawing>
          <wp:anchor distT="0" distB="0" distL="114300" distR="114300" simplePos="0" relativeHeight="251670528" behindDoc="0" locked="0" layoutInCell="1" allowOverlap="1" wp14:anchorId="6D610828" wp14:editId="3E82D294">
            <wp:simplePos x="0" y="0"/>
            <wp:positionH relativeFrom="column">
              <wp:posOffset>4763135</wp:posOffset>
            </wp:positionH>
            <wp:positionV relativeFrom="paragraph">
              <wp:posOffset>104140</wp:posOffset>
            </wp:positionV>
            <wp:extent cx="2091055" cy="2590800"/>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105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2A0" w:rsidRPr="00F833D6" w:rsidRDefault="001B62A0">
      <w:pPr>
        <w:ind w:left="100" w:right="85"/>
        <w:contextualSpacing/>
        <w:rPr>
          <w:rFonts w:ascii="Calibri" w:eastAsia="Calibri" w:hAnsi="Calibri" w:cs="Calibri"/>
        </w:rPr>
      </w:pPr>
      <w:r w:rsidRPr="00F833D6">
        <w:rPr>
          <w:rFonts w:ascii="Calibri" w:eastAsia="Calibri" w:hAnsi="Calibri"/>
        </w:rPr>
        <w:t xml:space="preserve">When </w:t>
      </w:r>
      <w:r w:rsidR="00F028A3" w:rsidRPr="00F833D6">
        <w:rPr>
          <w:rFonts w:ascii="Calibri" w:eastAsia="Calibri" w:hAnsi="Calibri"/>
          <w:rPrChange w:id="26" w:author="Goldschmidt, Michael" w:date="2016-05-20T00:07:00Z">
            <w:rPr>
              <w:rFonts w:ascii="Calibri" w:eastAsia="Calibri" w:hAnsi="Calibri"/>
              <w:spacing w:val="3"/>
            </w:rPr>
          </w:rPrChange>
        </w:rPr>
        <w:t>a person is choking</w:t>
      </w:r>
      <w:r w:rsidRPr="00F833D6">
        <w:rPr>
          <w:rFonts w:ascii="Calibri" w:eastAsia="Calibri" w:hAnsi="Calibri"/>
        </w:rPr>
        <w:t xml:space="preserve">, a blocked airway can cause </w:t>
      </w:r>
      <w:r w:rsidR="00F028A3" w:rsidRPr="00F833D6">
        <w:rPr>
          <w:rFonts w:ascii="Calibri" w:eastAsia="Calibri" w:hAnsi="Calibri"/>
          <w:rPrChange w:id="27" w:author="Goldschmidt, Michael" w:date="2016-05-20T00:07:00Z">
            <w:rPr>
              <w:rFonts w:ascii="Calibri" w:eastAsia="Calibri" w:hAnsi="Calibri"/>
              <w:spacing w:val="3"/>
            </w:rPr>
          </w:rPrChange>
        </w:rPr>
        <w:t>them</w:t>
      </w:r>
      <w:r w:rsidRPr="00F833D6">
        <w:rPr>
          <w:rFonts w:ascii="Calibri" w:eastAsia="Calibri" w:hAnsi="Calibri"/>
          <w:rPrChange w:id="28" w:author="Goldschmidt, Michael" w:date="2016-05-20T00:07:00Z">
            <w:rPr>
              <w:rFonts w:ascii="Calibri" w:eastAsia="Calibri" w:hAnsi="Calibri"/>
              <w:spacing w:val="3"/>
            </w:rPr>
          </w:rPrChange>
        </w:rPr>
        <w:t xml:space="preserve"> to stop breathing</w:t>
      </w:r>
      <w:del w:id="29" w:author="Goldschmidt, Michael" w:date="2016-05-20T00:10:00Z">
        <w:r w:rsidRPr="00F833D6" w:rsidDel="00F833D6">
          <w:rPr>
            <w:rFonts w:ascii="Calibri" w:eastAsia="Calibri" w:hAnsi="Calibri"/>
          </w:rPr>
          <w:delText>. This is serious</w:delText>
        </w:r>
      </w:del>
      <w:r w:rsidRPr="00F833D6">
        <w:rPr>
          <w:rFonts w:ascii="Calibri" w:eastAsia="Calibri" w:hAnsi="Calibri"/>
          <w:rPrChange w:id="30" w:author="Goldschmidt, Michael" w:date="2016-05-20T00:07:00Z">
            <w:rPr>
              <w:rFonts w:ascii="Calibri" w:eastAsia="Calibri" w:hAnsi="Calibri"/>
              <w:spacing w:val="3"/>
            </w:rPr>
          </w:rPrChange>
        </w:rPr>
        <w:t xml:space="preserve"> and can </w:t>
      </w:r>
      <w:del w:id="31" w:author="Goldschmidt, Michael" w:date="2016-05-20T00:10:00Z">
        <w:r w:rsidRPr="00F833D6" w:rsidDel="00F833D6">
          <w:rPr>
            <w:rFonts w:ascii="Calibri" w:eastAsia="Calibri" w:hAnsi="Calibri"/>
            <w:rPrChange w:id="32" w:author="Goldschmidt, Michael" w:date="2016-05-20T00:07:00Z">
              <w:rPr>
                <w:rFonts w:ascii="Calibri" w:eastAsia="Calibri" w:hAnsi="Calibri"/>
                <w:spacing w:val="-2"/>
              </w:rPr>
            </w:rPrChange>
          </w:rPr>
          <w:delText>even cause death</w:delText>
        </w:r>
      </w:del>
      <w:ins w:id="33" w:author="Goldschmidt, Michael" w:date="2016-05-20T00:10:00Z">
        <w:r w:rsidR="00F833D6">
          <w:rPr>
            <w:rFonts w:ascii="Calibri" w:eastAsia="Calibri" w:hAnsi="Calibri"/>
          </w:rPr>
          <w:t>be fatal</w:t>
        </w:r>
      </w:ins>
      <w:r w:rsidRPr="00F833D6">
        <w:rPr>
          <w:rFonts w:ascii="Calibri" w:eastAsia="Calibri" w:hAnsi="Calibri"/>
        </w:rPr>
        <w:t xml:space="preserve">. Children under age 4 and older adults are the most likely to die from choking. People usually choke </w:t>
      </w:r>
      <w:r w:rsidRPr="00F833D6">
        <w:rPr>
          <w:rFonts w:ascii="Calibri" w:eastAsia="Calibri" w:hAnsi="Calibri" w:cs="Calibri"/>
        </w:rPr>
        <w:t>on food</w:t>
      </w:r>
      <w:ins w:id="34" w:author="Goldschmidt, Michael" w:date="2016-05-20T00:10:00Z">
        <w:r w:rsidR="00F833D6">
          <w:rPr>
            <w:rFonts w:ascii="Calibri" w:eastAsia="Calibri" w:hAnsi="Calibri" w:cs="Calibri"/>
          </w:rPr>
          <w:t xml:space="preserve"> although children</w:t>
        </w:r>
      </w:ins>
      <w:del w:id="35" w:author="Goldschmidt, Michael" w:date="2016-05-20T00:10:00Z">
        <w:r w:rsidRPr="00F833D6" w:rsidDel="00F833D6">
          <w:rPr>
            <w:rFonts w:ascii="Calibri" w:eastAsia="Calibri" w:hAnsi="Calibri" w:cs="Calibri"/>
          </w:rPr>
          <w:delText>. A child</w:delText>
        </w:r>
      </w:del>
      <w:r w:rsidRPr="00F833D6">
        <w:rPr>
          <w:rFonts w:ascii="Calibri" w:eastAsia="Calibri" w:hAnsi="Calibri" w:cs="Calibri"/>
          <w:rPrChange w:id="36" w:author="Goldschmidt, Michael" w:date="2016-05-20T00:07:00Z">
            <w:rPr>
              <w:rFonts w:ascii="Calibri" w:eastAsia="Calibri" w:hAnsi="Calibri" w:cs="Calibri"/>
              <w:spacing w:val="5"/>
            </w:rPr>
          </w:rPrChange>
        </w:rPr>
        <w:t xml:space="preserve"> can choke on something they find, like a button or a coin.</w:t>
      </w:r>
    </w:p>
    <w:p w:rsidR="001B62A0" w:rsidRPr="00F833D6" w:rsidRDefault="001B62A0">
      <w:pPr>
        <w:contextualSpacing/>
        <w:rPr>
          <w:sz w:val="20"/>
          <w:szCs w:val="20"/>
          <w:rPrChange w:id="37" w:author="Goldschmidt, Michael" w:date="2016-05-20T00:11:00Z">
            <w:rPr/>
          </w:rPrChange>
        </w:rPr>
      </w:pPr>
    </w:p>
    <w:p w:rsidR="00F028A3" w:rsidRPr="00F833D6" w:rsidRDefault="001B62A0">
      <w:pPr>
        <w:ind w:left="100"/>
        <w:contextualSpacing/>
        <w:rPr>
          <w:rFonts w:ascii="Calibri" w:eastAsia="Calibri" w:hAnsi="Calibri"/>
          <w:rPrChange w:id="38" w:author="Goldschmidt, Michael" w:date="2016-05-20T00:07:00Z">
            <w:rPr>
              <w:rFonts w:ascii="Calibri" w:eastAsia="Calibri" w:hAnsi="Calibri"/>
              <w:spacing w:val="4"/>
            </w:rPr>
          </w:rPrChange>
        </w:rPr>
      </w:pPr>
      <w:r w:rsidRPr="00F833D6">
        <w:rPr>
          <w:rFonts w:ascii="Calibri" w:eastAsia="Calibri" w:hAnsi="Calibri" w:cs="Calibri"/>
        </w:rPr>
        <w:t xml:space="preserve">Suffocation happens when a person’s nose, mouth, or </w:t>
      </w:r>
      <w:r w:rsidRPr="00F833D6">
        <w:rPr>
          <w:rFonts w:ascii="Calibri" w:eastAsia="Calibri" w:hAnsi="Calibri"/>
        </w:rPr>
        <w:t xml:space="preserve">throat is blocked and they can’t breathe. If someone </w:t>
      </w:r>
      <w:r w:rsidRPr="00F833D6">
        <w:rPr>
          <w:rFonts w:ascii="Calibri" w:eastAsia="Calibri" w:hAnsi="Calibri" w:cs="Calibri"/>
          <w:rPrChange w:id="39" w:author="Goldschmidt, Michael" w:date="2016-05-20T00:07:00Z">
            <w:rPr>
              <w:rFonts w:ascii="Calibri" w:eastAsia="Calibri" w:hAnsi="Calibri" w:cs="Calibri"/>
              <w:spacing w:val="-3"/>
            </w:rPr>
          </w:rPrChange>
        </w:rPr>
        <w:t xml:space="preserve">stops breathing long enough, they can suffer brain damage or die. Sheets, blankets, and plastic bags can suffocate people or pets who get caught in them. Strangulation deaths and injuries can occur anywhere </w:t>
      </w:r>
      <w:r w:rsidRPr="00F833D6">
        <w:rPr>
          <w:rFonts w:ascii="Calibri" w:eastAsia="Calibri" w:hAnsi="Calibri"/>
        </w:rPr>
        <w:t xml:space="preserve">in the home. For example, corded window coverings are a risk for </w:t>
      </w:r>
      <w:ins w:id="40" w:author="Goldschmidt, Michael" w:date="2016-05-20T00:10:00Z">
        <w:r w:rsidR="00F833D6">
          <w:rPr>
            <w:rFonts w:ascii="Calibri" w:eastAsia="Calibri" w:hAnsi="Calibri"/>
          </w:rPr>
          <w:t xml:space="preserve">young </w:t>
        </w:r>
      </w:ins>
      <w:r w:rsidRPr="00F833D6">
        <w:rPr>
          <w:rFonts w:ascii="Calibri" w:eastAsia="Calibri" w:hAnsi="Calibri"/>
        </w:rPr>
        <w:t xml:space="preserve">children and pets. </w:t>
      </w:r>
      <w:del w:id="41" w:author="Goldschmidt, Michael" w:date="2016-05-20T00:11:00Z">
        <w:r w:rsidRPr="00F833D6" w:rsidDel="00F833D6">
          <w:rPr>
            <w:rFonts w:ascii="Calibri" w:eastAsia="Calibri" w:hAnsi="Calibri"/>
            <w:rPrChange w:id="42" w:author="Goldschmidt, Michael" w:date="2016-05-20T00:07:00Z">
              <w:rPr>
                <w:rFonts w:ascii="Calibri" w:eastAsia="Calibri" w:hAnsi="Calibri"/>
                <w:spacing w:val="-18"/>
              </w:rPr>
            </w:rPrChange>
          </w:rPr>
          <w:delText xml:space="preserve">Young children are especially at </w:delText>
        </w:r>
        <w:commentRangeStart w:id="43"/>
        <w:r w:rsidRPr="00F833D6" w:rsidDel="00F833D6">
          <w:rPr>
            <w:rFonts w:ascii="Calibri" w:eastAsia="Calibri" w:hAnsi="Calibri"/>
          </w:rPr>
          <w:delText>risk</w:delText>
        </w:r>
        <w:commentRangeEnd w:id="43"/>
        <w:r w:rsidR="00B33627" w:rsidRPr="00F833D6" w:rsidDel="00F833D6">
          <w:rPr>
            <w:rStyle w:val="CommentReference"/>
          </w:rPr>
          <w:commentReference w:id="43"/>
        </w:r>
        <w:r w:rsidRPr="00F833D6" w:rsidDel="00F833D6">
          <w:rPr>
            <w:rFonts w:ascii="Calibri" w:eastAsia="Calibri" w:hAnsi="Calibri"/>
          </w:rPr>
          <w:delText xml:space="preserve">. </w:delText>
        </w:r>
      </w:del>
    </w:p>
    <w:p w:rsidR="00F028A3" w:rsidRPr="00F833D6" w:rsidRDefault="00F028A3">
      <w:pPr>
        <w:ind w:left="100"/>
        <w:contextualSpacing/>
        <w:rPr>
          <w:rFonts w:ascii="Calibri" w:eastAsia="Calibri" w:hAnsi="Calibri"/>
          <w:sz w:val="20"/>
          <w:szCs w:val="20"/>
          <w:rPrChange w:id="44" w:author="Goldschmidt, Michael" w:date="2016-05-20T00:11:00Z">
            <w:rPr>
              <w:rFonts w:ascii="Calibri" w:eastAsia="Calibri" w:hAnsi="Calibri"/>
              <w:spacing w:val="4"/>
            </w:rPr>
          </w:rPrChange>
        </w:rPr>
      </w:pPr>
    </w:p>
    <w:p w:rsidR="00F833D6" w:rsidRDefault="001B62A0">
      <w:pPr>
        <w:ind w:left="100"/>
        <w:contextualSpacing/>
        <w:rPr>
          <w:ins w:id="45" w:author="Goldschmidt, Michael" w:date="2016-05-20T00:11:00Z"/>
          <w:rFonts w:ascii="Calibri" w:eastAsia="Calibri" w:hAnsi="Calibri"/>
        </w:rPr>
      </w:pPr>
      <w:r w:rsidRPr="00F833D6">
        <w:rPr>
          <w:rFonts w:ascii="Calibri" w:eastAsia="Calibri" w:hAnsi="Calibri"/>
        </w:rPr>
        <w:t xml:space="preserve">Drowning is a major safety risk at the home. </w:t>
      </w:r>
      <w:del w:id="46" w:author="Goldschmidt, Michael" w:date="2016-05-20T00:11:00Z">
        <w:r w:rsidRPr="00F833D6" w:rsidDel="00F833D6">
          <w:rPr>
            <w:rFonts w:ascii="Calibri" w:eastAsia="Calibri" w:hAnsi="Calibri"/>
            <w:rPrChange w:id="47" w:author="Goldschmidt, Michael" w:date="2016-05-20T00:07:00Z">
              <w:rPr>
                <w:rFonts w:ascii="Calibri" w:eastAsia="Calibri" w:hAnsi="Calibri"/>
                <w:spacing w:val="-6"/>
              </w:rPr>
            </w:rPrChange>
          </w:rPr>
          <w:delText xml:space="preserve">Every day, about 10 people die from drowning. </w:delText>
        </w:r>
      </w:del>
      <w:r w:rsidRPr="00F833D6">
        <w:rPr>
          <w:rFonts w:ascii="Calibri" w:eastAsia="Calibri" w:hAnsi="Calibri"/>
        </w:rPr>
        <w:t xml:space="preserve">Children aged 1 to 4 have the highest drowning risk. Weapons are </w:t>
      </w:r>
      <w:r w:rsidR="00F028A3" w:rsidRPr="00F833D6">
        <w:rPr>
          <w:rFonts w:ascii="Calibri" w:eastAsia="Calibri" w:hAnsi="Calibri"/>
          <w:rPrChange w:id="48" w:author="Goldschmidt, Michael" w:date="2016-05-20T00:07:00Z">
            <w:rPr>
              <w:rFonts w:ascii="Calibri" w:eastAsia="Calibri" w:hAnsi="Calibri"/>
              <w:spacing w:val="4"/>
            </w:rPr>
          </w:rPrChange>
        </w:rPr>
        <w:t xml:space="preserve">also a </w:t>
      </w:r>
      <w:r w:rsidRPr="00F833D6">
        <w:rPr>
          <w:rFonts w:ascii="Calibri" w:eastAsia="Calibri" w:hAnsi="Calibri"/>
        </w:rPr>
        <w:t xml:space="preserve">major safety concern. </w:t>
      </w:r>
    </w:p>
    <w:p w:rsidR="00F833D6" w:rsidRPr="00F833D6" w:rsidRDefault="00F833D6">
      <w:pPr>
        <w:ind w:left="100"/>
        <w:contextualSpacing/>
        <w:rPr>
          <w:ins w:id="49" w:author="Goldschmidt, Michael" w:date="2016-05-20T00:11:00Z"/>
          <w:rFonts w:ascii="Calibri" w:eastAsia="Calibri" w:hAnsi="Calibri"/>
          <w:sz w:val="20"/>
          <w:szCs w:val="20"/>
          <w:rPrChange w:id="50" w:author="Goldschmidt, Michael" w:date="2016-05-20T00:12:00Z">
            <w:rPr>
              <w:ins w:id="51" w:author="Goldschmidt, Michael" w:date="2016-05-20T00:11:00Z"/>
              <w:rFonts w:ascii="Calibri" w:eastAsia="Calibri" w:hAnsi="Calibri"/>
            </w:rPr>
          </w:rPrChange>
        </w:rPr>
      </w:pPr>
    </w:p>
    <w:p w:rsidR="00791D03" w:rsidRPr="00F833D6" w:rsidRDefault="001B62A0">
      <w:pPr>
        <w:ind w:left="100"/>
        <w:contextualSpacing/>
        <w:rPr>
          <w:rFonts w:ascii="Calibri" w:eastAsia="Calibri" w:hAnsi="Calibri"/>
        </w:rPr>
      </w:pPr>
      <w:r w:rsidRPr="00F833D6">
        <w:rPr>
          <w:rFonts w:ascii="Calibri" w:eastAsia="Calibri" w:hAnsi="Calibri"/>
        </w:rPr>
        <w:t>Many of these causes of death and injury are preventable.</w:t>
      </w:r>
    </w:p>
    <w:p w:rsidR="00791D03" w:rsidRPr="00F833D6" w:rsidRDefault="00791D03">
      <w:pPr>
        <w:ind w:left="100"/>
        <w:contextualSpacing/>
        <w:rPr>
          <w:rFonts w:ascii="Calibri" w:eastAsia="Calibri" w:hAnsi="Calibri"/>
        </w:rPr>
      </w:pPr>
    </w:p>
    <w:p w:rsidR="001B62A0" w:rsidRPr="00F833D6" w:rsidRDefault="001B62A0">
      <w:pPr>
        <w:ind w:left="100"/>
        <w:contextualSpacing/>
        <w:rPr>
          <w:rFonts w:ascii="Calibri" w:eastAsia="Calibri" w:hAnsi="Calibri"/>
          <w:rPrChange w:id="52" w:author="Goldschmidt, Michael" w:date="2016-05-20T00:07:00Z">
            <w:rPr>
              <w:rFonts w:ascii="Calibri" w:eastAsia="Calibri" w:hAnsi="Calibri"/>
              <w:spacing w:val="3"/>
            </w:rPr>
          </w:rPrChange>
        </w:rPr>
      </w:pPr>
      <w:r w:rsidRPr="00F833D6">
        <w:rPr>
          <w:rFonts w:ascii="Calibri" w:eastAsia="Calibri" w:hAnsi="Calibri"/>
          <w:rPrChange w:id="53" w:author="Goldschmidt, Michael" w:date="2016-05-20T00:07:00Z">
            <w:rPr>
              <w:rFonts w:ascii="Calibri" w:eastAsia="Calibri" w:hAnsi="Calibri"/>
              <w:spacing w:val="3"/>
            </w:rPr>
          </w:rPrChange>
        </w:rPr>
        <w:t xml:space="preserve"> </w:t>
      </w:r>
    </w:p>
    <w:p w:rsidR="00F028A3" w:rsidRPr="00F833D6" w:rsidRDefault="00F028A3">
      <w:pPr>
        <w:ind w:left="100"/>
        <w:contextualSpacing/>
        <w:rPr>
          <w:rFonts w:ascii="Calibri" w:eastAsia="Calibri" w:hAnsi="Calibri"/>
          <w:rPrChange w:id="54" w:author="Goldschmidt, Michael" w:date="2016-05-20T00:07:00Z">
            <w:rPr>
              <w:rFonts w:ascii="Calibri" w:eastAsia="Calibri" w:hAnsi="Calibri"/>
              <w:spacing w:val="3"/>
            </w:rPr>
          </w:rPrChange>
        </w:rPr>
      </w:pPr>
    </w:p>
    <w:p w:rsidR="001B62A0" w:rsidRPr="00F833D6" w:rsidRDefault="001B62A0">
      <w:pPr>
        <w:contextualSpacing/>
        <w:rPr>
          <w:rFonts w:ascii="Calibri" w:eastAsia="Calibri" w:hAnsi="Calibri" w:cs="Calibri"/>
        </w:rPr>
        <w:pPrChange w:id="55" w:author="Goldschmidt, Michael" w:date="2016-05-20T00:07:00Z">
          <w:pPr>
            <w:spacing w:line="288" w:lineRule="exact"/>
          </w:pPr>
        </w:pPrChange>
      </w:pPr>
    </w:p>
    <w:p w:rsidR="00F028A3" w:rsidRPr="00F833D6" w:rsidRDefault="00F028A3">
      <w:pPr>
        <w:contextualSpacing/>
        <w:rPr>
          <w:rFonts w:ascii="Calibri" w:eastAsia="Calibri" w:hAnsi="Calibri" w:cs="Calibri"/>
        </w:rPr>
        <w:pPrChange w:id="56" w:author="Goldschmidt, Michael" w:date="2016-05-20T00:07:00Z">
          <w:pPr>
            <w:spacing w:line="288" w:lineRule="exact"/>
          </w:pPr>
        </w:pPrChange>
      </w:pPr>
    </w:p>
    <w:p w:rsidR="00F028A3" w:rsidRPr="00F833D6" w:rsidDel="00F833D6" w:rsidRDefault="00F028A3">
      <w:pPr>
        <w:contextualSpacing/>
        <w:rPr>
          <w:del w:id="57" w:author="Goldschmidt, Michael" w:date="2016-05-20T00:12:00Z"/>
          <w:rFonts w:ascii="Calibri" w:eastAsia="Calibri" w:hAnsi="Calibri" w:cs="Calibri"/>
        </w:rPr>
        <w:pPrChange w:id="58" w:author="Goldschmidt, Michael" w:date="2016-05-20T00:07:00Z">
          <w:pPr>
            <w:spacing w:line="288" w:lineRule="exact"/>
          </w:pPr>
        </w:pPrChange>
      </w:pPr>
    </w:p>
    <w:p w:rsidR="00F028A3" w:rsidRPr="00F833D6" w:rsidDel="00F833D6" w:rsidRDefault="00F028A3">
      <w:pPr>
        <w:contextualSpacing/>
        <w:rPr>
          <w:del w:id="59" w:author="Goldschmidt, Michael" w:date="2016-05-20T00:12:00Z"/>
          <w:rFonts w:ascii="Calibri" w:eastAsia="Calibri" w:hAnsi="Calibri" w:cs="Calibri"/>
        </w:rPr>
        <w:pPrChange w:id="60" w:author="Goldschmidt, Michael" w:date="2016-05-20T00:07:00Z">
          <w:pPr>
            <w:spacing w:line="288" w:lineRule="exact"/>
          </w:pPr>
        </w:pPrChange>
      </w:pPr>
    </w:p>
    <w:p w:rsidR="00000000" w:rsidRDefault="00602C45">
      <w:pPr>
        <w:contextualSpacing/>
        <w:rPr>
          <w:rFonts w:ascii="Calibri" w:eastAsia="Calibri" w:hAnsi="Calibri" w:cs="Calibri"/>
        </w:rPr>
        <w:sectPr w:rsidR="00000000" w:rsidSect="001B62A0">
          <w:type w:val="continuous"/>
          <w:pgSz w:w="12240" w:h="15840"/>
          <w:pgMar w:top="620" w:right="600" w:bottom="280" w:left="620" w:header="720" w:footer="720" w:gutter="0"/>
          <w:cols w:space="282"/>
        </w:sectPr>
        <w:pPrChange w:id="61" w:author="Goldschmidt, Michael" w:date="2016-05-20T00:07:00Z">
          <w:pPr>
            <w:spacing w:line="288" w:lineRule="exact"/>
          </w:pPr>
        </w:pPrChange>
      </w:pPr>
    </w:p>
    <w:p w:rsidR="00F629AB" w:rsidRPr="00F833D6" w:rsidDel="007F10DF" w:rsidRDefault="007F10DF">
      <w:pPr>
        <w:ind w:left="117"/>
        <w:contextualSpacing/>
        <w:rPr>
          <w:del w:id="62" w:author="Goldschmidt, Michael" w:date="2016-05-20T00:15:00Z"/>
        </w:rPr>
      </w:pPr>
      <w:r w:rsidRPr="00A2458C">
        <w:rPr>
          <w:noProof/>
        </w:rPr>
        <w:lastRenderedPageBreak/>
        <mc:AlternateContent>
          <mc:Choice Requires="wps">
            <w:drawing>
              <wp:anchor distT="0" distB="0" distL="114300" distR="114300" simplePos="0" relativeHeight="251664384" behindDoc="1" locked="0" layoutInCell="1" allowOverlap="1" wp14:anchorId="30F16101" wp14:editId="372331F7">
                <wp:simplePos x="0" y="0"/>
                <wp:positionH relativeFrom="column">
                  <wp:posOffset>1950085</wp:posOffset>
                </wp:positionH>
                <wp:positionV relativeFrom="paragraph">
                  <wp:posOffset>-635</wp:posOffset>
                </wp:positionV>
                <wp:extent cx="5105400" cy="1200150"/>
                <wp:effectExtent l="0" t="0" r="0" b="0"/>
                <wp:wrapNone/>
                <wp:docPr id="2" name="Rectangle 2"/>
                <wp:cNvGraphicFramePr/>
                <a:graphic xmlns:a="http://schemas.openxmlformats.org/drawingml/2006/main">
                  <a:graphicData uri="http://schemas.microsoft.com/office/word/2010/wordprocessingShape">
                    <wps:wsp>
                      <wps:cNvSpPr/>
                      <wps:spPr>
                        <a:xfrm>
                          <a:off x="0" y="0"/>
                          <a:ext cx="5105400" cy="1200150"/>
                        </a:xfrm>
                        <a:prstGeom prst="rect">
                          <a:avLst/>
                        </a:prstGeom>
                        <a:solidFill>
                          <a:schemeClr val="bg1">
                            <a:lumMod val="95000"/>
                          </a:schemeClr>
                        </a:solidFill>
                        <a:ln w="508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153.55pt;margin-top:-.05pt;width:402pt;height:94.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" fillcolor="#f2f2f2 [3052]" stroked="f" strokeweight="4pt"/>
            </w:pict>
          </mc:Fallback>
        </mc:AlternateContent>
      </w:r>
    </w:p>
    <w:p w:rsidR="00B55476" w:rsidRPr="00F833D6" w:rsidRDefault="00BC4489">
      <w:pPr>
        <w:pStyle w:val="BodyText"/>
        <w:ind w:left="117" w:right="503"/>
        <w:contextualSpacing/>
        <w:rPr>
          <w:sz w:val="22"/>
          <w:szCs w:val="22"/>
        </w:rPr>
      </w:pPr>
      <w:r w:rsidRPr="00A2458C">
        <w:rPr>
          <w:noProof/>
          <w:sz w:val="22"/>
          <w:szCs w:val="22"/>
        </w:rPr>
        <w:drawing>
          <wp:anchor distT="0" distB="0" distL="114300" distR="114300" simplePos="0" relativeHeight="251663360" behindDoc="1" locked="0" layoutInCell="1" allowOverlap="1" wp14:anchorId="507A72E8" wp14:editId="049706ED">
            <wp:simplePos x="0" y="0"/>
            <wp:positionH relativeFrom="column">
              <wp:posOffset>133350</wp:posOffset>
            </wp:positionH>
            <wp:positionV relativeFrom="paragraph">
              <wp:posOffset>-1905</wp:posOffset>
            </wp:positionV>
            <wp:extent cx="1823085" cy="1200150"/>
            <wp:effectExtent l="0" t="0" r="5715" b="0"/>
            <wp:wrapThrough wrapText="bothSides">
              <wp:wrapPolygon edited="0">
                <wp:start x="0" y="0"/>
                <wp:lineTo x="0" y="21257"/>
                <wp:lineTo x="21442" y="21257"/>
                <wp:lineTo x="214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3085" cy="1200150"/>
                    </a:xfrm>
                    <a:prstGeom prst="rect">
                      <a:avLst/>
                    </a:prstGeom>
                    <a:noFill/>
                    <a:ln w="50800" cmpd="sng">
                      <a:noFill/>
                    </a:ln>
                  </pic:spPr>
                </pic:pic>
              </a:graphicData>
            </a:graphic>
            <wp14:sizeRelH relativeFrom="page">
              <wp14:pctWidth>0</wp14:pctWidth>
            </wp14:sizeRelH>
            <wp14:sizeRelV relativeFrom="page">
              <wp14:pctHeight>0</wp14:pctHeight>
            </wp14:sizeRelV>
          </wp:anchor>
        </w:drawing>
      </w:r>
    </w:p>
    <w:p w:rsidR="00000000" w:rsidRDefault="00602C45">
      <w:pPr>
        <w:pStyle w:val="BodyText"/>
        <w:ind w:left="117" w:right="503"/>
        <w:contextualSpacing/>
        <w:jc w:val="center"/>
        <w:rPr>
          <w:rFonts w:ascii="Arial" w:hAnsi="Arial" w:cs="Arial"/>
          <w:b/>
          <w:color w:val="0079C1"/>
          <w:sz w:val="52"/>
          <w:szCs w:val="52"/>
        </w:rPr>
        <w:sectPr w:rsidR="00000000" w:rsidSect="003D3019">
          <w:footerReference w:type="default" r:id="rId13"/>
          <w:type w:val="continuous"/>
          <w:pgSz w:w="12240" w:h="15840"/>
          <w:pgMar w:top="620" w:right="600" w:bottom="280" w:left="600" w:header="720" w:footer="720" w:gutter="0"/>
          <w:cols w:num="2" w:space="139"/>
        </w:sectPr>
      </w:pPr>
    </w:p>
    <w:p w:rsidR="00282C78" w:rsidRPr="00F833D6" w:rsidRDefault="00282C78">
      <w:pPr>
        <w:pStyle w:val="BodyText"/>
        <w:ind w:left="117" w:right="503"/>
        <w:contextualSpacing/>
        <w:jc w:val="center"/>
        <w:rPr>
          <w:ins w:id="63" w:author="Goldschmidt, Michael" w:date="2016-05-20T00:05:00Z"/>
          <w:rFonts w:asciiTheme="minorHAnsi" w:hAnsiTheme="minorHAnsi" w:cs="Arial"/>
          <w:b/>
          <w:color w:val="0079C1"/>
          <w:sz w:val="36"/>
          <w:szCs w:val="36"/>
        </w:rPr>
      </w:pPr>
      <w:ins w:id="64" w:author="Goldschmidt, Michael" w:date="2016-05-20T00:05:00Z">
        <w:r w:rsidRPr="00F833D6">
          <w:rPr>
            <w:rFonts w:cs="Arial"/>
            <w:b/>
            <w:color w:val="0079C1"/>
            <w:sz w:val="36"/>
            <w:szCs w:val="36"/>
          </w:rPr>
          <w:lastRenderedPageBreak/>
          <w:t xml:space="preserve">What can you do </w:t>
        </w:r>
        <w:r w:rsidRPr="00F833D6">
          <w:rPr>
            <w:rFonts w:asciiTheme="minorHAnsi" w:hAnsiTheme="minorHAnsi" w:cs="Arial"/>
            <w:b/>
            <w:color w:val="0079C1"/>
            <w:sz w:val="36"/>
            <w:szCs w:val="36"/>
          </w:rPr>
          <w:t xml:space="preserve">to help the </w:t>
        </w:r>
        <w:proofErr w:type="gramStart"/>
        <w:r w:rsidRPr="00F833D6">
          <w:rPr>
            <w:rFonts w:asciiTheme="minorHAnsi" w:hAnsiTheme="minorHAnsi" w:cs="Arial"/>
            <w:b/>
            <w:color w:val="0079C1"/>
            <w:sz w:val="36"/>
            <w:szCs w:val="36"/>
          </w:rPr>
          <w:t>families</w:t>
        </w:r>
        <w:proofErr w:type="gramEnd"/>
        <w:r w:rsidRPr="00F833D6">
          <w:rPr>
            <w:rFonts w:asciiTheme="minorHAnsi" w:hAnsiTheme="minorHAnsi" w:cs="Arial"/>
            <w:b/>
            <w:color w:val="0079C1"/>
            <w:sz w:val="36"/>
            <w:szCs w:val="36"/>
          </w:rPr>
          <w:t xml:space="preserve"> </w:t>
        </w:r>
      </w:ins>
    </w:p>
    <w:p w:rsidR="00282C78" w:rsidRPr="00F833D6" w:rsidRDefault="00282C78">
      <w:pPr>
        <w:pStyle w:val="BodyText"/>
        <w:ind w:left="117" w:right="503"/>
        <w:contextualSpacing/>
        <w:jc w:val="center"/>
        <w:rPr>
          <w:ins w:id="65" w:author="Goldschmidt, Michael" w:date="2016-05-20T00:05:00Z"/>
          <w:rFonts w:asciiTheme="minorHAnsi" w:hAnsiTheme="minorHAnsi" w:cs="Arial"/>
          <w:b/>
          <w:color w:val="0079C1"/>
          <w:sz w:val="36"/>
          <w:szCs w:val="36"/>
        </w:rPr>
      </w:pPr>
      <w:proofErr w:type="gramStart"/>
      <w:ins w:id="66" w:author="Goldschmidt, Michael" w:date="2016-05-20T00:05:00Z">
        <w:r w:rsidRPr="00F833D6">
          <w:rPr>
            <w:rFonts w:asciiTheme="minorHAnsi" w:hAnsiTheme="minorHAnsi" w:cs="Arial"/>
            <w:b/>
            <w:color w:val="0079C1"/>
            <w:sz w:val="36"/>
            <w:szCs w:val="36"/>
          </w:rPr>
          <w:t>and</w:t>
        </w:r>
        <w:proofErr w:type="gramEnd"/>
        <w:r w:rsidRPr="00F833D6">
          <w:rPr>
            <w:rFonts w:asciiTheme="minorHAnsi" w:hAnsiTheme="minorHAnsi" w:cs="Arial"/>
            <w:b/>
            <w:color w:val="0079C1"/>
            <w:sz w:val="36"/>
            <w:szCs w:val="36"/>
          </w:rPr>
          <w:t xml:space="preserve"> communities you serve?</w:t>
        </w:r>
      </w:ins>
    </w:p>
    <w:p w:rsidR="007575D3" w:rsidRPr="00F833D6" w:rsidDel="00282C78" w:rsidRDefault="007575D3">
      <w:pPr>
        <w:pStyle w:val="BodyText"/>
        <w:ind w:left="117" w:right="503"/>
        <w:contextualSpacing/>
        <w:jc w:val="center"/>
        <w:rPr>
          <w:del w:id="67" w:author="Goldschmidt, Michael" w:date="2016-05-20T00:05:00Z"/>
          <w:rFonts w:ascii="Arial" w:hAnsi="Arial" w:cs="Arial"/>
          <w:b/>
          <w:color w:val="0079C1"/>
          <w:sz w:val="52"/>
          <w:szCs w:val="52"/>
        </w:rPr>
      </w:pPr>
      <w:del w:id="68" w:author="Goldschmidt, Michael" w:date="2016-05-20T00:05:00Z">
        <w:r w:rsidRPr="00F833D6" w:rsidDel="00282C78">
          <w:rPr>
            <w:rFonts w:ascii="Arial" w:hAnsi="Arial" w:cs="Arial"/>
            <w:b/>
            <w:color w:val="0079C1"/>
            <w:sz w:val="52"/>
            <w:szCs w:val="52"/>
          </w:rPr>
          <w:delText>WHAT CAN YOU DO</w:delText>
        </w:r>
        <w:r w:rsidR="00F028A3" w:rsidRPr="00F833D6" w:rsidDel="00282C78">
          <w:rPr>
            <w:rFonts w:ascii="Arial" w:hAnsi="Arial" w:cs="Arial"/>
            <w:b/>
            <w:color w:val="0079C1"/>
            <w:sz w:val="52"/>
            <w:szCs w:val="52"/>
          </w:rPr>
          <w:delText>,</w:delText>
        </w:r>
      </w:del>
    </w:p>
    <w:p w:rsidR="00BC4489" w:rsidRPr="00F833D6" w:rsidDel="00282C78" w:rsidRDefault="00F028A3">
      <w:pPr>
        <w:pStyle w:val="BodyText"/>
        <w:ind w:left="117" w:right="503"/>
        <w:contextualSpacing/>
        <w:jc w:val="center"/>
        <w:rPr>
          <w:del w:id="69" w:author="Goldschmidt, Michael" w:date="2016-05-20T00:05:00Z"/>
          <w:rFonts w:ascii="Arial" w:hAnsi="Arial" w:cs="Arial"/>
          <w:b/>
          <w:color w:val="0079C1"/>
          <w:sz w:val="28"/>
          <w:szCs w:val="28"/>
        </w:rPr>
      </w:pPr>
      <w:del w:id="70" w:author="Goldschmidt, Michael" w:date="2016-05-20T00:05:00Z">
        <w:r w:rsidRPr="00F833D6" w:rsidDel="00282C78">
          <w:rPr>
            <w:rFonts w:ascii="Arial" w:hAnsi="Arial" w:cs="Arial"/>
            <w:b/>
            <w:color w:val="0079C1"/>
            <w:sz w:val="28"/>
            <w:szCs w:val="28"/>
          </w:rPr>
          <w:delText>to help the families and communities you serve:</w:delText>
        </w:r>
      </w:del>
    </w:p>
    <w:p w:rsidR="00B55476" w:rsidRPr="00F833D6" w:rsidRDefault="007575D3">
      <w:pPr>
        <w:pStyle w:val="BodyText"/>
        <w:ind w:left="117" w:right="503"/>
        <w:contextualSpacing/>
        <w:jc w:val="center"/>
        <w:rPr>
          <w:i/>
          <w:color w:val="0079C1"/>
          <w:sz w:val="36"/>
          <w:szCs w:val="36"/>
        </w:rPr>
      </w:pPr>
      <w:r w:rsidRPr="00F833D6">
        <w:rPr>
          <w:i/>
          <w:color w:val="0079C1"/>
          <w:sz w:val="36"/>
          <w:szCs w:val="36"/>
        </w:rPr>
        <w:t>Actions for Living in a Healthy Home</w:t>
      </w:r>
    </w:p>
    <w:p w:rsidR="00000000" w:rsidRDefault="00602C45">
      <w:pPr>
        <w:pStyle w:val="BodyText"/>
        <w:ind w:left="117" w:right="503"/>
        <w:contextualSpacing/>
        <w:rPr>
          <w:rFonts w:ascii="Arial" w:hAnsi="Arial" w:cs="Arial"/>
          <w:color w:val="0079C1"/>
          <w:sz w:val="26"/>
          <w:szCs w:val="26"/>
        </w:rPr>
        <w:sectPr w:rsidR="00000000" w:rsidSect="005C4BFD">
          <w:type w:val="continuous"/>
          <w:pgSz w:w="12240" w:h="15840"/>
          <w:pgMar w:top="620" w:right="600" w:bottom="280" w:left="600" w:header="720" w:footer="720" w:gutter="0"/>
          <w:cols w:space="139"/>
        </w:sectPr>
      </w:pPr>
    </w:p>
    <w:p w:rsidR="00EF2AE1" w:rsidRPr="00F833D6" w:rsidRDefault="00EF2AE1">
      <w:pPr>
        <w:pStyle w:val="BodyText"/>
        <w:ind w:left="117" w:right="503"/>
        <w:contextualSpacing/>
        <w:rPr>
          <w:rFonts w:ascii="Arial" w:hAnsi="Arial" w:cs="Arial"/>
          <w:color w:val="0079C1"/>
          <w:sz w:val="26"/>
          <w:szCs w:val="26"/>
        </w:rPr>
      </w:pPr>
    </w:p>
    <w:p w:rsidR="00791D03" w:rsidDel="007F10DF" w:rsidRDefault="00791D03">
      <w:pPr>
        <w:spacing w:before="58"/>
        <w:ind w:right="1056"/>
        <w:contextualSpacing/>
        <w:outlineLvl w:val="4"/>
        <w:rPr>
          <w:del w:id="71" w:author="Goldschmidt, Michael" w:date="2016-05-20T00:12:00Z"/>
          <w:rFonts w:ascii="Arial" w:eastAsia="Arial" w:hAnsi="Arial"/>
          <w:color w:val="0079C1"/>
          <w:sz w:val="26"/>
          <w:szCs w:val="26"/>
        </w:rPr>
        <w:pPrChange w:id="72" w:author="Goldschmidt, Michael" w:date="2016-05-20T00:07:00Z">
          <w:pPr>
            <w:spacing w:before="58"/>
            <w:ind w:right="1056"/>
            <w:outlineLvl w:val="4"/>
          </w:pPr>
        </w:pPrChange>
      </w:pPr>
    </w:p>
    <w:p w:rsidR="007F10DF" w:rsidRPr="00F833D6" w:rsidRDefault="007F10DF">
      <w:pPr>
        <w:spacing w:before="58"/>
        <w:ind w:right="1056"/>
        <w:contextualSpacing/>
        <w:outlineLvl w:val="4"/>
        <w:rPr>
          <w:ins w:id="73" w:author="Goldschmidt, Michael" w:date="2016-05-20T00:16:00Z"/>
          <w:rFonts w:ascii="Arial" w:eastAsia="Arial" w:hAnsi="Arial"/>
          <w:color w:val="0079C1"/>
          <w:sz w:val="26"/>
          <w:szCs w:val="26"/>
        </w:rPr>
        <w:pPrChange w:id="74" w:author="Goldschmidt, Michael" w:date="2016-05-20T00:07:00Z">
          <w:pPr>
            <w:spacing w:before="58"/>
            <w:ind w:right="1056"/>
            <w:outlineLvl w:val="4"/>
          </w:pPr>
        </w:pPrChange>
      </w:pPr>
    </w:p>
    <w:p w:rsidR="00791D03" w:rsidRPr="007F10DF" w:rsidDel="00177FC5" w:rsidRDefault="007F10DF">
      <w:pPr>
        <w:tabs>
          <w:tab w:val="left" w:pos="10620"/>
        </w:tabs>
        <w:spacing w:before="58"/>
        <w:ind w:left="180" w:right="460"/>
        <w:contextualSpacing/>
        <w:outlineLvl w:val="4"/>
        <w:rPr>
          <w:del w:id="75" w:author="Goldschmidt, Michael" w:date="2016-05-20T00:15:00Z"/>
          <w:rFonts w:eastAsia="Arial"/>
          <w:color w:val="000000" w:themeColor="text1"/>
          <w:rPrChange w:id="76" w:author="Goldschmidt, Michael" w:date="2016-05-20T00:17:00Z">
            <w:rPr>
              <w:del w:id="77" w:author="Goldschmidt, Michael" w:date="2016-05-20T00:15:00Z"/>
              <w:rFonts w:ascii="Arial" w:eastAsia="Arial" w:hAnsi="Arial"/>
              <w:color w:val="0079C1"/>
              <w:sz w:val="26"/>
              <w:szCs w:val="26"/>
            </w:rPr>
          </w:rPrChange>
        </w:rPr>
        <w:pPrChange w:id="78" w:author="Goldschmidt, Michael" w:date="2016-05-20T00:17:00Z">
          <w:pPr>
            <w:spacing w:before="58"/>
            <w:ind w:right="1056"/>
            <w:outlineLvl w:val="4"/>
          </w:pPr>
        </w:pPrChange>
      </w:pPr>
      <w:ins w:id="79" w:author="Goldschmidt, Michael" w:date="2016-05-20T00:17:00Z">
        <w:r w:rsidRPr="007F10DF">
          <w:rPr>
            <w:rFonts w:eastAsia="Arial"/>
            <w:color w:val="000000" w:themeColor="text1"/>
            <w:rPrChange w:id="80" w:author="Goldschmidt, Michael" w:date="2016-05-20T00:17:00Z">
              <w:rPr>
                <w:rFonts w:ascii="Arial" w:eastAsia="Arial" w:hAnsi="Arial"/>
                <w:color w:val="0079C1"/>
                <w:sz w:val="26"/>
                <w:szCs w:val="26"/>
              </w:rPr>
            </w:rPrChange>
          </w:rPr>
          <w:t>Stakeholders and service providers should be</w:t>
        </w:r>
      </w:ins>
      <w:ins w:id="81" w:author="Goldschmidt, Michael" w:date="2016-05-20T00:18:00Z">
        <w:r>
          <w:rPr>
            <w:rFonts w:eastAsia="Arial"/>
            <w:color w:val="000000" w:themeColor="text1"/>
          </w:rPr>
          <w:t xml:space="preserve"> </w:t>
        </w:r>
      </w:ins>
    </w:p>
    <w:p w:rsidR="001B6551" w:rsidRPr="007F10DF" w:rsidDel="001B6551" w:rsidRDefault="00B33627">
      <w:pPr>
        <w:tabs>
          <w:tab w:val="left" w:pos="10620"/>
        </w:tabs>
        <w:spacing w:before="58"/>
        <w:ind w:left="180" w:right="460"/>
        <w:contextualSpacing/>
        <w:outlineLvl w:val="4"/>
        <w:rPr>
          <w:del w:id="82" w:author="H48008" w:date="2016-03-08T03:13:00Z"/>
          <w:rFonts w:eastAsia="Arial"/>
          <w:color w:val="000000" w:themeColor="text1"/>
          <w:rPrChange w:id="83" w:author="Goldschmidt, Michael" w:date="2016-05-20T00:17:00Z">
            <w:rPr>
              <w:del w:id="84" w:author="H48008" w:date="2016-03-08T03:13:00Z"/>
              <w:rFonts w:ascii="Arial" w:eastAsia="Arial" w:hAnsi="Arial"/>
              <w:color w:val="0079C1"/>
              <w:sz w:val="26"/>
              <w:szCs w:val="26"/>
            </w:rPr>
          </w:rPrChange>
        </w:rPr>
        <w:pPrChange w:id="85" w:author="Goldschmidt, Michael" w:date="2016-05-20T00:17:00Z">
          <w:pPr>
            <w:spacing w:before="58"/>
            <w:ind w:right="1056"/>
            <w:outlineLvl w:val="4"/>
          </w:pPr>
        </w:pPrChange>
      </w:pPr>
      <w:del w:id="86" w:author="Goldschmidt, Michael" w:date="2016-05-20T00:17:00Z">
        <w:r w:rsidRPr="007F10DF" w:rsidDel="007F10DF">
          <w:rPr>
            <w:rFonts w:eastAsia="Arial" w:cstheme="minorHAnsi"/>
            <w:color w:val="000000" w:themeColor="text1"/>
            <w:rPrChange w:id="87" w:author="Goldschmidt, Michael" w:date="2016-05-20T00:17:00Z">
              <w:rPr>
                <w:rFonts w:ascii="Arial" w:eastAsia="Arial" w:hAnsi="Arial"/>
                <w:color w:val="0079C1"/>
                <w:sz w:val="26"/>
                <w:szCs w:val="26"/>
              </w:rPr>
            </w:rPrChange>
          </w:rPr>
          <w:delText xml:space="preserve">As a service provider you may already be </w:delText>
        </w:r>
      </w:del>
      <w:proofErr w:type="gramStart"/>
      <w:r w:rsidRPr="007F10DF">
        <w:rPr>
          <w:rFonts w:eastAsia="Arial" w:cstheme="minorHAnsi"/>
          <w:color w:val="000000" w:themeColor="text1"/>
          <w:rPrChange w:id="88" w:author="Goldschmidt, Michael" w:date="2016-05-20T00:17:00Z">
            <w:rPr>
              <w:rFonts w:ascii="Arial" w:eastAsia="Arial" w:hAnsi="Arial"/>
              <w:color w:val="0079C1"/>
              <w:sz w:val="26"/>
              <w:szCs w:val="26"/>
            </w:rPr>
          </w:rPrChange>
        </w:rPr>
        <w:t>aware</w:t>
      </w:r>
      <w:proofErr w:type="gramEnd"/>
      <w:ins w:id="89" w:author="Goldschmidt, Michael" w:date="2016-05-20T00:18:00Z">
        <w:r w:rsidR="007F10DF">
          <w:rPr>
            <w:rFonts w:eastAsia="Arial" w:cstheme="minorHAnsi"/>
            <w:color w:val="000000" w:themeColor="text1"/>
          </w:rPr>
          <w:t xml:space="preserve"> </w:t>
        </w:r>
      </w:ins>
      <w:del w:id="90" w:author="Goldschmidt, Michael" w:date="2016-05-20T00:18:00Z">
        <w:r w:rsidRPr="007F10DF" w:rsidDel="007F10DF">
          <w:rPr>
            <w:rFonts w:eastAsia="Arial" w:cstheme="minorHAnsi"/>
            <w:color w:val="000000" w:themeColor="text1"/>
            <w:rPrChange w:id="91" w:author="Goldschmidt, Michael" w:date="2016-05-20T00:17:00Z">
              <w:rPr>
                <w:rFonts w:ascii="Arial" w:eastAsia="Arial" w:hAnsi="Arial"/>
                <w:color w:val="0079C1"/>
                <w:sz w:val="26"/>
                <w:szCs w:val="26"/>
              </w:rPr>
            </w:rPrChange>
          </w:rPr>
          <w:delText xml:space="preserve"> </w:delText>
        </w:r>
      </w:del>
      <w:r w:rsidRPr="007F10DF">
        <w:rPr>
          <w:rFonts w:eastAsia="Arial" w:cstheme="minorHAnsi"/>
          <w:color w:val="000000" w:themeColor="text1"/>
          <w:rPrChange w:id="92" w:author="Goldschmidt, Michael" w:date="2016-05-20T00:17:00Z">
            <w:rPr>
              <w:rFonts w:ascii="Arial" w:eastAsia="Arial" w:hAnsi="Arial"/>
              <w:color w:val="0079C1"/>
              <w:sz w:val="26"/>
              <w:szCs w:val="26"/>
            </w:rPr>
          </w:rPrChange>
        </w:rPr>
        <w:t xml:space="preserve">that many families live in </w:t>
      </w:r>
      <w:del w:id="93" w:author="Goldschmidt, Michael" w:date="2016-05-20T00:18:00Z">
        <w:r w:rsidRPr="007F10DF" w:rsidDel="007F10DF">
          <w:rPr>
            <w:rFonts w:eastAsia="Arial" w:cstheme="minorHAnsi"/>
            <w:color w:val="000000" w:themeColor="text1"/>
            <w:rPrChange w:id="94" w:author="Goldschmidt, Michael" w:date="2016-05-20T00:17:00Z">
              <w:rPr>
                <w:rFonts w:ascii="Arial" w:eastAsia="Arial" w:hAnsi="Arial"/>
                <w:color w:val="0079C1"/>
                <w:sz w:val="26"/>
                <w:szCs w:val="26"/>
              </w:rPr>
            </w:rPrChange>
          </w:rPr>
          <w:delText xml:space="preserve">a </w:delText>
        </w:r>
      </w:del>
      <w:r w:rsidRPr="007F10DF">
        <w:rPr>
          <w:rFonts w:eastAsia="Arial" w:cstheme="minorHAnsi"/>
          <w:color w:val="000000" w:themeColor="text1"/>
          <w:rPrChange w:id="95" w:author="Goldschmidt, Michael" w:date="2016-05-20T00:17:00Z">
            <w:rPr>
              <w:rFonts w:ascii="Arial" w:eastAsia="Arial" w:hAnsi="Arial"/>
              <w:color w:val="0079C1"/>
              <w:sz w:val="26"/>
              <w:szCs w:val="26"/>
            </w:rPr>
          </w:rPrChange>
        </w:rPr>
        <w:t>blended and extended home situation</w:t>
      </w:r>
      <w:ins w:id="96" w:author="Goldschmidt, Michael" w:date="2016-05-20T00:18:00Z">
        <w:r w:rsidR="007F10DF">
          <w:rPr>
            <w:rFonts w:eastAsia="Arial" w:cstheme="minorHAnsi"/>
            <w:color w:val="000000" w:themeColor="text1"/>
          </w:rPr>
          <w:t>s</w:t>
        </w:r>
      </w:ins>
      <w:r w:rsidRPr="007F10DF">
        <w:rPr>
          <w:rFonts w:eastAsia="Arial" w:cstheme="minorHAnsi"/>
          <w:color w:val="000000" w:themeColor="text1"/>
          <w:rPrChange w:id="97" w:author="Goldschmidt, Michael" w:date="2016-05-20T00:17:00Z">
            <w:rPr>
              <w:rFonts w:ascii="Arial" w:eastAsia="Arial" w:hAnsi="Arial"/>
              <w:color w:val="0079C1"/>
              <w:sz w:val="26"/>
              <w:szCs w:val="26"/>
            </w:rPr>
          </w:rPrChange>
        </w:rPr>
        <w:t xml:space="preserve"> where multiple families are joined in one residence</w:t>
      </w:r>
      <w:ins w:id="98" w:author="Goldschmidt, Michael" w:date="2016-05-20T00:19:00Z">
        <w:r w:rsidR="007F10DF">
          <w:rPr>
            <w:rFonts w:eastAsia="Arial" w:cstheme="minorHAnsi"/>
            <w:color w:val="000000" w:themeColor="text1"/>
          </w:rPr>
          <w:t>,</w:t>
        </w:r>
      </w:ins>
      <w:r w:rsidRPr="007F10DF">
        <w:rPr>
          <w:rFonts w:eastAsia="Arial" w:cstheme="minorHAnsi"/>
          <w:color w:val="000000" w:themeColor="text1"/>
          <w:rPrChange w:id="99" w:author="Goldschmidt, Michael" w:date="2016-05-20T00:17:00Z">
            <w:rPr>
              <w:rFonts w:ascii="Arial" w:eastAsia="Arial" w:hAnsi="Arial"/>
              <w:color w:val="0079C1"/>
              <w:sz w:val="26"/>
              <w:szCs w:val="26"/>
            </w:rPr>
          </w:rPrChange>
        </w:rPr>
        <w:t xml:space="preserve"> causing space to be cramped and trip and fall injuries to </w:t>
      </w:r>
      <w:ins w:id="100" w:author="H48008" w:date="2016-03-08T03:12:00Z">
        <w:r w:rsidR="001B6551" w:rsidRPr="007F10DF">
          <w:rPr>
            <w:rFonts w:eastAsia="Arial" w:cstheme="minorHAnsi"/>
            <w:color w:val="000000" w:themeColor="text1"/>
            <w:rPrChange w:id="101" w:author="Goldschmidt, Michael" w:date="2016-05-20T00:17:00Z">
              <w:rPr>
                <w:rFonts w:eastAsia="Arial" w:cstheme="minorHAnsi"/>
                <w:b/>
                <w:sz w:val="24"/>
                <w:szCs w:val="26"/>
              </w:rPr>
            </w:rPrChange>
          </w:rPr>
          <w:t xml:space="preserve">be a higher </w:t>
        </w:r>
      </w:ins>
      <w:del w:id="102" w:author="H48008" w:date="2016-03-08T03:12:00Z">
        <w:r w:rsidRPr="007F10DF" w:rsidDel="001B6551">
          <w:rPr>
            <w:rFonts w:eastAsia="Arial" w:cstheme="minorHAnsi"/>
            <w:color w:val="000000" w:themeColor="text1"/>
            <w:rPrChange w:id="103" w:author="Goldschmidt, Michael" w:date="2016-05-20T00:17:00Z">
              <w:rPr>
                <w:rFonts w:ascii="Arial" w:eastAsia="Arial" w:hAnsi="Arial"/>
                <w:color w:val="0079C1"/>
                <w:sz w:val="26"/>
                <w:szCs w:val="26"/>
              </w:rPr>
            </w:rPrChange>
          </w:rPr>
          <w:delText xml:space="preserve">be </w:delText>
        </w:r>
      </w:del>
      <w:del w:id="104" w:author="H48008" w:date="2016-03-08T03:13:00Z">
        <w:r w:rsidRPr="007F10DF" w:rsidDel="001B6551">
          <w:rPr>
            <w:rFonts w:eastAsia="Arial" w:cstheme="minorHAnsi"/>
            <w:color w:val="000000" w:themeColor="text1"/>
            <w:rPrChange w:id="105" w:author="Goldschmidt, Michael" w:date="2016-05-20T00:17:00Z">
              <w:rPr>
                <w:rFonts w:ascii="Arial" w:eastAsia="Arial" w:hAnsi="Arial"/>
                <w:color w:val="0079C1"/>
                <w:sz w:val="26"/>
                <w:szCs w:val="26"/>
              </w:rPr>
            </w:rPrChange>
          </w:rPr>
          <w:delText xml:space="preserve">higher </w:delText>
        </w:r>
      </w:del>
      <w:r w:rsidRPr="007F10DF">
        <w:rPr>
          <w:rFonts w:eastAsia="Arial" w:cstheme="minorHAnsi"/>
          <w:color w:val="000000" w:themeColor="text1"/>
          <w:rPrChange w:id="106" w:author="Goldschmidt, Michael" w:date="2016-05-20T00:17:00Z">
            <w:rPr>
              <w:rFonts w:ascii="Arial" w:eastAsia="Arial" w:hAnsi="Arial"/>
              <w:color w:val="0079C1"/>
              <w:sz w:val="26"/>
              <w:szCs w:val="26"/>
            </w:rPr>
          </w:rPrChange>
        </w:rPr>
        <w:t xml:space="preserve">risk. </w:t>
      </w:r>
      <w:del w:id="107" w:author="H48008" w:date="2016-03-08T03:13:00Z">
        <w:r w:rsidRPr="007F10DF" w:rsidDel="001B6551">
          <w:rPr>
            <w:rFonts w:eastAsia="Arial" w:cstheme="minorHAnsi"/>
            <w:color w:val="000000" w:themeColor="text1"/>
            <w:rPrChange w:id="108" w:author="Goldschmidt, Michael" w:date="2016-05-20T00:17:00Z">
              <w:rPr>
                <w:rFonts w:ascii="Arial" w:eastAsia="Arial" w:hAnsi="Arial"/>
                <w:color w:val="0079C1"/>
                <w:sz w:val="26"/>
                <w:szCs w:val="26"/>
              </w:rPr>
            </w:rPrChange>
          </w:rPr>
          <w:delText xml:space="preserve">Some have extended and older family members living with them where there are one or more elderly persons in a home with children who both are high risk for </w:delText>
        </w:r>
        <w:r w:rsidR="00A43165" w:rsidRPr="007F10DF" w:rsidDel="001B6551">
          <w:rPr>
            <w:rFonts w:eastAsia="Arial" w:cstheme="minorHAnsi"/>
            <w:color w:val="000000" w:themeColor="text1"/>
            <w:rPrChange w:id="109" w:author="Goldschmidt, Michael" w:date="2016-05-20T00:17:00Z">
              <w:rPr>
                <w:rFonts w:ascii="Arial" w:eastAsia="Arial" w:hAnsi="Arial"/>
                <w:color w:val="0079C1"/>
                <w:sz w:val="26"/>
                <w:szCs w:val="26"/>
              </w:rPr>
            </w:rPrChange>
          </w:rPr>
          <w:delText xml:space="preserve">injuries to </w:delText>
        </w:r>
        <w:r w:rsidRPr="007F10DF" w:rsidDel="001B6551">
          <w:rPr>
            <w:rFonts w:eastAsia="Arial" w:cstheme="minorHAnsi"/>
            <w:color w:val="000000" w:themeColor="text1"/>
            <w:rPrChange w:id="110" w:author="Goldschmidt, Michael" w:date="2016-05-20T00:17:00Z">
              <w:rPr>
                <w:rFonts w:ascii="Arial" w:eastAsia="Arial" w:hAnsi="Arial"/>
                <w:color w:val="0079C1"/>
                <w:sz w:val="26"/>
                <w:szCs w:val="26"/>
              </w:rPr>
            </w:rPrChange>
          </w:rPr>
          <w:delText>occur</w:delText>
        </w:r>
        <w:r w:rsidR="00A43165" w:rsidRPr="007F10DF" w:rsidDel="001B6551">
          <w:rPr>
            <w:rFonts w:eastAsia="Arial" w:cstheme="minorHAnsi"/>
            <w:color w:val="000000" w:themeColor="text1"/>
            <w:rPrChange w:id="111" w:author="Goldschmidt, Michael" w:date="2016-05-20T00:17:00Z">
              <w:rPr>
                <w:rFonts w:ascii="Arial" w:eastAsia="Arial" w:hAnsi="Arial"/>
                <w:color w:val="0079C1"/>
                <w:sz w:val="26"/>
                <w:szCs w:val="26"/>
              </w:rPr>
            </w:rPrChange>
          </w:rPr>
          <w:delText xml:space="preserve"> in the home</w:delText>
        </w:r>
        <w:r w:rsidRPr="007F10DF" w:rsidDel="001B6551">
          <w:rPr>
            <w:rFonts w:eastAsia="Arial" w:cstheme="minorHAnsi"/>
            <w:color w:val="000000" w:themeColor="text1"/>
            <w:rPrChange w:id="112" w:author="Goldschmidt, Michael" w:date="2016-05-20T00:17:00Z">
              <w:rPr>
                <w:rFonts w:ascii="Arial" w:eastAsia="Arial" w:hAnsi="Arial"/>
                <w:color w:val="0079C1"/>
                <w:sz w:val="26"/>
                <w:szCs w:val="26"/>
              </w:rPr>
            </w:rPrChange>
          </w:rPr>
          <w:delText xml:space="preserve">. </w:delText>
        </w:r>
      </w:del>
    </w:p>
    <w:p w:rsidR="00C21D84" w:rsidRDefault="00B33627">
      <w:pPr>
        <w:tabs>
          <w:tab w:val="left" w:pos="10620"/>
        </w:tabs>
        <w:spacing w:before="58"/>
        <w:ind w:left="180" w:right="460"/>
        <w:contextualSpacing/>
        <w:outlineLvl w:val="4"/>
        <w:rPr>
          <w:ins w:id="113" w:author="Goldschmidt, Michael" w:date="2016-05-20T00:29:00Z"/>
          <w:rFonts w:eastAsia="Arial" w:cstheme="minorHAnsi"/>
          <w:color w:val="000000" w:themeColor="text1"/>
        </w:rPr>
        <w:pPrChange w:id="114" w:author="Goldschmidt, Michael" w:date="2016-05-20T00:17:00Z">
          <w:pPr>
            <w:spacing w:before="58"/>
            <w:ind w:right="1056"/>
            <w:outlineLvl w:val="4"/>
          </w:pPr>
        </w:pPrChange>
      </w:pPr>
      <w:r w:rsidRPr="007F10DF">
        <w:rPr>
          <w:rFonts w:eastAsia="Arial" w:cstheme="minorHAnsi"/>
          <w:color w:val="000000" w:themeColor="text1"/>
          <w:rPrChange w:id="115" w:author="Goldschmidt, Michael" w:date="2016-05-20T00:17:00Z">
            <w:rPr>
              <w:rFonts w:ascii="Arial" w:eastAsia="Arial" w:hAnsi="Arial"/>
              <w:color w:val="0079C1"/>
              <w:sz w:val="26"/>
              <w:szCs w:val="26"/>
            </w:rPr>
          </w:rPrChange>
        </w:rPr>
        <w:t xml:space="preserve">Encourage </w:t>
      </w:r>
      <w:r w:rsidR="00791D03" w:rsidRPr="007F10DF">
        <w:rPr>
          <w:rFonts w:eastAsia="Arial" w:cstheme="minorHAnsi"/>
          <w:color w:val="000000" w:themeColor="text1"/>
          <w:rPrChange w:id="116" w:author="Goldschmidt, Michael" w:date="2016-05-20T00:17:00Z">
            <w:rPr>
              <w:rFonts w:ascii="Arial" w:eastAsia="Arial" w:hAnsi="Arial"/>
              <w:color w:val="0079C1"/>
              <w:sz w:val="26"/>
              <w:szCs w:val="26"/>
            </w:rPr>
          </w:rPrChange>
        </w:rPr>
        <w:t xml:space="preserve">and facilitate </w:t>
      </w:r>
      <w:r w:rsidRPr="007F10DF">
        <w:rPr>
          <w:rFonts w:eastAsia="Arial" w:cstheme="minorHAnsi"/>
          <w:color w:val="000000" w:themeColor="text1"/>
          <w:rPrChange w:id="117" w:author="Goldschmidt, Michael" w:date="2016-05-20T00:17:00Z">
            <w:rPr>
              <w:rFonts w:ascii="Arial" w:eastAsia="Arial" w:hAnsi="Arial"/>
              <w:color w:val="0079C1"/>
              <w:sz w:val="26"/>
              <w:szCs w:val="26"/>
            </w:rPr>
          </w:rPrChange>
        </w:rPr>
        <w:t>families to be aware of home hazards and to take action for those family members at hig</w:t>
      </w:r>
      <w:r w:rsidR="00A43165" w:rsidRPr="007F10DF">
        <w:rPr>
          <w:rFonts w:eastAsia="Arial" w:cstheme="minorHAnsi"/>
          <w:color w:val="000000" w:themeColor="text1"/>
          <w:rPrChange w:id="118" w:author="Goldschmidt, Michael" w:date="2016-05-20T00:17:00Z">
            <w:rPr>
              <w:rFonts w:ascii="Arial" w:eastAsia="Arial" w:hAnsi="Arial"/>
              <w:color w:val="0079C1"/>
              <w:sz w:val="26"/>
              <w:szCs w:val="26"/>
            </w:rPr>
          </w:rPrChange>
        </w:rPr>
        <w:t>hest risk of injuries in all rooms of the home</w:t>
      </w:r>
      <w:r w:rsidRPr="007F10DF">
        <w:rPr>
          <w:rFonts w:eastAsia="Arial" w:cstheme="minorHAnsi"/>
          <w:color w:val="000000" w:themeColor="text1"/>
          <w:rPrChange w:id="119" w:author="Goldschmidt, Michael" w:date="2016-05-20T00:17:00Z">
            <w:rPr>
              <w:rFonts w:ascii="Arial" w:eastAsia="Arial" w:hAnsi="Arial"/>
              <w:color w:val="0079C1"/>
              <w:sz w:val="26"/>
              <w:szCs w:val="26"/>
            </w:rPr>
          </w:rPrChange>
        </w:rPr>
        <w:t xml:space="preserve">. </w:t>
      </w:r>
      <w:ins w:id="120" w:author="H48008" w:date="2016-03-08T03:13:00Z">
        <w:r w:rsidR="001B6551" w:rsidRPr="007F10DF">
          <w:rPr>
            <w:rFonts w:eastAsia="Arial" w:cstheme="minorHAnsi"/>
            <w:color w:val="000000" w:themeColor="text1"/>
            <w:rPrChange w:id="121" w:author="Goldschmidt, Michael" w:date="2016-05-20T00:17:00Z">
              <w:rPr>
                <w:rFonts w:eastAsia="Arial" w:cstheme="minorHAnsi"/>
                <w:b/>
                <w:sz w:val="24"/>
                <w:szCs w:val="26"/>
              </w:rPr>
            </w:rPrChange>
          </w:rPr>
          <w:t xml:space="preserve"> </w:t>
        </w:r>
      </w:ins>
    </w:p>
    <w:p w:rsidR="00C21D84" w:rsidRDefault="00C21D84">
      <w:pPr>
        <w:tabs>
          <w:tab w:val="left" w:pos="10620"/>
        </w:tabs>
        <w:spacing w:before="58"/>
        <w:ind w:left="180" w:right="460"/>
        <w:contextualSpacing/>
        <w:outlineLvl w:val="4"/>
        <w:rPr>
          <w:ins w:id="122" w:author="Goldschmidt, Michael" w:date="2016-05-20T00:29:00Z"/>
          <w:rFonts w:eastAsia="Arial" w:cstheme="minorHAnsi"/>
          <w:color w:val="000000" w:themeColor="text1"/>
        </w:rPr>
        <w:pPrChange w:id="123" w:author="Goldschmidt, Michael" w:date="2016-05-20T00:17:00Z">
          <w:pPr>
            <w:spacing w:before="58"/>
            <w:ind w:right="1056"/>
            <w:outlineLvl w:val="4"/>
          </w:pPr>
        </w:pPrChange>
      </w:pPr>
    </w:p>
    <w:p w:rsidR="00B33627" w:rsidRPr="007F10DF" w:rsidRDefault="00B33627">
      <w:pPr>
        <w:tabs>
          <w:tab w:val="left" w:pos="10620"/>
        </w:tabs>
        <w:spacing w:before="58"/>
        <w:ind w:left="180" w:right="460"/>
        <w:contextualSpacing/>
        <w:outlineLvl w:val="4"/>
        <w:rPr>
          <w:rFonts w:eastAsia="Arial" w:cstheme="minorHAnsi"/>
          <w:color w:val="000000" w:themeColor="text1"/>
          <w:rPrChange w:id="124" w:author="Goldschmidt, Michael" w:date="2016-05-20T00:17:00Z">
            <w:rPr>
              <w:rFonts w:ascii="Arial" w:eastAsia="Arial" w:hAnsi="Arial"/>
              <w:color w:val="0079C1"/>
              <w:sz w:val="26"/>
              <w:szCs w:val="26"/>
            </w:rPr>
          </w:rPrChange>
        </w:rPr>
        <w:pPrChange w:id="125" w:author="Goldschmidt, Michael" w:date="2016-05-20T00:17:00Z">
          <w:pPr>
            <w:spacing w:before="58"/>
            <w:ind w:right="1056"/>
            <w:outlineLvl w:val="4"/>
          </w:pPr>
        </w:pPrChange>
      </w:pPr>
      <w:r w:rsidRPr="007F10DF">
        <w:rPr>
          <w:rFonts w:eastAsia="Arial" w:cstheme="minorHAnsi"/>
          <w:color w:val="000000" w:themeColor="text1"/>
          <w:rPrChange w:id="126" w:author="Goldschmidt, Michael" w:date="2016-05-20T00:17:00Z">
            <w:rPr>
              <w:rFonts w:ascii="Arial" w:eastAsia="Arial" w:hAnsi="Arial"/>
              <w:color w:val="0079C1"/>
              <w:sz w:val="26"/>
              <w:szCs w:val="26"/>
            </w:rPr>
          </w:rPrChange>
        </w:rPr>
        <w:t>Some actions that famil</w:t>
      </w:r>
      <w:r w:rsidR="00791D03" w:rsidRPr="007F10DF">
        <w:rPr>
          <w:rFonts w:eastAsia="Arial" w:cstheme="minorHAnsi"/>
          <w:color w:val="000000" w:themeColor="text1"/>
          <w:rPrChange w:id="127" w:author="Goldschmidt, Michael" w:date="2016-05-20T00:17:00Z">
            <w:rPr>
              <w:rFonts w:ascii="Arial" w:eastAsia="Arial" w:hAnsi="Arial"/>
              <w:color w:val="0079C1"/>
              <w:sz w:val="26"/>
              <w:szCs w:val="26"/>
            </w:rPr>
          </w:rPrChange>
        </w:rPr>
        <w:t>i</w:t>
      </w:r>
      <w:r w:rsidRPr="007F10DF">
        <w:rPr>
          <w:rFonts w:eastAsia="Arial" w:cstheme="minorHAnsi"/>
          <w:color w:val="000000" w:themeColor="text1"/>
          <w:rPrChange w:id="128" w:author="Goldschmidt, Michael" w:date="2016-05-20T00:17:00Z">
            <w:rPr>
              <w:rFonts w:ascii="Arial" w:eastAsia="Arial" w:hAnsi="Arial"/>
              <w:color w:val="0079C1"/>
              <w:sz w:val="26"/>
              <w:szCs w:val="26"/>
            </w:rPr>
          </w:rPrChange>
        </w:rPr>
        <w:t xml:space="preserve">es can take </w:t>
      </w:r>
      <w:del w:id="129" w:author="Goldschmidt, Michael" w:date="2016-05-20T00:29:00Z">
        <w:r w:rsidRPr="007F10DF" w:rsidDel="00C21D84">
          <w:rPr>
            <w:rFonts w:eastAsia="Arial" w:cstheme="minorHAnsi"/>
            <w:color w:val="000000" w:themeColor="text1"/>
            <w:rPrChange w:id="130" w:author="Goldschmidt, Michael" w:date="2016-05-20T00:17:00Z">
              <w:rPr>
                <w:rFonts w:ascii="Arial" w:eastAsia="Arial" w:hAnsi="Arial"/>
                <w:color w:val="0079C1"/>
                <w:sz w:val="26"/>
                <w:szCs w:val="26"/>
              </w:rPr>
            </w:rPrChange>
          </w:rPr>
          <w:delText>on their own</w:delText>
        </w:r>
      </w:del>
      <w:ins w:id="131" w:author="Goldschmidt, Michael" w:date="2016-05-20T00:29:00Z">
        <w:r w:rsidR="00C21D84">
          <w:rPr>
            <w:rFonts w:eastAsia="Arial" w:cstheme="minorHAnsi"/>
            <w:color w:val="000000" w:themeColor="text1"/>
          </w:rPr>
          <w:t>to increase the safety of their home</w:t>
        </w:r>
      </w:ins>
      <w:r w:rsidRPr="007F10DF">
        <w:rPr>
          <w:rFonts w:eastAsia="Arial" w:cstheme="minorHAnsi"/>
          <w:color w:val="000000" w:themeColor="text1"/>
          <w:rPrChange w:id="132" w:author="Goldschmidt, Michael" w:date="2016-05-20T00:17:00Z">
            <w:rPr>
              <w:rFonts w:ascii="Arial" w:eastAsia="Arial" w:hAnsi="Arial"/>
              <w:color w:val="0079C1"/>
              <w:sz w:val="26"/>
              <w:szCs w:val="26"/>
            </w:rPr>
          </w:rPrChange>
        </w:rPr>
        <w:t xml:space="preserve"> include:</w:t>
      </w:r>
    </w:p>
    <w:p w:rsidR="00791D03" w:rsidRPr="00F833D6" w:rsidRDefault="00791D03">
      <w:pPr>
        <w:spacing w:before="58"/>
        <w:ind w:right="1056"/>
        <w:contextualSpacing/>
        <w:outlineLvl w:val="4"/>
        <w:rPr>
          <w:ins w:id="133" w:author="Goldschmidt, Michael" w:date="2016-05-20T00:13:00Z"/>
          <w:rFonts w:eastAsia="Arial"/>
          <w:color w:val="0079C1"/>
          <w:sz w:val="20"/>
          <w:szCs w:val="20"/>
          <w:rPrChange w:id="134" w:author="Goldschmidt, Michael" w:date="2016-05-20T00:13:00Z">
            <w:rPr>
              <w:ins w:id="135" w:author="Goldschmidt, Michael" w:date="2016-05-20T00:13:00Z"/>
              <w:rFonts w:ascii="Arial" w:eastAsia="Arial" w:hAnsi="Arial"/>
              <w:color w:val="0079C1"/>
              <w:sz w:val="26"/>
              <w:szCs w:val="26"/>
            </w:rPr>
          </w:rPrChange>
        </w:rPr>
        <w:pPrChange w:id="136" w:author="Goldschmidt, Michael" w:date="2016-05-20T00:07:00Z">
          <w:pPr>
            <w:spacing w:before="58"/>
            <w:ind w:right="1056"/>
            <w:outlineLvl w:val="4"/>
          </w:pPr>
        </w:pPrChange>
      </w:pPr>
    </w:p>
    <w:p w:rsidR="00F833D6" w:rsidRPr="00F833D6" w:rsidRDefault="00F833D6">
      <w:pPr>
        <w:spacing w:before="58"/>
        <w:ind w:right="1056"/>
        <w:contextualSpacing/>
        <w:outlineLvl w:val="4"/>
        <w:rPr>
          <w:rFonts w:eastAsia="Arial"/>
          <w:color w:val="0079C1"/>
          <w:sz w:val="20"/>
          <w:szCs w:val="20"/>
          <w:rPrChange w:id="137" w:author="Goldschmidt, Michael" w:date="2016-05-20T00:13:00Z">
            <w:rPr>
              <w:rFonts w:ascii="Arial" w:eastAsia="Arial" w:hAnsi="Arial"/>
              <w:color w:val="0079C1"/>
              <w:sz w:val="26"/>
              <w:szCs w:val="26"/>
            </w:rPr>
          </w:rPrChange>
        </w:rPr>
        <w:pPrChange w:id="138" w:author="Goldschmidt, Michael" w:date="2016-05-20T00:07:00Z">
          <w:pPr>
            <w:spacing w:before="58"/>
            <w:ind w:right="1056"/>
            <w:outlineLvl w:val="4"/>
          </w:pPr>
        </w:pPrChange>
      </w:pPr>
    </w:p>
    <w:p w:rsidR="00F833D6" w:rsidRDefault="00A43165">
      <w:pPr>
        <w:spacing w:before="58"/>
        <w:ind w:right="1056"/>
        <w:contextualSpacing/>
        <w:outlineLvl w:val="4"/>
        <w:rPr>
          <w:ins w:id="139" w:author="Goldschmidt, Michael" w:date="2016-05-20T00:12:00Z"/>
          <w:rFonts w:ascii="Arial" w:eastAsia="Arial" w:hAnsi="Arial"/>
          <w:color w:val="0079C1"/>
          <w:sz w:val="26"/>
          <w:szCs w:val="26"/>
        </w:rPr>
        <w:pPrChange w:id="140" w:author="Goldschmidt, Michael" w:date="2016-05-20T00:07:00Z">
          <w:pPr>
            <w:spacing w:before="58"/>
            <w:ind w:right="1056"/>
            <w:outlineLvl w:val="4"/>
          </w:pPr>
        </w:pPrChange>
      </w:pPr>
      <w:r w:rsidRPr="00F833D6">
        <w:rPr>
          <w:rFonts w:ascii="Arial" w:eastAsia="Arial" w:hAnsi="Arial"/>
          <w:color w:val="0079C1"/>
          <w:sz w:val="26"/>
          <w:szCs w:val="26"/>
        </w:rPr>
        <w:t xml:space="preserve">Help Prevent Trips, Slips and </w:t>
      </w:r>
      <w:proofErr w:type="gramStart"/>
      <w:r w:rsidRPr="00F833D6">
        <w:rPr>
          <w:rFonts w:ascii="Arial" w:eastAsia="Arial" w:hAnsi="Arial"/>
          <w:color w:val="0079C1"/>
          <w:sz w:val="26"/>
          <w:szCs w:val="26"/>
        </w:rPr>
        <w:t>Falls</w:t>
      </w:r>
      <w:proofErr w:type="gramEnd"/>
    </w:p>
    <w:p w:rsidR="00F028A3" w:rsidRPr="00F833D6" w:rsidRDefault="00791D03">
      <w:pPr>
        <w:spacing w:before="58"/>
        <w:ind w:right="1056"/>
        <w:contextualSpacing/>
        <w:outlineLvl w:val="4"/>
        <w:rPr>
          <w:rFonts w:ascii="Arial" w:eastAsia="Arial" w:hAnsi="Arial"/>
          <w:color w:val="0079C1"/>
          <w:sz w:val="26"/>
          <w:szCs w:val="26"/>
        </w:rPr>
        <w:pPrChange w:id="141" w:author="Goldschmidt, Michael" w:date="2016-05-20T00:07:00Z">
          <w:pPr>
            <w:spacing w:before="58"/>
            <w:ind w:right="1056"/>
            <w:outlineLvl w:val="4"/>
          </w:pPr>
        </w:pPrChange>
      </w:pPr>
      <w:del w:id="142" w:author="Goldschmidt, Michael" w:date="2016-05-20T00:12:00Z">
        <w:r w:rsidRPr="00F833D6" w:rsidDel="00F833D6">
          <w:rPr>
            <w:rFonts w:ascii="Arial" w:eastAsia="Arial" w:hAnsi="Arial"/>
            <w:color w:val="0079C1"/>
            <w:sz w:val="26"/>
            <w:szCs w:val="26"/>
          </w:rPr>
          <w:delText>:</w:delText>
        </w:r>
      </w:del>
    </w:p>
    <w:p w:rsidR="00925C68" w:rsidRPr="00F833D6" w:rsidRDefault="00925C68">
      <w:pPr>
        <w:numPr>
          <w:ilvl w:val="0"/>
          <w:numId w:val="5"/>
        </w:numPr>
        <w:tabs>
          <w:tab w:val="left" w:pos="460"/>
        </w:tabs>
        <w:spacing w:before="2"/>
        <w:ind w:left="460" w:right="566"/>
        <w:contextualSpacing/>
        <w:rPr>
          <w:rFonts w:ascii="Calibri" w:eastAsia="Calibri" w:hAnsi="Calibri"/>
        </w:rPr>
      </w:pPr>
      <w:r w:rsidRPr="00F833D6">
        <w:rPr>
          <w:rFonts w:ascii="Calibri" w:eastAsia="Calibri" w:hAnsi="Calibri" w:cs="Calibri"/>
          <w:rPrChange w:id="143" w:author="Goldschmidt, Michael" w:date="2016-05-20T00:07:00Z">
            <w:rPr>
              <w:rFonts w:ascii="Calibri" w:eastAsia="Calibri" w:hAnsi="Calibri" w:cs="Calibri"/>
              <w:spacing w:val="-5"/>
            </w:rPr>
          </w:rPrChange>
        </w:rPr>
        <w:t xml:space="preserve">Keep floors clear of anything that could </w:t>
      </w:r>
      <w:r w:rsidRPr="00F833D6">
        <w:rPr>
          <w:rFonts w:ascii="Calibri" w:eastAsia="Calibri" w:hAnsi="Calibri"/>
          <w:rPrChange w:id="144" w:author="Goldschmidt, Michael" w:date="2016-05-20T00:07:00Z">
            <w:rPr>
              <w:rFonts w:ascii="Calibri" w:eastAsia="Calibri" w:hAnsi="Calibri"/>
              <w:spacing w:val="1"/>
            </w:rPr>
          </w:rPrChange>
        </w:rPr>
        <w:t>cause someone to trip. This includes: clothing and shoes, papers and newspapers, and clutter.</w:t>
      </w:r>
    </w:p>
    <w:p w:rsidR="00925C68" w:rsidRPr="00F833D6" w:rsidRDefault="00925C68">
      <w:pPr>
        <w:numPr>
          <w:ilvl w:val="0"/>
          <w:numId w:val="5"/>
        </w:numPr>
        <w:tabs>
          <w:tab w:val="left" w:pos="460"/>
        </w:tabs>
        <w:spacing w:before="10"/>
        <w:ind w:left="460" w:right="394"/>
        <w:contextualSpacing/>
        <w:rPr>
          <w:sz w:val="16"/>
          <w:szCs w:val="16"/>
        </w:rPr>
      </w:pPr>
      <w:r w:rsidRPr="00F833D6">
        <w:rPr>
          <w:rFonts w:ascii="Calibri" w:eastAsia="Calibri" w:hAnsi="Calibri"/>
          <w:rPrChange w:id="145" w:author="Goldschmidt, Michael" w:date="2016-05-20T00:07:00Z">
            <w:rPr>
              <w:rFonts w:ascii="Calibri" w:eastAsia="Calibri" w:hAnsi="Calibri"/>
              <w:spacing w:val="-5"/>
            </w:rPr>
          </w:rPrChange>
        </w:rPr>
        <w:t>Use night lights in bedrooms, hallways</w:t>
      </w:r>
      <w:ins w:id="146" w:author="Goldschmidt, Michael" w:date="2016-05-20T00:33:00Z">
        <w:r w:rsidR="00A2458C">
          <w:rPr>
            <w:rFonts w:ascii="Calibri" w:eastAsia="Calibri" w:hAnsi="Calibri"/>
          </w:rPr>
          <w:t>, stairs, landings,</w:t>
        </w:r>
      </w:ins>
      <w:r w:rsidRPr="00F833D6">
        <w:rPr>
          <w:rFonts w:ascii="Calibri" w:eastAsia="Calibri" w:hAnsi="Calibri"/>
          <w:rPrChange w:id="147" w:author="Goldschmidt, Michael" w:date="2016-05-20T00:07:00Z">
            <w:rPr>
              <w:rFonts w:ascii="Calibri" w:eastAsia="Calibri" w:hAnsi="Calibri"/>
              <w:spacing w:val="-5"/>
            </w:rPr>
          </w:rPrChange>
        </w:rPr>
        <w:t xml:space="preserve"> and bathrooms</w:t>
      </w:r>
      <w:r w:rsidR="00F028A3" w:rsidRPr="00F833D6">
        <w:rPr>
          <w:rFonts w:ascii="Calibri" w:eastAsia="Calibri" w:hAnsi="Calibri"/>
          <w:rPrChange w:id="148" w:author="Goldschmidt, Michael" w:date="2016-05-20T00:07:00Z">
            <w:rPr>
              <w:rFonts w:ascii="Calibri" w:eastAsia="Calibri" w:hAnsi="Calibri"/>
              <w:spacing w:val="-1"/>
            </w:rPr>
          </w:rPrChange>
        </w:rPr>
        <w:t xml:space="preserve"> to increase visibility</w:t>
      </w:r>
      <w:r w:rsidRPr="00F833D6">
        <w:rPr>
          <w:rFonts w:ascii="Calibri" w:eastAsia="Calibri" w:hAnsi="Calibri"/>
        </w:rPr>
        <w:t>.</w:t>
      </w:r>
    </w:p>
    <w:p w:rsidR="00925C68" w:rsidRPr="00F833D6" w:rsidRDefault="00925C68">
      <w:pPr>
        <w:numPr>
          <w:ilvl w:val="0"/>
          <w:numId w:val="5"/>
        </w:numPr>
        <w:tabs>
          <w:tab w:val="left" w:pos="460"/>
        </w:tabs>
        <w:ind w:left="460"/>
        <w:contextualSpacing/>
        <w:rPr>
          <w:rFonts w:ascii="Calibri" w:eastAsia="Calibri" w:hAnsi="Calibri"/>
        </w:rPr>
      </w:pPr>
      <w:r w:rsidRPr="00F833D6">
        <w:rPr>
          <w:rFonts w:ascii="Calibri" w:eastAsia="Calibri" w:hAnsi="Calibri"/>
        </w:rPr>
        <w:t>Don’t use chairs or tables as ladders.</w:t>
      </w:r>
    </w:p>
    <w:p w:rsidR="00E41F98" w:rsidRPr="00A2458C" w:rsidRDefault="00925C68">
      <w:pPr>
        <w:numPr>
          <w:ilvl w:val="0"/>
          <w:numId w:val="5"/>
        </w:numPr>
        <w:tabs>
          <w:tab w:val="left" w:pos="460"/>
        </w:tabs>
        <w:spacing w:before="5"/>
        <w:ind w:left="460"/>
        <w:contextualSpacing/>
        <w:rPr>
          <w:ins w:id="149" w:author="Goldschmidt, Michael" w:date="2016-05-20T00:34:00Z"/>
          <w:rFonts w:ascii="Calibri" w:eastAsia="Calibri" w:hAnsi="Calibri" w:cs="Calibri"/>
          <w:sz w:val="24"/>
          <w:szCs w:val="24"/>
          <w:rPrChange w:id="150" w:author="Goldschmidt, Michael" w:date="2016-05-20T00:34:00Z">
            <w:rPr>
              <w:ins w:id="151" w:author="Goldschmidt, Michael" w:date="2016-05-20T00:34:00Z"/>
              <w:rFonts w:ascii="Calibri" w:eastAsia="Calibri" w:hAnsi="Calibri"/>
            </w:rPr>
          </w:rPrChange>
        </w:rPr>
      </w:pPr>
      <w:r w:rsidRPr="00F833D6">
        <w:rPr>
          <w:rFonts w:ascii="Calibri" w:eastAsia="Calibri" w:hAnsi="Calibri"/>
          <w:rPrChange w:id="152" w:author="Goldschmidt, Michael" w:date="2016-05-20T00:07:00Z">
            <w:rPr>
              <w:rFonts w:ascii="Calibri" w:eastAsia="Calibri" w:hAnsi="Calibri"/>
              <w:spacing w:val="-5"/>
            </w:rPr>
          </w:rPrChange>
        </w:rPr>
        <w:t xml:space="preserve">Use safety gates to prevent falls down stairs. </w:t>
      </w:r>
      <w:r w:rsidR="00E41F98" w:rsidRPr="00F833D6">
        <w:rPr>
          <w:rFonts w:ascii="Calibri" w:eastAsia="Calibri" w:hAnsi="Calibri"/>
        </w:rPr>
        <w:t xml:space="preserve"> </w:t>
      </w:r>
      <w:r w:rsidRPr="00F833D6">
        <w:rPr>
          <w:rFonts w:ascii="Calibri" w:eastAsia="Calibri" w:hAnsi="Calibri"/>
          <w:rPrChange w:id="153" w:author="Goldschmidt, Michael" w:date="2016-05-20T00:07:00Z">
            <w:rPr>
              <w:rFonts w:ascii="Calibri" w:eastAsia="Calibri" w:hAnsi="Calibri"/>
              <w:spacing w:val="-5"/>
            </w:rPr>
          </w:rPrChange>
        </w:rPr>
        <w:t>Repair any stairs that are cracked or worn.</w:t>
      </w:r>
      <w:r w:rsidR="00E41F98" w:rsidRPr="00F833D6">
        <w:rPr>
          <w:rFonts w:ascii="Calibri" w:eastAsia="Calibri" w:hAnsi="Calibri"/>
        </w:rPr>
        <w:t xml:space="preserve"> </w:t>
      </w:r>
      <w:r w:rsidRPr="00F833D6">
        <w:rPr>
          <w:rFonts w:ascii="Calibri" w:eastAsia="Calibri" w:hAnsi="Calibri"/>
          <w:rPrChange w:id="154" w:author="Goldschmidt, Michael" w:date="2016-05-20T00:07:00Z">
            <w:rPr>
              <w:rFonts w:ascii="Calibri" w:eastAsia="Calibri" w:hAnsi="Calibri"/>
              <w:spacing w:val="-3"/>
            </w:rPr>
          </w:rPrChange>
        </w:rPr>
        <w:t xml:space="preserve">Install </w:t>
      </w:r>
      <w:r w:rsidR="00E41F98" w:rsidRPr="00F833D6">
        <w:rPr>
          <w:rFonts w:ascii="Calibri" w:eastAsia="Calibri" w:hAnsi="Calibri"/>
          <w:rPrChange w:id="155" w:author="Goldschmidt, Michael" w:date="2016-05-20T00:07:00Z">
            <w:rPr>
              <w:rFonts w:ascii="Calibri" w:eastAsia="Calibri" w:hAnsi="Calibri"/>
              <w:spacing w:val="4"/>
            </w:rPr>
          </w:rPrChange>
        </w:rPr>
        <w:t xml:space="preserve">secure </w:t>
      </w:r>
      <w:r w:rsidRPr="00F833D6">
        <w:rPr>
          <w:rFonts w:ascii="Calibri" w:eastAsia="Calibri" w:hAnsi="Calibri"/>
          <w:rPrChange w:id="156" w:author="Goldschmidt, Michael" w:date="2016-05-20T00:07:00Z">
            <w:rPr>
              <w:rFonts w:ascii="Calibri" w:eastAsia="Calibri" w:hAnsi="Calibri"/>
              <w:spacing w:val="-3"/>
            </w:rPr>
          </w:rPrChange>
        </w:rPr>
        <w:t>handrails on steps and ramps.</w:t>
      </w:r>
    </w:p>
    <w:p w:rsidR="00A2458C" w:rsidRPr="00F833D6" w:rsidRDefault="00A2458C">
      <w:pPr>
        <w:numPr>
          <w:ilvl w:val="0"/>
          <w:numId w:val="5"/>
        </w:numPr>
        <w:tabs>
          <w:tab w:val="left" w:pos="460"/>
        </w:tabs>
        <w:spacing w:before="5"/>
        <w:ind w:left="460"/>
        <w:contextualSpacing/>
        <w:rPr>
          <w:rFonts w:ascii="Calibri" w:eastAsia="Calibri" w:hAnsi="Calibri" w:cs="Calibri"/>
          <w:sz w:val="24"/>
          <w:szCs w:val="24"/>
        </w:rPr>
      </w:pPr>
      <w:ins w:id="157" w:author="Goldschmidt, Michael" w:date="2016-05-20T00:34:00Z">
        <w:r>
          <w:rPr>
            <w:rFonts w:ascii="Calibri" w:eastAsia="Calibri" w:hAnsi="Calibri"/>
          </w:rPr>
          <w:t>Use anti-slip mats around and in tubs and showers.</w:t>
        </w:r>
      </w:ins>
    </w:p>
    <w:p w:rsidR="00E41F98" w:rsidRPr="00F833D6" w:rsidRDefault="00E41F98">
      <w:pPr>
        <w:numPr>
          <w:ilvl w:val="0"/>
          <w:numId w:val="5"/>
        </w:numPr>
        <w:tabs>
          <w:tab w:val="left" w:pos="460"/>
        </w:tabs>
        <w:spacing w:before="10"/>
        <w:ind w:left="460" w:right="131"/>
        <w:contextualSpacing/>
        <w:rPr>
          <w:rFonts w:ascii="Calibri" w:eastAsia="Calibri" w:hAnsi="Calibri" w:cs="Calibri"/>
          <w:sz w:val="24"/>
          <w:szCs w:val="24"/>
        </w:rPr>
        <w:pPrChange w:id="158" w:author="Goldschmidt, Michael" w:date="2016-05-20T00:07:00Z">
          <w:pPr>
            <w:numPr>
              <w:numId w:val="5"/>
            </w:numPr>
            <w:tabs>
              <w:tab w:val="left" w:pos="460"/>
            </w:tabs>
            <w:spacing w:before="10" w:line="288" w:lineRule="exact"/>
            <w:ind w:left="460" w:right="131" w:hanging="240"/>
            <w:contextualSpacing/>
          </w:pPr>
        </w:pPrChange>
      </w:pPr>
      <w:r w:rsidRPr="00F833D6">
        <w:rPr>
          <w:rFonts w:ascii="Calibri" w:eastAsia="Calibri" w:hAnsi="Calibri"/>
          <w:rPrChange w:id="159" w:author="Goldschmidt, Michael" w:date="2016-05-20T00:07:00Z">
            <w:rPr>
              <w:rFonts w:ascii="Calibri" w:eastAsia="Calibri" w:hAnsi="Calibri"/>
              <w:spacing w:val="-2"/>
            </w:rPr>
          </w:rPrChange>
        </w:rPr>
        <w:t>S</w:t>
      </w:r>
      <w:r w:rsidR="00925C68" w:rsidRPr="00F833D6">
        <w:rPr>
          <w:rFonts w:ascii="Calibri" w:eastAsia="Calibri" w:hAnsi="Calibri"/>
          <w:rPrChange w:id="160" w:author="Goldschmidt, Michael" w:date="2016-05-20T00:07:00Z">
            <w:rPr>
              <w:rFonts w:ascii="Calibri" w:eastAsia="Calibri" w:hAnsi="Calibri"/>
              <w:spacing w:val="-2"/>
            </w:rPr>
          </w:rPrChange>
        </w:rPr>
        <w:t xml:space="preserve">upervise children and keep their play area away from windows and stairways. </w:t>
      </w:r>
    </w:p>
    <w:p w:rsidR="00925C68" w:rsidRPr="00F833D6" w:rsidRDefault="007F10DF">
      <w:pPr>
        <w:numPr>
          <w:ilvl w:val="0"/>
          <w:numId w:val="73"/>
        </w:numPr>
        <w:tabs>
          <w:tab w:val="left" w:pos="460"/>
        </w:tabs>
        <w:spacing w:before="10"/>
        <w:ind w:left="720" w:right="131"/>
        <w:contextualSpacing/>
        <w:rPr>
          <w:rFonts w:ascii="Calibri" w:eastAsia="Calibri" w:hAnsi="Calibri" w:cs="Calibri"/>
          <w:rPrChange w:id="161" w:author="Goldschmidt, Michael" w:date="2016-05-20T00:07:00Z">
            <w:rPr>
              <w:rFonts w:ascii="Calibri" w:eastAsia="Calibri" w:hAnsi="Calibri" w:cs="Calibri"/>
              <w:sz w:val="24"/>
              <w:szCs w:val="24"/>
            </w:rPr>
          </w:rPrChange>
        </w:rPr>
        <w:pPrChange w:id="162" w:author="Goldschmidt, Michael" w:date="2016-05-20T00:07:00Z">
          <w:pPr>
            <w:numPr>
              <w:numId w:val="73"/>
            </w:numPr>
            <w:tabs>
              <w:tab w:val="left" w:pos="460"/>
            </w:tabs>
            <w:spacing w:before="10" w:line="288" w:lineRule="exact"/>
            <w:ind w:left="720" w:right="131" w:hanging="240"/>
            <w:contextualSpacing/>
          </w:pPr>
        </w:pPrChange>
      </w:pPr>
      <w:ins w:id="163" w:author="Goldschmidt, Michael" w:date="2016-05-20T00:20:00Z">
        <w:r>
          <w:rPr>
            <w:rFonts w:ascii="Calibri" w:eastAsia="Calibri" w:hAnsi="Calibri"/>
          </w:rPr>
          <w:t>Be aware that s</w:t>
        </w:r>
      </w:ins>
      <w:del w:id="164" w:author="Goldschmidt, Michael" w:date="2016-05-20T00:20:00Z">
        <w:r w:rsidR="00925C68" w:rsidRPr="00F833D6" w:rsidDel="007F10DF">
          <w:rPr>
            <w:rFonts w:ascii="Calibri" w:eastAsia="Calibri" w:hAnsi="Calibri"/>
            <w:rPrChange w:id="165" w:author="Goldschmidt, Michael" w:date="2016-05-20T00:07:00Z">
              <w:rPr>
                <w:rFonts w:ascii="Calibri" w:eastAsia="Calibri" w:hAnsi="Calibri"/>
                <w:spacing w:val="1"/>
              </w:rPr>
            </w:rPrChange>
          </w:rPr>
          <w:delText>S</w:delText>
        </w:r>
      </w:del>
      <w:r w:rsidR="00925C68" w:rsidRPr="00F833D6">
        <w:rPr>
          <w:rFonts w:ascii="Calibri" w:eastAsia="Calibri" w:hAnsi="Calibri"/>
          <w:rPrChange w:id="166" w:author="Goldschmidt, Michael" w:date="2016-05-20T00:07:00Z">
            <w:rPr>
              <w:rFonts w:ascii="Calibri" w:eastAsia="Calibri" w:hAnsi="Calibri"/>
              <w:spacing w:val="-1"/>
            </w:rPr>
          </w:rPrChange>
        </w:rPr>
        <w:t xml:space="preserve">creens alone cannot prevent children from </w:t>
      </w:r>
      <w:r w:rsidR="00925C68" w:rsidRPr="00F833D6">
        <w:rPr>
          <w:rFonts w:ascii="Calibri" w:eastAsia="Calibri" w:hAnsi="Calibri" w:cs="Calibri"/>
        </w:rPr>
        <w:t xml:space="preserve">falling. </w:t>
      </w:r>
      <w:r w:rsidR="00925C68" w:rsidRPr="00F833D6">
        <w:rPr>
          <w:rFonts w:ascii="Calibri" w:eastAsia="Calibri" w:hAnsi="Calibri"/>
          <w:rPrChange w:id="167" w:author="Goldschmidt, Michael" w:date="2016-05-20T00:07:00Z">
            <w:rPr>
              <w:rFonts w:ascii="Calibri" w:eastAsia="Calibri" w:hAnsi="Calibri"/>
              <w:spacing w:val="-5"/>
            </w:rPr>
          </w:rPrChange>
        </w:rPr>
        <w:t xml:space="preserve">Use window guards and window stops. Window guards prevent children from falling out of windows. </w:t>
      </w:r>
      <w:del w:id="168" w:author="H48008" w:date="2016-03-08T03:11:00Z">
        <w:r w:rsidR="00925C68" w:rsidRPr="00F833D6" w:rsidDel="001B6551">
          <w:rPr>
            <w:rFonts w:ascii="Calibri" w:eastAsia="Calibri" w:hAnsi="Calibri"/>
            <w:rPrChange w:id="169" w:author="Goldschmidt, Michael" w:date="2016-05-20T00:07:00Z">
              <w:rPr>
                <w:rFonts w:ascii="Calibri" w:eastAsia="Calibri" w:hAnsi="Calibri"/>
                <w:spacing w:val="3"/>
                <w:sz w:val="24"/>
                <w:szCs w:val="24"/>
              </w:rPr>
            </w:rPrChange>
          </w:rPr>
          <w:tab/>
        </w:r>
      </w:del>
      <w:r w:rsidR="00925C68" w:rsidRPr="00F833D6">
        <w:rPr>
          <w:rFonts w:ascii="Calibri" w:eastAsia="Calibri" w:hAnsi="Calibri"/>
          <w:rPrChange w:id="170" w:author="Goldschmidt, Michael" w:date="2016-05-20T00:07:00Z">
            <w:rPr>
              <w:rFonts w:ascii="Calibri" w:eastAsia="Calibri" w:hAnsi="Calibri"/>
              <w:spacing w:val="-2"/>
              <w:sz w:val="24"/>
              <w:szCs w:val="24"/>
            </w:rPr>
          </w:rPrChange>
        </w:rPr>
        <w:t xml:space="preserve">Adults and older children should know how to open these easily in case </w:t>
      </w:r>
      <w:r w:rsidR="00925C68" w:rsidRPr="00F833D6">
        <w:rPr>
          <w:rFonts w:ascii="Calibri" w:eastAsia="Calibri" w:hAnsi="Calibri" w:cs="Calibri"/>
          <w:rPrChange w:id="171" w:author="Goldschmidt, Michael" w:date="2016-05-20T00:07:00Z">
            <w:rPr>
              <w:rFonts w:ascii="Calibri" w:eastAsia="Calibri" w:hAnsi="Calibri" w:cs="Calibri"/>
              <w:spacing w:val="-2"/>
              <w:sz w:val="24"/>
              <w:szCs w:val="24"/>
            </w:rPr>
          </w:rPrChange>
        </w:rPr>
        <w:t xml:space="preserve">of fire. </w:t>
      </w:r>
      <w:r w:rsidR="00925C68" w:rsidRPr="00F833D6">
        <w:rPr>
          <w:rFonts w:ascii="Calibri" w:eastAsia="Calibri" w:hAnsi="Calibri"/>
          <w:rPrChange w:id="172" w:author="Goldschmidt, Michael" w:date="2016-05-20T00:07:00Z">
            <w:rPr>
              <w:rFonts w:ascii="Calibri" w:eastAsia="Calibri" w:hAnsi="Calibri"/>
              <w:spacing w:val="-1"/>
              <w:sz w:val="24"/>
              <w:szCs w:val="24"/>
            </w:rPr>
          </w:rPrChange>
        </w:rPr>
        <w:t xml:space="preserve">Window stops </w:t>
      </w:r>
      <w:del w:id="173" w:author="H48008" w:date="2016-03-08T03:12:00Z">
        <w:r w:rsidR="00925C68" w:rsidRPr="00F833D6" w:rsidDel="001B6551">
          <w:rPr>
            <w:rFonts w:ascii="Calibri" w:eastAsia="Calibri" w:hAnsi="Calibri"/>
            <w:rPrChange w:id="174" w:author="Goldschmidt, Michael" w:date="2016-05-20T00:07:00Z">
              <w:rPr>
                <w:rFonts w:ascii="Calibri" w:eastAsia="Calibri" w:hAnsi="Calibri"/>
                <w:spacing w:val="2"/>
                <w:sz w:val="24"/>
                <w:szCs w:val="24"/>
              </w:rPr>
            </w:rPrChange>
          </w:rPr>
          <w:tab/>
        </w:r>
      </w:del>
      <w:r w:rsidR="00925C68" w:rsidRPr="00F833D6">
        <w:rPr>
          <w:rFonts w:ascii="Calibri" w:eastAsia="Calibri" w:hAnsi="Calibri"/>
          <w:rPrChange w:id="175" w:author="Goldschmidt, Michael" w:date="2016-05-20T00:07:00Z">
            <w:rPr>
              <w:rFonts w:ascii="Calibri" w:eastAsia="Calibri" w:hAnsi="Calibri"/>
              <w:spacing w:val="-1"/>
              <w:sz w:val="24"/>
              <w:szCs w:val="24"/>
            </w:rPr>
          </w:rPrChange>
        </w:rPr>
        <w:t xml:space="preserve">prevent the window from opening more than 4 inches. </w:t>
      </w:r>
    </w:p>
    <w:p w:rsidR="00925C68" w:rsidRPr="00F833D6" w:rsidRDefault="00925C68">
      <w:pPr>
        <w:numPr>
          <w:ilvl w:val="0"/>
          <w:numId w:val="73"/>
        </w:numPr>
        <w:tabs>
          <w:tab w:val="left" w:pos="460"/>
        </w:tabs>
        <w:spacing w:before="10"/>
        <w:ind w:left="720" w:right="131"/>
        <w:contextualSpacing/>
        <w:rPr>
          <w:rFonts w:ascii="Calibri" w:eastAsia="Calibri" w:hAnsi="Calibri" w:cs="Calibri"/>
        </w:rPr>
        <w:pPrChange w:id="176" w:author="Goldschmidt, Michael" w:date="2016-05-20T00:07:00Z">
          <w:pPr>
            <w:numPr>
              <w:numId w:val="73"/>
            </w:numPr>
            <w:tabs>
              <w:tab w:val="left" w:pos="460"/>
            </w:tabs>
            <w:spacing w:before="10" w:line="288" w:lineRule="exact"/>
            <w:ind w:left="720" w:right="131" w:hanging="240"/>
            <w:contextualSpacing/>
          </w:pPr>
        </w:pPrChange>
      </w:pPr>
      <w:r w:rsidRPr="00F833D6">
        <w:rPr>
          <w:rFonts w:ascii="Calibri" w:eastAsia="Calibri" w:hAnsi="Calibri"/>
          <w:rPrChange w:id="177" w:author="Goldschmidt, Michael" w:date="2016-05-20T00:07:00Z">
            <w:rPr>
              <w:rFonts w:ascii="Calibri" w:eastAsia="Calibri" w:hAnsi="Calibri"/>
              <w:spacing w:val="-2"/>
            </w:rPr>
          </w:rPrChange>
        </w:rPr>
        <w:t xml:space="preserve">If possible, open windows from the top to get </w:t>
      </w:r>
      <w:r w:rsidRPr="00F833D6">
        <w:rPr>
          <w:rFonts w:ascii="Calibri" w:eastAsia="Calibri" w:hAnsi="Calibri" w:cs="Calibri"/>
        </w:rPr>
        <w:t>fresh air, not the bottom.</w:t>
      </w:r>
    </w:p>
    <w:p w:rsidR="00925C68" w:rsidRPr="00F833D6" w:rsidRDefault="00925C68">
      <w:pPr>
        <w:spacing w:before="1"/>
        <w:contextualSpacing/>
        <w:rPr>
          <w:sz w:val="20"/>
          <w:szCs w:val="20"/>
          <w:rPrChange w:id="178" w:author="Goldschmidt, Michael" w:date="2016-05-20T00:13:00Z">
            <w:rPr>
              <w:sz w:val="11"/>
              <w:szCs w:val="11"/>
            </w:rPr>
          </w:rPrChange>
        </w:rPr>
        <w:pPrChange w:id="179" w:author="Goldschmidt, Michael" w:date="2016-05-20T00:07:00Z">
          <w:pPr>
            <w:spacing w:before="1" w:line="110" w:lineRule="exact"/>
          </w:pPr>
        </w:pPrChange>
      </w:pPr>
    </w:p>
    <w:p w:rsidR="00925C68" w:rsidRPr="00F833D6" w:rsidRDefault="00925C68">
      <w:pPr>
        <w:contextualSpacing/>
        <w:rPr>
          <w:sz w:val="20"/>
          <w:szCs w:val="20"/>
          <w:rPrChange w:id="180" w:author="Goldschmidt, Michael" w:date="2016-05-20T00:13:00Z">
            <w:rPr>
              <w:sz w:val="16"/>
              <w:szCs w:val="16"/>
            </w:rPr>
          </w:rPrChange>
        </w:rPr>
        <w:pPrChange w:id="181" w:author="Goldschmidt, Michael" w:date="2016-05-20T00:07:00Z">
          <w:pPr>
            <w:spacing w:line="200" w:lineRule="exact"/>
          </w:pPr>
        </w:pPrChange>
      </w:pPr>
    </w:p>
    <w:p w:rsidR="00A45720" w:rsidRDefault="00E41F98">
      <w:pPr>
        <w:spacing w:before="51"/>
        <w:ind w:right="1814"/>
        <w:contextualSpacing/>
        <w:outlineLvl w:val="4"/>
        <w:rPr>
          <w:ins w:id="182" w:author="Goldschmidt, Michael" w:date="2016-05-20T00:14:00Z"/>
          <w:rFonts w:ascii="Arial" w:eastAsia="Arial" w:hAnsi="Arial"/>
          <w:color w:val="0079C1"/>
          <w:sz w:val="26"/>
          <w:szCs w:val="26"/>
        </w:rPr>
      </w:pPr>
      <w:r w:rsidRPr="00F833D6">
        <w:rPr>
          <w:rFonts w:ascii="Arial" w:eastAsia="Arial" w:hAnsi="Arial"/>
          <w:color w:val="0079C1"/>
          <w:sz w:val="26"/>
          <w:szCs w:val="26"/>
        </w:rPr>
        <w:t xml:space="preserve">Help </w:t>
      </w:r>
      <w:r w:rsidR="00A45720" w:rsidRPr="00F833D6">
        <w:rPr>
          <w:rFonts w:ascii="Arial" w:eastAsia="Arial" w:hAnsi="Arial"/>
          <w:color w:val="0079C1"/>
          <w:sz w:val="26"/>
          <w:szCs w:val="26"/>
        </w:rPr>
        <w:t>Prevent Fires and Burns</w:t>
      </w:r>
    </w:p>
    <w:p w:rsidR="00177FC5" w:rsidRPr="00177FC5" w:rsidRDefault="00177FC5">
      <w:pPr>
        <w:spacing w:before="51"/>
        <w:ind w:right="1814"/>
        <w:contextualSpacing/>
        <w:outlineLvl w:val="4"/>
        <w:rPr>
          <w:rFonts w:eastAsia="Arial"/>
          <w:sz w:val="20"/>
          <w:szCs w:val="20"/>
          <w:rPrChange w:id="183" w:author="Goldschmidt, Michael" w:date="2016-05-20T00:15:00Z">
            <w:rPr>
              <w:rFonts w:ascii="Arial" w:eastAsia="Arial" w:hAnsi="Arial"/>
              <w:sz w:val="26"/>
              <w:szCs w:val="26"/>
            </w:rPr>
          </w:rPrChange>
        </w:rPr>
      </w:pPr>
    </w:p>
    <w:p w:rsidR="00A45720" w:rsidRPr="00F833D6" w:rsidRDefault="00E41F98">
      <w:pPr>
        <w:numPr>
          <w:ilvl w:val="0"/>
          <w:numId w:val="4"/>
        </w:numPr>
        <w:tabs>
          <w:tab w:val="left" w:pos="270"/>
          <w:tab w:val="left" w:pos="460"/>
        </w:tabs>
        <w:spacing w:before="10"/>
        <w:ind w:left="270" w:right="537" w:firstLine="0"/>
        <w:contextualSpacing/>
        <w:rPr>
          <w:sz w:val="16"/>
          <w:szCs w:val="16"/>
        </w:rPr>
        <w:pPrChange w:id="184" w:author="Goldschmidt, Michael" w:date="2016-05-20T00:07:00Z">
          <w:pPr>
            <w:numPr>
              <w:numId w:val="4"/>
            </w:numPr>
            <w:tabs>
              <w:tab w:val="left" w:pos="270"/>
              <w:tab w:val="left" w:pos="460"/>
            </w:tabs>
            <w:spacing w:before="10"/>
            <w:ind w:left="270" w:right="537" w:hanging="240"/>
            <w:contextualSpacing/>
          </w:pPr>
        </w:pPrChange>
      </w:pPr>
      <w:r w:rsidRPr="00F833D6">
        <w:rPr>
          <w:rFonts w:ascii="Calibri" w:eastAsia="Calibri" w:hAnsi="Calibri"/>
          <w:rPrChange w:id="185" w:author="Goldschmidt, Michael" w:date="2016-05-20T00:07:00Z">
            <w:rPr>
              <w:rFonts w:ascii="Calibri" w:eastAsia="Calibri" w:hAnsi="Calibri"/>
              <w:spacing w:val="-3"/>
            </w:rPr>
          </w:rPrChange>
        </w:rPr>
        <w:t>A smoke/fire</w:t>
      </w:r>
      <w:r w:rsidR="00A45720" w:rsidRPr="00F833D6">
        <w:rPr>
          <w:rFonts w:ascii="Calibri" w:eastAsia="Calibri" w:hAnsi="Calibri"/>
          <w:rPrChange w:id="186" w:author="Goldschmidt, Michael" w:date="2016-05-20T00:07:00Z">
            <w:rPr>
              <w:rFonts w:ascii="Calibri" w:eastAsia="Calibri" w:hAnsi="Calibri"/>
              <w:spacing w:val="3"/>
            </w:rPr>
          </w:rPrChange>
        </w:rPr>
        <w:t xml:space="preserve"> alarm </w:t>
      </w:r>
      <w:r w:rsidRPr="00F833D6">
        <w:rPr>
          <w:rFonts w:ascii="Calibri" w:eastAsia="Calibri" w:hAnsi="Calibri"/>
          <w:rPrChange w:id="187" w:author="Goldschmidt, Michael" w:date="2016-05-20T00:07:00Z">
            <w:rPr>
              <w:rFonts w:ascii="Calibri" w:eastAsia="Calibri" w:hAnsi="Calibri"/>
              <w:spacing w:val="3"/>
            </w:rPr>
          </w:rPrChange>
        </w:rPr>
        <w:t xml:space="preserve">should be located </w:t>
      </w:r>
      <w:r w:rsidR="00A45720" w:rsidRPr="00F833D6">
        <w:rPr>
          <w:rFonts w:ascii="Calibri" w:eastAsia="Calibri" w:hAnsi="Calibri"/>
          <w:rPrChange w:id="188" w:author="Goldschmidt, Michael" w:date="2016-05-20T00:07:00Z">
            <w:rPr>
              <w:rFonts w:ascii="Calibri" w:eastAsia="Calibri" w:hAnsi="Calibri"/>
              <w:spacing w:val="-1"/>
            </w:rPr>
          </w:rPrChange>
        </w:rPr>
        <w:t xml:space="preserve">on every level of </w:t>
      </w:r>
      <w:r w:rsidRPr="00F833D6">
        <w:rPr>
          <w:rFonts w:ascii="Calibri" w:eastAsia="Calibri" w:hAnsi="Calibri"/>
          <w:rPrChange w:id="189" w:author="Goldschmidt, Michael" w:date="2016-05-20T00:07:00Z">
            <w:rPr>
              <w:rFonts w:ascii="Calibri" w:eastAsia="Calibri" w:hAnsi="Calibri"/>
              <w:spacing w:val="3"/>
            </w:rPr>
          </w:rPrChange>
        </w:rPr>
        <w:t>a</w:t>
      </w:r>
      <w:r w:rsidR="00A45720" w:rsidRPr="00F833D6">
        <w:rPr>
          <w:rFonts w:ascii="Calibri" w:eastAsia="Calibri" w:hAnsi="Calibri"/>
          <w:rPrChange w:id="190" w:author="Goldschmidt, Michael" w:date="2016-05-20T00:07:00Z">
            <w:rPr>
              <w:rFonts w:ascii="Calibri" w:eastAsia="Calibri" w:hAnsi="Calibri"/>
              <w:spacing w:val="3"/>
            </w:rPr>
          </w:rPrChange>
        </w:rPr>
        <w:t xml:space="preserve"> home</w:t>
      </w:r>
      <w:r w:rsidRPr="00F833D6">
        <w:rPr>
          <w:rFonts w:ascii="Calibri" w:eastAsia="Calibri" w:hAnsi="Calibri"/>
          <w:rPrChange w:id="191" w:author="Goldschmidt, Michael" w:date="2016-05-20T00:07:00Z">
            <w:rPr>
              <w:rFonts w:ascii="Calibri" w:eastAsia="Calibri" w:hAnsi="Calibri"/>
              <w:spacing w:val="-6"/>
            </w:rPr>
          </w:rPrChange>
        </w:rPr>
        <w:t xml:space="preserve"> and an additional one</w:t>
      </w:r>
      <w:r w:rsidR="00A45720" w:rsidRPr="00F833D6">
        <w:rPr>
          <w:rFonts w:ascii="Calibri" w:eastAsia="Calibri" w:hAnsi="Calibri"/>
          <w:rPrChange w:id="192" w:author="Goldschmidt, Michael" w:date="2016-05-20T00:07:00Z">
            <w:rPr>
              <w:rFonts w:ascii="Calibri" w:eastAsia="Calibri" w:hAnsi="Calibri"/>
              <w:spacing w:val="3"/>
            </w:rPr>
          </w:rPrChange>
        </w:rPr>
        <w:t xml:space="preserve"> in or near every sleeping </w:t>
      </w:r>
      <w:r w:rsidRPr="00F833D6">
        <w:rPr>
          <w:rFonts w:ascii="Calibri" w:eastAsia="Calibri" w:hAnsi="Calibri"/>
          <w:rPrChange w:id="193" w:author="Goldschmidt, Michael" w:date="2016-05-20T00:07:00Z">
            <w:rPr>
              <w:rFonts w:ascii="Calibri" w:eastAsia="Calibri" w:hAnsi="Calibri"/>
              <w:w w:val="99"/>
            </w:rPr>
          </w:rPrChange>
        </w:rPr>
        <w:tab/>
      </w:r>
      <w:r w:rsidR="00A45720" w:rsidRPr="00F833D6">
        <w:rPr>
          <w:rFonts w:ascii="Calibri" w:eastAsia="Calibri" w:hAnsi="Calibri"/>
          <w:rPrChange w:id="194" w:author="Goldschmidt, Michael" w:date="2016-05-20T00:07:00Z">
            <w:rPr>
              <w:rFonts w:ascii="Calibri" w:eastAsia="Calibri" w:hAnsi="Calibri"/>
              <w:spacing w:val="-3"/>
            </w:rPr>
          </w:rPrChange>
        </w:rPr>
        <w:t>area.</w:t>
      </w:r>
    </w:p>
    <w:p w:rsidR="00A45720" w:rsidRPr="00F833D6" w:rsidRDefault="00E41F98">
      <w:pPr>
        <w:numPr>
          <w:ilvl w:val="0"/>
          <w:numId w:val="74"/>
        </w:numPr>
        <w:tabs>
          <w:tab w:val="left" w:pos="270"/>
          <w:tab w:val="left" w:pos="460"/>
        </w:tabs>
        <w:spacing w:before="10"/>
        <w:ind w:left="270" w:right="150" w:firstLine="0"/>
        <w:contextualSpacing/>
        <w:rPr>
          <w:rFonts w:ascii="Calibri" w:eastAsia="Calibri" w:hAnsi="Calibri"/>
        </w:rPr>
        <w:pPrChange w:id="195" w:author="Goldschmidt, Michael" w:date="2016-05-20T00:07:00Z">
          <w:pPr>
            <w:numPr>
              <w:numId w:val="74"/>
            </w:numPr>
            <w:tabs>
              <w:tab w:val="left" w:pos="270"/>
              <w:tab w:val="left" w:pos="460"/>
            </w:tabs>
            <w:spacing w:before="10"/>
            <w:ind w:left="270" w:right="150" w:hanging="360"/>
            <w:contextualSpacing/>
          </w:pPr>
        </w:pPrChange>
      </w:pPr>
      <w:r w:rsidRPr="00F833D6">
        <w:rPr>
          <w:rFonts w:ascii="Calibri" w:eastAsia="Calibri" w:hAnsi="Calibri" w:cs="Calibri"/>
          <w:rPrChange w:id="196" w:author="Goldschmidt, Michael" w:date="2016-05-20T00:07:00Z">
            <w:rPr>
              <w:rFonts w:ascii="Calibri" w:eastAsia="Calibri" w:hAnsi="Calibri" w:cs="Calibri"/>
              <w:spacing w:val="1"/>
            </w:rPr>
          </w:rPrChange>
        </w:rPr>
        <w:t>An adult should always be in the kitchen during cooking in ovens or on stoves</w:t>
      </w:r>
      <w:r w:rsidR="00A45720" w:rsidRPr="00F833D6">
        <w:rPr>
          <w:rFonts w:ascii="Calibri" w:eastAsia="Calibri" w:hAnsi="Calibri"/>
        </w:rPr>
        <w:t xml:space="preserve">. </w:t>
      </w:r>
      <w:r w:rsidRPr="00F833D6">
        <w:rPr>
          <w:rFonts w:ascii="Calibri" w:eastAsia="Calibri" w:hAnsi="Calibri"/>
          <w:rPrChange w:id="197" w:author="Goldschmidt, Michael" w:date="2016-05-20T00:07:00Z">
            <w:rPr>
              <w:rFonts w:ascii="Calibri" w:eastAsia="Calibri" w:hAnsi="Calibri"/>
              <w:spacing w:val="3"/>
            </w:rPr>
          </w:rPrChange>
        </w:rPr>
        <w:t xml:space="preserve">Family members should </w:t>
      </w:r>
      <w:del w:id="198" w:author="Goldschmidt, Michael" w:date="2016-05-20T00:20:00Z">
        <w:r w:rsidR="000E15DE" w:rsidRPr="00F833D6" w:rsidDel="007F10DF">
          <w:rPr>
            <w:rFonts w:ascii="Calibri" w:eastAsia="Calibri" w:hAnsi="Calibri"/>
            <w:rPrChange w:id="199" w:author="Goldschmidt, Michael" w:date="2016-05-20T00:07:00Z">
              <w:rPr>
                <w:rFonts w:ascii="Calibri" w:eastAsia="Calibri" w:hAnsi="Calibri"/>
                <w:spacing w:val="3"/>
              </w:rPr>
            </w:rPrChange>
          </w:rPr>
          <w:delText xml:space="preserve"> </w:delText>
        </w:r>
        <w:r w:rsidR="000E15DE" w:rsidRPr="00F833D6" w:rsidDel="007F10DF">
          <w:rPr>
            <w:rFonts w:ascii="Calibri" w:eastAsia="Calibri" w:hAnsi="Calibri"/>
            <w:rPrChange w:id="200" w:author="Goldschmidt, Michael" w:date="2016-05-20T00:07:00Z">
              <w:rPr>
                <w:rFonts w:ascii="Calibri" w:eastAsia="Calibri" w:hAnsi="Calibri"/>
                <w:spacing w:val="3"/>
              </w:rPr>
            </w:rPrChange>
          </w:rPr>
          <w:tab/>
        </w:r>
      </w:del>
      <w:r w:rsidRPr="00F833D6">
        <w:rPr>
          <w:rFonts w:ascii="Calibri" w:eastAsia="Calibri" w:hAnsi="Calibri"/>
          <w:rPrChange w:id="201" w:author="Goldschmidt, Michael" w:date="2016-05-20T00:07:00Z">
            <w:rPr>
              <w:rFonts w:ascii="Calibri" w:eastAsia="Calibri" w:hAnsi="Calibri"/>
              <w:spacing w:val="3"/>
            </w:rPr>
          </w:rPrChange>
        </w:rPr>
        <w:t xml:space="preserve">never </w:t>
      </w:r>
      <w:ins w:id="202" w:author="Goldschmidt, Michael" w:date="2016-05-20T00:20:00Z">
        <w:r w:rsidR="007F10DF">
          <w:rPr>
            <w:rFonts w:ascii="Calibri" w:eastAsia="Calibri" w:hAnsi="Calibri"/>
          </w:rPr>
          <w:tab/>
        </w:r>
      </w:ins>
      <w:r w:rsidRPr="00F833D6">
        <w:rPr>
          <w:rFonts w:ascii="Calibri" w:eastAsia="Calibri" w:hAnsi="Calibri"/>
          <w:rPrChange w:id="203" w:author="Goldschmidt, Michael" w:date="2016-05-20T00:07:00Z">
            <w:rPr>
              <w:rFonts w:ascii="Calibri" w:eastAsia="Calibri" w:hAnsi="Calibri"/>
              <w:spacing w:val="3"/>
            </w:rPr>
          </w:rPrChange>
        </w:rPr>
        <w:t>put or l</w:t>
      </w:r>
      <w:r w:rsidR="00A45720" w:rsidRPr="00F833D6">
        <w:rPr>
          <w:rFonts w:ascii="Calibri" w:eastAsia="Calibri" w:hAnsi="Calibri"/>
          <w:rPrChange w:id="204" w:author="Goldschmidt, Michael" w:date="2016-05-20T00:07:00Z">
            <w:rPr>
              <w:rFonts w:ascii="Calibri" w:eastAsia="Calibri" w:hAnsi="Calibri"/>
              <w:spacing w:val="-5"/>
            </w:rPr>
          </w:rPrChange>
        </w:rPr>
        <w:t xml:space="preserve">eave </w:t>
      </w:r>
      <w:r w:rsidR="00A45720" w:rsidRPr="00F833D6">
        <w:rPr>
          <w:rFonts w:ascii="Calibri" w:eastAsia="Calibri" w:hAnsi="Calibri" w:cs="Calibri"/>
        </w:rPr>
        <w:t>flammable items on or near the stov</w:t>
      </w:r>
      <w:r w:rsidRPr="00F833D6">
        <w:rPr>
          <w:rFonts w:ascii="Calibri" w:eastAsia="Calibri" w:hAnsi="Calibri" w:cs="Calibri"/>
        </w:rPr>
        <w:t>e or cooktop</w:t>
      </w:r>
      <w:r w:rsidR="00A45720" w:rsidRPr="00F833D6">
        <w:rPr>
          <w:rFonts w:ascii="Calibri" w:eastAsia="Calibri" w:hAnsi="Calibri"/>
        </w:rPr>
        <w:t>.</w:t>
      </w:r>
      <w:r w:rsidR="00924B6C" w:rsidRPr="00F833D6">
        <w:rPr>
          <w:rFonts w:ascii="Calibri" w:eastAsia="Calibri" w:hAnsi="Calibri"/>
        </w:rPr>
        <w:t xml:space="preserve"> </w:t>
      </w:r>
    </w:p>
    <w:p w:rsidR="00A45720" w:rsidRPr="00F833D6" w:rsidRDefault="00A45720">
      <w:pPr>
        <w:numPr>
          <w:ilvl w:val="0"/>
          <w:numId w:val="4"/>
        </w:numPr>
        <w:tabs>
          <w:tab w:val="left" w:pos="270"/>
          <w:tab w:val="left" w:pos="460"/>
        </w:tabs>
        <w:spacing w:before="5"/>
        <w:ind w:left="270" w:right="448" w:firstLine="0"/>
        <w:contextualSpacing/>
        <w:rPr>
          <w:sz w:val="16"/>
          <w:szCs w:val="16"/>
        </w:rPr>
        <w:pPrChange w:id="205" w:author="Goldschmidt, Michael" w:date="2016-05-20T00:07:00Z">
          <w:pPr>
            <w:numPr>
              <w:numId w:val="4"/>
            </w:numPr>
            <w:tabs>
              <w:tab w:val="left" w:pos="270"/>
              <w:tab w:val="left" w:pos="460"/>
            </w:tabs>
            <w:spacing w:before="5"/>
            <w:ind w:left="270" w:right="448" w:hanging="240"/>
            <w:contextualSpacing/>
          </w:pPr>
        </w:pPrChange>
      </w:pPr>
      <w:r w:rsidRPr="00F833D6">
        <w:rPr>
          <w:rFonts w:ascii="Calibri" w:eastAsia="Calibri" w:hAnsi="Calibri"/>
          <w:rPrChange w:id="206" w:author="Goldschmidt, Michael" w:date="2016-05-20T00:07:00Z">
            <w:rPr>
              <w:rFonts w:ascii="Calibri" w:eastAsia="Calibri" w:hAnsi="Calibri"/>
              <w:spacing w:val="-4"/>
            </w:rPr>
          </w:rPrChange>
        </w:rPr>
        <w:t>Store matches, lighters, and other heat sources in a safe place like</w:t>
      </w:r>
      <w:r w:rsidR="00924B6C" w:rsidRPr="00F833D6">
        <w:rPr>
          <w:rFonts w:ascii="Calibri" w:eastAsia="Calibri" w:hAnsi="Calibri"/>
        </w:rPr>
        <w:t xml:space="preserve"> </w:t>
      </w:r>
      <w:r w:rsidRPr="00F833D6">
        <w:rPr>
          <w:rFonts w:ascii="Calibri" w:eastAsia="Calibri" w:hAnsi="Calibri"/>
        </w:rPr>
        <w:t xml:space="preserve">a locked drawer. </w:t>
      </w:r>
    </w:p>
    <w:p w:rsidR="00A43165" w:rsidRPr="00F833D6" w:rsidRDefault="00A45720">
      <w:pPr>
        <w:numPr>
          <w:ilvl w:val="0"/>
          <w:numId w:val="67"/>
        </w:numPr>
        <w:tabs>
          <w:tab w:val="left" w:pos="270"/>
          <w:tab w:val="left" w:pos="460"/>
        </w:tabs>
        <w:spacing w:before="10"/>
        <w:ind w:left="270" w:right="942" w:firstLine="0"/>
        <w:contextualSpacing/>
        <w:rPr>
          <w:rFonts w:ascii="Calibri" w:eastAsia="Calibri" w:hAnsi="Calibri"/>
        </w:rPr>
        <w:pPrChange w:id="207" w:author="Goldschmidt, Michael" w:date="2016-05-20T00:07:00Z">
          <w:pPr>
            <w:numPr>
              <w:numId w:val="67"/>
            </w:numPr>
            <w:tabs>
              <w:tab w:val="left" w:pos="270"/>
              <w:tab w:val="left" w:pos="460"/>
            </w:tabs>
            <w:spacing w:before="10"/>
            <w:ind w:left="270" w:right="942" w:hanging="240"/>
            <w:contextualSpacing/>
          </w:pPr>
        </w:pPrChange>
      </w:pPr>
      <w:r w:rsidRPr="00F833D6">
        <w:rPr>
          <w:rFonts w:ascii="Calibri" w:eastAsia="Calibri" w:hAnsi="Calibri" w:cs="Calibri"/>
          <w:rPrChange w:id="208" w:author="Goldschmidt, Michael" w:date="2016-05-20T00:07:00Z">
            <w:rPr>
              <w:rFonts w:ascii="Calibri" w:eastAsia="Calibri" w:hAnsi="Calibri" w:cs="Calibri"/>
              <w:spacing w:val="-17"/>
            </w:rPr>
          </w:rPrChange>
        </w:rPr>
        <w:t>Talk about fire safety with children.</w:t>
      </w:r>
      <w:r w:rsidR="00E41F98" w:rsidRPr="00F833D6">
        <w:rPr>
          <w:rFonts w:ascii="Calibri" w:eastAsia="Calibri" w:hAnsi="Calibri" w:cs="Calibri"/>
        </w:rPr>
        <w:t xml:space="preserve"> Talk about</w:t>
      </w:r>
      <w:r w:rsidRPr="00F833D6">
        <w:rPr>
          <w:rFonts w:ascii="Calibri" w:eastAsia="Calibri" w:hAnsi="Calibri" w:cs="Calibri"/>
          <w:rPrChange w:id="209" w:author="Goldschmidt, Michael" w:date="2016-05-20T00:07:00Z">
            <w:rPr>
              <w:rFonts w:ascii="Calibri" w:eastAsia="Calibri" w:hAnsi="Calibri" w:cs="Calibri"/>
              <w:spacing w:val="5"/>
            </w:rPr>
          </w:rPrChange>
        </w:rPr>
        <w:t xml:space="preserve"> how to prevent fires and what to do if there is a fire.</w:t>
      </w:r>
      <w:r w:rsidR="00924B6C" w:rsidRPr="00F833D6">
        <w:rPr>
          <w:rFonts w:ascii="Calibri" w:eastAsia="Calibri" w:hAnsi="Calibri" w:cs="Calibri"/>
        </w:rPr>
        <w:t xml:space="preserve"> </w:t>
      </w:r>
    </w:p>
    <w:p w:rsidR="00A43165" w:rsidRPr="00F833D6" w:rsidRDefault="00A45720">
      <w:pPr>
        <w:numPr>
          <w:ilvl w:val="0"/>
          <w:numId w:val="67"/>
        </w:numPr>
        <w:tabs>
          <w:tab w:val="left" w:pos="270"/>
          <w:tab w:val="left" w:pos="460"/>
        </w:tabs>
        <w:spacing w:before="10"/>
        <w:ind w:left="270" w:right="942" w:firstLine="0"/>
        <w:contextualSpacing/>
        <w:rPr>
          <w:rFonts w:ascii="Calibri" w:eastAsia="Calibri" w:hAnsi="Calibri"/>
        </w:rPr>
        <w:pPrChange w:id="210" w:author="Goldschmidt, Michael" w:date="2016-05-20T00:07:00Z">
          <w:pPr>
            <w:numPr>
              <w:numId w:val="67"/>
            </w:numPr>
            <w:tabs>
              <w:tab w:val="left" w:pos="270"/>
              <w:tab w:val="left" w:pos="460"/>
            </w:tabs>
            <w:spacing w:before="10"/>
            <w:ind w:left="270" w:right="942" w:hanging="240"/>
            <w:contextualSpacing/>
          </w:pPr>
        </w:pPrChange>
      </w:pPr>
      <w:r w:rsidRPr="00F833D6">
        <w:rPr>
          <w:rFonts w:ascii="Calibri" w:eastAsia="Calibri" w:hAnsi="Calibri" w:cs="Calibri"/>
          <w:rPrChange w:id="211" w:author="Goldschmidt, Michael" w:date="2016-05-20T00:07:00Z">
            <w:rPr>
              <w:rFonts w:ascii="Calibri" w:eastAsia="Calibri" w:hAnsi="Calibri" w:cs="Calibri"/>
              <w:spacing w:val="-4"/>
            </w:rPr>
          </w:rPrChange>
        </w:rPr>
        <w:t xml:space="preserve">Plan and practice a fire escape </w:t>
      </w:r>
      <w:del w:id="212" w:author="Goldschmidt, Michael" w:date="2016-05-20T00:21:00Z">
        <w:r w:rsidRPr="00F833D6" w:rsidDel="007F10DF">
          <w:rPr>
            <w:rFonts w:ascii="Calibri" w:eastAsia="Calibri" w:hAnsi="Calibri" w:cs="Calibri"/>
            <w:rPrChange w:id="213" w:author="Goldschmidt, Michael" w:date="2016-05-20T00:07:00Z">
              <w:rPr>
                <w:rFonts w:ascii="Calibri" w:eastAsia="Calibri" w:hAnsi="Calibri" w:cs="Calibri"/>
                <w:spacing w:val="-2"/>
              </w:rPr>
            </w:rPrChange>
          </w:rPr>
          <w:delText xml:space="preserve">route with your </w:delText>
        </w:r>
        <w:r w:rsidRPr="00F833D6" w:rsidDel="007F10DF">
          <w:rPr>
            <w:rFonts w:ascii="Calibri" w:eastAsia="Calibri" w:hAnsi="Calibri"/>
          </w:rPr>
          <w:delText>family</w:delText>
        </w:r>
      </w:del>
      <w:ins w:id="214" w:author="Goldschmidt, Michael" w:date="2016-05-20T00:21:00Z">
        <w:r w:rsidR="007F10DF">
          <w:rPr>
            <w:rFonts w:ascii="Calibri" w:eastAsia="Calibri" w:hAnsi="Calibri" w:cs="Calibri"/>
          </w:rPr>
          <w:t>route</w:t>
        </w:r>
      </w:ins>
      <w:r w:rsidRPr="00F833D6">
        <w:rPr>
          <w:rFonts w:ascii="Calibri" w:eastAsia="Calibri" w:hAnsi="Calibri"/>
          <w:rPrChange w:id="215" w:author="Goldschmidt, Michael" w:date="2016-05-20T00:07:00Z">
            <w:rPr>
              <w:rFonts w:ascii="Calibri" w:eastAsia="Calibri" w:hAnsi="Calibri"/>
              <w:spacing w:val="-12"/>
            </w:rPr>
          </w:rPrChange>
        </w:rPr>
        <w:t>.</w:t>
      </w:r>
      <w:r w:rsidR="00924B6C" w:rsidRPr="00F833D6">
        <w:rPr>
          <w:rFonts w:ascii="Calibri" w:eastAsia="Calibri" w:hAnsi="Calibri"/>
          <w:rPrChange w:id="216" w:author="Goldschmidt, Michael" w:date="2016-05-20T00:07:00Z">
            <w:rPr>
              <w:rFonts w:ascii="Calibri" w:eastAsia="Calibri" w:hAnsi="Calibri"/>
              <w:spacing w:val="-12"/>
            </w:rPr>
          </w:rPrChange>
        </w:rPr>
        <w:t xml:space="preserve">  </w:t>
      </w:r>
    </w:p>
    <w:p w:rsidR="00E41F98" w:rsidRDefault="00A45720">
      <w:pPr>
        <w:numPr>
          <w:ilvl w:val="0"/>
          <w:numId w:val="67"/>
        </w:numPr>
        <w:tabs>
          <w:tab w:val="left" w:pos="270"/>
          <w:tab w:val="left" w:pos="460"/>
        </w:tabs>
        <w:spacing w:before="10"/>
        <w:ind w:left="270" w:right="942" w:firstLine="0"/>
        <w:contextualSpacing/>
        <w:rPr>
          <w:ins w:id="217" w:author="Goldschmidt, Michael" w:date="2016-05-20T00:35:00Z"/>
          <w:rFonts w:ascii="Calibri" w:eastAsia="Calibri" w:hAnsi="Calibri"/>
        </w:rPr>
        <w:pPrChange w:id="218" w:author="Goldschmidt, Michael" w:date="2016-05-20T00:07:00Z">
          <w:pPr>
            <w:numPr>
              <w:numId w:val="67"/>
            </w:numPr>
            <w:tabs>
              <w:tab w:val="left" w:pos="270"/>
              <w:tab w:val="left" w:pos="460"/>
            </w:tabs>
            <w:spacing w:before="10"/>
            <w:ind w:left="270" w:right="942" w:hanging="240"/>
            <w:contextualSpacing/>
          </w:pPr>
        </w:pPrChange>
      </w:pPr>
      <w:r w:rsidRPr="00F833D6">
        <w:rPr>
          <w:rFonts w:ascii="Calibri" w:eastAsia="Calibri" w:hAnsi="Calibri" w:cs="Calibri"/>
          <w:rPrChange w:id="219" w:author="Goldschmidt, Michael" w:date="2016-05-20T00:07:00Z">
            <w:rPr>
              <w:rFonts w:ascii="Calibri" w:eastAsia="Calibri" w:hAnsi="Calibri" w:cs="Calibri"/>
              <w:spacing w:val="-5"/>
            </w:rPr>
          </w:rPrChange>
        </w:rPr>
        <w:t xml:space="preserve">Keep a fire extinguisher on each level of </w:t>
      </w:r>
      <w:ins w:id="220" w:author="Goldschmidt, Michael" w:date="2016-05-20T00:21:00Z">
        <w:r w:rsidR="007F10DF">
          <w:rPr>
            <w:rFonts w:ascii="Calibri" w:eastAsia="Calibri" w:hAnsi="Calibri" w:cs="Calibri"/>
          </w:rPr>
          <w:t>the</w:t>
        </w:r>
      </w:ins>
      <w:del w:id="221" w:author="Goldschmidt, Michael" w:date="2016-05-20T00:21:00Z">
        <w:r w:rsidRPr="00F833D6" w:rsidDel="007F10DF">
          <w:rPr>
            <w:rFonts w:ascii="Calibri" w:eastAsia="Calibri" w:hAnsi="Calibri" w:cs="Calibri"/>
            <w:rPrChange w:id="222" w:author="Goldschmidt, Michael" w:date="2016-05-20T00:07:00Z">
              <w:rPr>
                <w:rFonts w:ascii="Calibri" w:eastAsia="Calibri" w:hAnsi="Calibri" w:cs="Calibri"/>
                <w:spacing w:val="-3"/>
              </w:rPr>
            </w:rPrChange>
          </w:rPr>
          <w:delText>your</w:delText>
        </w:r>
      </w:del>
      <w:r w:rsidRPr="00F833D6">
        <w:rPr>
          <w:rFonts w:ascii="Calibri" w:eastAsia="Calibri" w:hAnsi="Calibri" w:cs="Calibri"/>
        </w:rPr>
        <w:t xml:space="preserve"> </w:t>
      </w:r>
      <w:r w:rsidRPr="00F833D6">
        <w:rPr>
          <w:rFonts w:ascii="Calibri" w:eastAsia="Calibri" w:hAnsi="Calibri"/>
          <w:rPrChange w:id="223" w:author="Goldschmidt, Michael" w:date="2016-05-20T00:07:00Z">
            <w:rPr>
              <w:rFonts w:ascii="Calibri" w:eastAsia="Calibri" w:hAnsi="Calibri"/>
              <w:spacing w:val="-2"/>
            </w:rPr>
          </w:rPrChange>
        </w:rPr>
        <w:t>home.</w:t>
      </w:r>
    </w:p>
    <w:p w:rsidR="00A2458C" w:rsidRPr="00F833D6" w:rsidRDefault="00A2458C">
      <w:pPr>
        <w:numPr>
          <w:ilvl w:val="0"/>
          <w:numId w:val="67"/>
        </w:numPr>
        <w:tabs>
          <w:tab w:val="left" w:pos="270"/>
          <w:tab w:val="left" w:pos="460"/>
        </w:tabs>
        <w:spacing w:before="10"/>
        <w:ind w:left="270" w:right="942" w:firstLine="0"/>
        <w:contextualSpacing/>
        <w:rPr>
          <w:rFonts w:ascii="Calibri" w:eastAsia="Calibri" w:hAnsi="Calibri"/>
        </w:rPr>
        <w:pPrChange w:id="224" w:author="Goldschmidt, Michael" w:date="2016-05-20T00:07:00Z">
          <w:pPr>
            <w:numPr>
              <w:numId w:val="67"/>
            </w:numPr>
            <w:tabs>
              <w:tab w:val="left" w:pos="270"/>
              <w:tab w:val="left" w:pos="460"/>
            </w:tabs>
            <w:spacing w:before="10"/>
            <w:ind w:left="270" w:right="942" w:hanging="240"/>
            <w:contextualSpacing/>
          </w:pPr>
        </w:pPrChange>
      </w:pPr>
      <w:ins w:id="225" w:author="Goldschmidt, Michael" w:date="2016-05-20T00:35:00Z">
        <w:r>
          <w:rPr>
            <w:rFonts w:ascii="Calibri" w:eastAsia="Calibri" w:hAnsi="Calibri"/>
          </w:rPr>
          <w:t xml:space="preserve">Keep floor pathways clear of electrical </w:t>
        </w:r>
      </w:ins>
      <w:ins w:id="226" w:author="Goldschmidt, Michael" w:date="2016-05-20T00:36:00Z">
        <w:r>
          <w:rPr>
            <w:rFonts w:ascii="Calibri" w:eastAsia="Calibri" w:hAnsi="Calibri"/>
          </w:rPr>
          <w:t xml:space="preserve">and extension </w:t>
        </w:r>
      </w:ins>
      <w:bookmarkStart w:id="227" w:name="_GoBack"/>
      <w:bookmarkEnd w:id="227"/>
      <w:ins w:id="228" w:author="Goldschmidt, Michael" w:date="2016-05-20T00:35:00Z">
        <w:r>
          <w:rPr>
            <w:rFonts w:ascii="Calibri" w:eastAsia="Calibri" w:hAnsi="Calibri"/>
          </w:rPr>
          <w:t>cords.</w:t>
        </w:r>
      </w:ins>
    </w:p>
    <w:p w:rsidR="000E15DE" w:rsidRPr="00F833D6" w:rsidRDefault="00924B6C">
      <w:pPr>
        <w:numPr>
          <w:ilvl w:val="0"/>
          <w:numId w:val="67"/>
        </w:numPr>
        <w:tabs>
          <w:tab w:val="left" w:pos="270"/>
          <w:tab w:val="left" w:pos="460"/>
        </w:tabs>
        <w:spacing w:before="10"/>
        <w:ind w:left="270" w:right="942" w:firstLine="0"/>
        <w:contextualSpacing/>
        <w:rPr>
          <w:sz w:val="20"/>
          <w:szCs w:val="20"/>
        </w:rPr>
        <w:pPrChange w:id="229" w:author="Goldschmidt, Michael" w:date="2016-05-20T00:07:00Z">
          <w:pPr>
            <w:numPr>
              <w:numId w:val="67"/>
            </w:numPr>
            <w:tabs>
              <w:tab w:val="left" w:pos="270"/>
              <w:tab w:val="left" w:pos="460"/>
            </w:tabs>
            <w:spacing w:before="10"/>
            <w:ind w:left="270" w:right="942" w:hanging="240"/>
            <w:contextualSpacing/>
          </w:pPr>
        </w:pPrChange>
      </w:pPr>
      <w:r w:rsidRPr="00F833D6">
        <w:rPr>
          <w:rFonts w:ascii="Calibri" w:eastAsia="Calibri" w:hAnsi="Calibri"/>
          <w:rPrChange w:id="230" w:author="Goldschmidt, Michael" w:date="2016-05-20T00:07:00Z">
            <w:rPr>
              <w:rFonts w:ascii="Calibri" w:eastAsia="Calibri" w:hAnsi="Calibri"/>
              <w:spacing w:val="-1"/>
            </w:rPr>
          </w:rPrChange>
        </w:rPr>
        <w:t xml:space="preserve"> </w:t>
      </w:r>
      <w:r w:rsidR="00A45720" w:rsidRPr="00F833D6">
        <w:rPr>
          <w:rFonts w:ascii="Calibri" w:eastAsia="Calibri" w:hAnsi="Calibri"/>
          <w:rPrChange w:id="231" w:author="Goldschmidt, Michael" w:date="2016-05-20T00:07:00Z">
            <w:rPr>
              <w:rFonts w:ascii="Calibri" w:eastAsia="Calibri" w:hAnsi="Calibri"/>
              <w:spacing w:val="-6"/>
            </w:rPr>
          </w:rPrChange>
        </w:rPr>
        <w:t xml:space="preserve">Keep portable heaters out of doorways, halls, and other busy areas and away from curtains, </w:t>
      </w:r>
      <w:r w:rsidRPr="00F833D6">
        <w:rPr>
          <w:rFonts w:ascii="Calibri" w:eastAsia="Calibri" w:hAnsi="Calibri"/>
          <w:rPrChange w:id="232" w:author="Goldschmidt, Michael" w:date="2016-05-20T00:07:00Z">
            <w:rPr>
              <w:rFonts w:ascii="Calibri" w:eastAsia="Calibri" w:hAnsi="Calibri"/>
              <w:w w:val="99"/>
            </w:rPr>
          </w:rPrChange>
        </w:rPr>
        <w:tab/>
      </w:r>
      <w:r w:rsidR="00A45720" w:rsidRPr="00F833D6">
        <w:rPr>
          <w:rFonts w:ascii="Calibri" w:eastAsia="Calibri" w:hAnsi="Calibri" w:cs="Calibri"/>
        </w:rPr>
        <w:t>bedding, and anything that could catch on fire.</w:t>
      </w:r>
    </w:p>
    <w:p w:rsidR="00A45720" w:rsidRDefault="000E15DE">
      <w:pPr>
        <w:tabs>
          <w:tab w:val="left" w:pos="270"/>
          <w:tab w:val="left" w:pos="460"/>
        </w:tabs>
        <w:spacing w:before="10"/>
        <w:ind w:left="270" w:right="942"/>
        <w:contextualSpacing/>
        <w:rPr>
          <w:ins w:id="233" w:author="Goldschmidt, Michael" w:date="2016-05-20T00:13:00Z"/>
          <w:sz w:val="20"/>
          <w:szCs w:val="20"/>
        </w:rPr>
      </w:pPr>
      <w:r w:rsidRPr="00F833D6">
        <w:rPr>
          <w:sz w:val="20"/>
          <w:szCs w:val="20"/>
        </w:rPr>
        <w:t xml:space="preserve"> </w:t>
      </w:r>
    </w:p>
    <w:p w:rsidR="00F833D6" w:rsidRPr="00F833D6" w:rsidRDefault="00F833D6">
      <w:pPr>
        <w:tabs>
          <w:tab w:val="left" w:pos="270"/>
          <w:tab w:val="left" w:pos="460"/>
        </w:tabs>
        <w:spacing w:before="10"/>
        <w:ind w:left="270" w:right="942"/>
        <w:contextualSpacing/>
        <w:rPr>
          <w:sz w:val="20"/>
          <w:szCs w:val="20"/>
        </w:rPr>
      </w:pPr>
    </w:p>
    <w:p w:rsidR="00A45720" w:rsidRDefault="00E41F98">
      <w:pPr>
        <w:ind w:right="137"/>
        <w:contextualSpacing/>
        <w:outlineLvl w:val="4"/>
        <w:rPr>
          <w:ins w:id="234" w:author="Goldschmidt, Michael" w:date="2016-05-20T00:15:00Z"/>
          <w:rFonts w:ascii="Arial" w:eastAsia="Arial" w:hAnsi="Arial"/>
          <w:color w:val="0079C1"/>
          <w:sz w:val="26"/>
          <w:szCs w:val="26"/>
        </w:rPr>
      </w:pPr>
      <w:r w:rsidRPr="00F833D6">
        <w:rPr>
          <w:rFonts w:ascii="Arial" w:eastAsia="Arial" w:hAnsi="Arial"/>
          <w:color w:val="0079C1"/>
          <w:sz w:val="26"/>
          <w:szCs w:val="26"/>
        </w:rPr>
        <w:t xml:space="preserve">Help </w:t>
      </w:r>
      <w:r w:rsidR="00A45720" w:rsidRPr="00F833D6">
        <w:rPr>
          <w:rFonts w:ascii="Arial" w:eastAsia="Arial" w:hAnsi="Arial"/>
          <w:color w:val="0079C1"/>
          <w:sz w:val="26"/>
          <w:szCs w:val="26"/>
        </w:rPr>
        <w:t>Prevent Choking and Suffocation</w:t>
      </w:r>
    </w:p>
    <w:p w:rsidR="00177FC5" w:rsidRPr="00177FC5" w:rsidRDefault="00177FC5">
      <w:pPr>
        <w:ind w:right="137"/>
        <w:contextualSpacing/>
        <w:outlineLvl w:val="4"/>
        <w:rPr>
          <w:rFonts w:eastAsia="Arial"/>
          <w:sz w:val="20"/>
          <w:szCs w:val="20"/>
          <w:rPrChange w:id="235" w:author="Goldschmidt, Michael" w:date="2016-05-20T00:15:00Z">
            <w:rPr>
              <w:rFonts w:ascii="Arial" w:eastAsia="Arial" w:hAnsi="Arial"/>
              <w:sz w:val="26"/>
              <w:szCs w:val="26"/>
            </w:rPr>
          </w:rPrChange>
        </w:rPr>
      </w:pPr>
    </w:p>
    <w:p w:rsidR="00924B6C" w:rsidRPr="00F833D6" w:rsidRDefault="00A45720">
      <w:pPr>
        <w:spacing w:before="69"/>
        <w:ind w:left="90" w:right="212"/>
        <w:contextualSpacing/>
        <w:rPr>
          <w:rFonts w:ascii="Calibri" w:eastAsia="Calibri" w:hAnsi="Calibri"/>
        </w:rPr>
      </w:pPr>
      <w:r w:rsidRPr="00F833D6">
        <w:rPr>
          <w:rFonts w:ascii="Calibri" w:eastAsia="Calibri" w:hAnsi="Calibri"/>
        </w:rPr>
        <w:t xml:space="preserve">Small children, older adults or other people that need </w:t>
      </w:r>
      <w:r w:rsidRPr="00F833D6">
        <w:rPr>
          <w:rFonts w:ascii="Calibri" w:eastAsia="Calibri" w:hAnsi="Calibri" w:cs="Calibri"/>
        </w:rPr>
        <w:t xml:space="preserve">help eating should not eat </w:t>
      </w:r>
      <w:r w:rsidRPr="00F833D6">
        <w:rPr>
          <w:rFonts w:ascii="Calibri" w:eastAsia="Calibri" w:hAnsi="Calibri"/>
          <w:rPrChange w:id="236" w:author="Goldschmidt, Michael" w:date="2016-05-20T00:07:00Z">
            <w:rPr>
              <w:rFonts w:ascii="Calibri" w:eastAsia="Calibri" w:hAnsi="Calibri"/>
              <w:spacing w:val="-6"/>
            </w:rPr>
          </w:rPrChange>
        </w:rPr>
        <w:t>food that they could easily choke on. Everyday foods like nuts, popcorn, hard candy, or other small foods can easily get stuck in the throat.</w:t>
      </w:r>
    </w:p>
    <w:p w:rsidR="00924B6C" w:rsidRPr="00F833D6" w:rsidRDefault="00A45720">
      <w:pPr>
        <w:pStyle w:val="ListParagraph"/>
        <w:numPr>
          <w:ilvl w:val="0"/>
          <w:numId w:val="74"/>
        </w:numPr>
        <w:spacing w:before="69"/>
        <w:ind w:left="540" w:right="163" w:hanging="270"/>
        <w:contextualSpacing/>
        <w:rPr>
          <w:rFonts w:ascii="Calibri" w:eastAsia="Calibri" w:hAnsi="Calibri"/>
        </w:rPr>
      </w:pPr>
      <w:r w:rsidRPr="00F833D6">
        <w:rPr>
          <w:rFonts w:ascii="Calibri" w:eastAsia="Calibri" w:hAnsi="Calibri"/>
          <w:rPrChange w:id="237" w:author="Goldschmidt, Michael" w:date="2016-05-20T00:07:00Z">
            <w:rPr>
              <w:rFonts w:ascii="Calibri" w:eastAsia="Calibri" w:hAnsi="Calibri"/>
              <w:spacing w:val="-2"/>
            </w:rPr>
          </w:rPrChange>
        </w:rPr>
        <w:lastRenderedPageBreak/>
        <w:t xml:space="preserve">Have children drink </w:t>
      </w:r>
      <w:r w:rsidRPr="00F833D6">
        <w:rPr>
          <w:rFonts w:ascii="Calibri" w:eastAsia="Calibri" w:hAnsi="Calibri" w:cs="Calibri"/>
          <w:rPrChange w:id="238" w:author="Goldschmidt, Michael" w:date="2016-05-20T00:07:00Z">
            <w:rPr>
              <w:rFonts w:ascii="Calibri" w:eastAsia="Calibri" w:hAnsi="Calibri" w:cs="Calibri"/>
              <w:spacing w:val="-2"/>
            </w:rPr>
          </w:rPrChange>
        </w:rPr>
        <w:t xml:space="preserve">while sitting up. Drinks like </w:t>
      </w:r>
      <w:r w:rsidRPr="00F833D6">
        <w:rPr>
          <w:rFonts w:ascii="Calibri" w:eastAsia="Calibri" w:hAnsi="Calibri"/>
          <w:rPrChange w:id="239" w:author="Goldschmidt, Michael" w:date="2016-05-20T00:07:00Z">
            <w:rPr>
              <w:rFonts w:ascii="Calibri" w:eastAsia="Calibri" w:hAnsi="Calibri"/>
              <w:spacing w:val="-2"/>
            </w:rPr>
          </w:rPrChange>
        </w:rPr>
        <w:t>formula, milk, and juice can make babies choke</w:t>
      </w:r>
      <w:r w:rsidR="00924B6C" w:rsidRPr="00F833D6">
        <w:rPr>
          <w:rFonts w:ascii="Calibri" w:eastAsia="Calibri" w:hAnsi="Calibri"/>
        </w:rPr>
        <w:t xml:space="preserve"> </w:t>
      </w:r>
      <w:r w:rsidRPr="00F833D6">
        <w:rPr>
          <w:rFonts w:ascii="Calibri" w:eastAsia="Calibri" w:hAnsi="Calibri"/>
          <w:rPrChange w:id="240" w:author="Goldschmidt, Michael" w:date="2016-05-20T00:07:00Z">
            <w:rPr>
              <w:rFonts w:ascii="Calibri" w:eastAsia="Calibri" w:hAnsi="Calibri"/>
              <w:spacing w:val="-1"/>
            </w:rPr>
          </w:rPrChange>
        </w:rPr>
        <w:t>if they are</w:t>
      </w:r>
      <w:r w:rsidR="00CD079B" w:rsidRPr="00F833D6">
        <w:rPr>
          <w:rFonts w:ascii="Calibri" w:eastAsia="Calibri" w:hAnsi="Calibri"/>
        </w:rPr>
        <w:t xml:space="preserve"> </w:t>
      </w:r>
      <w:r w:rsidRPr="00F833D6">
        <w:rPr>
          <w:rFonts w:ascii="Calibri" w:eastAsia="Calibri" w:hAnsi="Calibri"/>
          <w:rPrChange w:id="241" w:author="Goldschmidt, Michael" w:date="2016-05-20T00:07:00Z">
            <w:rPr>
              <w:rFonts w:ascii="Calibri" w:eastAsia="Calibri" w:hAnsi="Calibri"/>
              <w:spacing w:val="-2"/>
            </w:rPr>
          </w:rPrChange>
        </w:rPr>
        <w:t xml:space="preserve">drinking while lying down, especially when </w:t>
      </w:r>
      <w:r w:rsidRPr="00F833D6">
        <w:rPr>
          <w:rFonts w:ascii="Calibri" w:eastAsia="Calibri" w:hAnsi="Calibri" w:cs="Calibri"/>
          <w:rPrChange w:id="242" w:author="Goldschmidt, Michael" w:date="2016-05-20T00:07:00Z">
            <w:rPr>
              <w:rFonts w:ascii="Calibri" w:eastAsia="Calibri" w:hAnsi="Calibri" w:cs="Calibri"/>
              <w:spacing w:val="-2"/>
            </w:rPr>
          </w:rPrChange>
        </w:rPr>
        <w:t>drinking from a bottle.</w:t>
      </w:r>
    </w:p>
    <w:p w:rsidR="00924B6C" w:rsidRPr="00F833D6" w:rsidRDefault="00A45720">
      <w:pPr>
        <w:pStyle w:val="ListParagraph"/>
        <w:numPr>
          <w:ilvl w:val="0"/>
          <w:numId w:val="67"/>
        </w:numPr>
        <w:tabs>
          <w:tab w:val="left" w:pos="340"/>
        </w:tabs>
        <w:spacing w:before="2"/>
        <w:ind w:left="540" w:right="355" w:hanging="270"/>
        <w:contextualSpacing/>
        <w:rPr>
          <w:rFonts w:ascii="Calibri" w:eastAsia="Calibri" w:hAnsi="Calibri" w:cs="Calibri"/>
        </w:rPr>
      </w:pPr>
      <w:r w:rsidRPr="00F833D6">
        <w:rPr>
          <w:rFonts w:ascii="Calibri" w:eastAsia="Calibri" w:hAnsi="Calibri"/>
        </w:rPr>
        <w:t>Balloons are a choking hazard.</w:t>
      </w:r>
      <w:r w:rsidR="000E15DE" w:rsidRPr="00F833D6">
        <w:rPr>
          <w:rFonts w:ascii="Calibri" w:eastAsia="Calibri" w:hAnsi="Calibri"/>
        </w:rPr>
        <w:t xml:space="preserve"> </w:t>
      </w:r>
      <w:r w:rsidRPr="00F833D6">
        <w:rPr>
          <w:rFonts w:ascii="Calibri" w:eastAsia="Calibri" w:hAnsi="Calibri"/>
          <w:rPrChange w:id="243" w:author="Goldschmidt, Michael" w:date="2016-05-20T00:07:00Z">
            <w:rPr>
              <w:rFonts w:ascii="Calibri" w:eastAsia="Calibri" w:hAnsi="Calibri"/>
              <w:spacing w:val="-3"/>
            </w:rPr>
          </w:rPrChange>
        </w:rPr>
        <w:t xml:space="preserve">Infants and toddlers are most at risk for choking on items like small toy parts, coins, marbles, </w:t>
      </w:r>
      <w:r w:rsidRPr="00F833D6">
        <w:rPr>
          <w:rFonts w:ascii="Calibri" w:eastAsia="Calibri" w:hAnsi="Calibri" w:cs="Calibri"/>
          <w:rPrChange w:id="244" w:author="Goldschmidt, Michael" w:date="2016-05-20T00:07:00Z">
            <w:rPr>
              <w:rFonts w:ascii="Calibri" w:eastAsia="Calibri" w:hAnsi="Calibri" w:cs="Calibri"/>
              <w:spacing w:val="-2"/>
            </w:rPr>
          </w:rPrChange>
        </w:rPr>
        <w:t xml:space="preserve">buttons </w:t>
      </w:r>
      <w:del w:id="245" w:author="Goldschmidt, Michael" w:date="2016-05-20T00:22:00Z">
        <w:r w:rsidR="00237E77" w:rsidRPr="00F833D6" w:rsidDel="007F10DF">
          <w:rPr>
            <w:rFonts w:ascii="Calibri" w:eastAsia="Calibri" w:hAnsi="Calibri" w:cs="Calibri"/>
            <w:rPrChange w:id="246" w:author="Goldschmidt, Michael" w:date="2016-05-20T00:07:00Z">
              <w:rPr>
                <w:rFonts w:ascii="Calibri" w:eastAsia="Calibri" w:hAnsi="Calibri" w:cs="Calibri"/>
                <w:spacing w:val="3"/>
              </w:rPr>
            </w:rPrChange>
          </w:rPr>
          <w:tab/>
        </w:r>
      </w:del>
      <w:r w:rsidRPr="00F833D6">
        <w:rPr>
          <w:rFonts w:ascii="Calibri" w:eastAsia="Calibri" w:hAnsi="Calibri" w:cs="Calibri"/>
          <w:rPrChange w:id="247" w:author="Goldschmidt, Michael" w:date="2016-05-20T00:07:00Z">
            <w:rPr>
              <w:rFonts w:ascii="Calibri" w:eastAsia="Calibri" w:hAnsi="Calibri" w:cs="Calibri"/>
              <w:spacing w:val="-1"/>
            </w:rPr>
          </w:rPrChange>
        </w:rPr>
        <w:t>or anything that can fit in their mouths.</w:t>
      </w:r>
      <w:r w:rsidR="00924B6C" w:rsidRPr="00F833D6">
        <w:rPr>
          <w:rFonts w:ascii="Calibri" w:eastAsia="Calibri" w:hAnsi="Calibri" w:cs="Calibri"/>
        </w:rPr>
        <w:t xml:space="preserve"> </w:t>
      </w:r>
    </w:p>
    <w:p w:rsidR="00924B6C" w:rsidRPr="00F833D6" w:rsidRDefault="00A45720">
      <w:pPr>
        <w:pStyle w:val="ListParagraph"/>
        <w:numPr>
          <w:ilvl w:val="0"/>
          <w:numId w:val="67"/>
        </w:numPr>
        <w:tabs>
          <w:tab w:val="left" w:pos="340"/>
        </w:tabs>
        <w:spacing w:before="3"/>
        <w:ind w:left="540" w:right="268" w:hanging="270"/>
        <w:contextualSpacing/>
        <w:rPr>
          <w:rFonts w:ascii="Calibri" w:eastAsia="Calibri" w:hAnsi="Calibri" w:cs="Calibri"/>
        </w:rPr>
      </w:pPr>
      <w:r w:rsidRPr="00F833D6">
        <w:rPr>
          <w:rFonts w:ascii="Calibri" w:eastAsia="Calibri" w:hAnsi="Calibri" w:cs="Calibri"/>
        </w:rPr>
        <w:t>Do not tie toys or pacifiers to children’s clothes.</w:t>
      </w:r>
      <w:r w:rsidR="00CD079B" w:rsidRPr="00F833D6">
        <w:rPr>
          <w:rFonts w:ascii="Calibri" w:eastAsia="Calibri" w:hAnsi="Calibri" w:cs="Calibri"/>
        </w:rPr>
        <w:t xml:space="preserve"> </w:t>
      </w:r>
      <w:r w:rsidRPr="00F833D6">
        <w:rPr>
          <w:rFonts w:ascii="Calibri" w:eastAsia="Calibri" w:hAnsi="Calibri"/>
          <w:rPrChange w:id="248" w:author="Goldschmidt, Michael" w:date="2016-05-20T00:07:00Z">
            <w:rPr>
              <w:rFonts w:ascii="Calibri" w:eastAsia="Calibri" w:hAnsi="Calibri"/>
              <w:spacing w:val="-1"/>
            </w:rPr>
          </w:rPrChange>
        </w:rPr>
        <w:t>Small children should not wear jewelry around</w:t>
      </w:r>
      <w:r w:rsidR="00924B6C" w:rsidRPr="00F833D6">
        <w:rPr>
          <w:rFonts w:ascii="Calibri" w:eastAsia="Calibri" w:hAnsi="Calibri"/>
        </w:rPr>
        <w:t xml:space="preserve"> </w:t>
      </w:r>
      <w:r w:rsidRPr="00F833D6">
        <w:rPr>
          <w:rFonts w:ascii="Calibri" w:eastAsia="Calibri" w:hAnsi="Calibri"/>
          <w:rPrChange w:id="249" w:author="Goldschmidt, Michael" w:date="2016-05-20T00:07:00Z">
            <w:rPr>
              <w:rFonts w:ascii="Calibri" w:eastAsia="Calibri" w:hAnsi="Calibri"/>
              <w:spacing w:val="-3"/>
            </w:rPr>
          </w:rPrChange>
        </w:rPr>
        <w:t>their necks.</w:t>
      </w:r>
    </w:p>
    <w:p w:rsidR="00A45720" w:rsidRPr="00F833D6" w:rsidRDefault="00A45720">
      <w:pPr>
        <w:pStyle w:val="ListParagraph"/>
        <w:numPr>
          <w:ilvl w:val="0"/>
          <w:numId w:val="67"/>
        </w:numPr>
        <w:tabs>
          <w:tab w:val="left" w:pos="340"/>
        </w:tabs>
        <w:spacing w:before="3"/>
        <w:ind w:left="540" w:right="268" w:hanging="270"/>
        <w:contextualSpacing/>
        <w:rPr>
          <w:rFonts w:ascii="Calibri" w:eastAsia="Calibri" w:hAnsi="Calibri" w:cs="Calibri"/>
        </w:rPr>
      </w:pPr>
      <w:r w:rsidRPr="00F833D6">
        <w:rPr>
          <w:rFonts w:ascii="Calibri" w:eastAsia="Calibri" w:hAnsi="Calibri"/>
          <w:rPrChange w:id="250" w:author="Goldschmidt, Michael" w:date="2016-05-20T00:07:00Z">
            <w:rPr>
              <w:rFonts w:ascii="Calibri" w:eastAsia="Calibri" w:hAnsi="Calibri"/>
              <w:spacing w:val="-5"/>
            </w:rPr>
          </w:rPrChange>
        </w:rPr>
        <w:t>Read every toy package to make sure it’s safe for child</w:t>
      </w:r>
      <w:r w:rsidR="00CD079B" w:rsidRPr="00F833D6">
        <w:rPr>
          <w:rFonts w:ascii="Calibri" w:eastAsia="Calibri" w:hAnsi="Calibri"/>
          <w:rPrChange w:id="251" w:author="Goldschmidt, Michael" w:date="2016-05-20T00:07:00Z">
            <w:rPr>
              <w:rFonts w:ascii="Calibri" w:eastAsia="Calibri" w:hAnsi="Calibri"/>
              <w:spacing w:val="-2"/>
            </w:rPr>
          </w:rPrChange>
        </w:rPr>
        <w:t>ren in the home</w:t>
      </w:r>
      <w:r w:rsidRPr="00F833D6">
        <w:rPr>
          <w:rFonts w:ascii="Calibri" w:eastAsia="Calibri" w:hAnsi="Calibri"/>
        </w:rPr>
        <w:t xml:space="preserve">. Small toy parts are a choking hazard. </w:t>
      </w:r>
      <w:r w:rsidRPr="00F833D6">
        <w:rPr>
          <w:rFonts w:ascii="Calibri" w:eastAsia="Calibri" w:hAnsi="Calibri" w:cs="Calibri"/>
          <w:rPrChange w:id="252" w:author="Goldschmidt, Michael" w:date="2016-05-20T00:07:00Z">
            <w:rPr>
              <w:rFonts w:ascii="Calibri" w:eastAsia="Calibri" w:hAnsi="Calibri" w:cs="Calibri"/>
              <w:spacing w:val="-1"/>
            </w:rPr>
          </w:rPrChange>
        </w:rPr>
        <w:t xml:space="preserve">Only </w:t>
      </w:r>
      <w:r w:rsidR="00CD079B" w:rsidRPr="00F833D6">
        <w:rPr>
          <w:rFonts w:ascii="Calibri" w:eastAsia="Calibri" w:hAnsi="Calibri" w:cs="Calibri"/>
          <w:rPrChange w:id="253" w:author="Goldschmidt, Michael" w:date="2016-05-20T00:07:00Z">
            <w:rPr>
              <w:rFonts w:ascii="Calibri" w:eastAsia="Calibri" w:hAnsi="Calibri" w:cs="Calibri"/>
              <w:spacing w:val="5"/>
            </w:rPr>
          </w:rPrChange>
        </w:rPr>
        <w:t>allow children to play with toys</w:t>
      </w:r>
      <w:r w:rsidRPr="00F833D6">
        <w:rPr>
          <w:rFonts w:ascii="Calibri" w:eastAsia="Calibri" w:hAnsi="Calibri" w:cs="Calibri"/>
          <w:rPrChange w:id="254" w:author="Goldschmidt, Michael" w:date="2016-05-20T00:07:00Z">
            <w:rPr>
              <w:rFonts w:ascii="Calibri" w:eastAsia="Calibri" w:hAnsi="Calibri" w:cs="Calibri"/>
              <w:spacing w:val="5"/>
            </w:rPr>
          </w:rPrChange>
        </w:rPr>
        <w:t xml:space="preserve"> that match </w:t>
      </w:r>
      <w:r w:rsidR="00CD079B" w:rsidRPr="00F833D6">
        <w:rPr>
          <w:rFonts w:ascii="Calibri" w:eastAsia="Calibri" w:hAnsi="Calibri" w:cs="Calibri"/>
          <w:rPrChange w:id="255" w:author="Goldschmidt, Michael" w:date="2016-05-20T00:07:00Z">
            <w:rPr>
              <w:rFonts w:ascii="Calibri" w:eastAsia="Calibri" w:hAnsi="Calibri" w:cs="Calibri"/>
              <w:spacing w:val="5"/>
            </w:rPr>
          </w:rPrChange>
        </w:rPr>
        <w:t xml:space="preserve">or are recommended for below their </w:t>
      </w:r>
      <w:r w:rsidRPr="00F833D6">
        <w:rPr>
          <w:rFonts w:ascii="Calibri" w:eastAsia="Calibri" w:hAnsi="Calibri" w:cs="Calibri"/>
          <w:rPrChange w:id="256" w:author="Goldschmidt, Michael" w:date="2016-05-20T00:07:00Z">
            <w:rPr>
              <w:rFonts w:ascii="Calibri" w:eastAsia="Calibri" w:hAnsi="Calibri" w:cs="Calibri"/>
              <w:spacing w:val="-1"/>
            </w:rPr>
          </w:rPrChange>
        </w:rPr>
        <w:t>age.</w:t>
      </w:r>
    </w:p>
    <w:p w:rsidR="00502751" w:rsidRPr="00F833D6" w:rsidRDefault="00502751">
      <w:pPr>
        <w:spacing w:before="10"/>
        <w:ind w:left="540" w:hanging="270"/>
        <w:contextualSpacing/>
        <w:rPr>
          <w:ins w:id="257" w:author="Goldschmidt, Michael" w:date="2016-05-20T00:13:00Z"/>
          <w:sz w:val="20"/>
          <w:szCs w:val="20"/>
          <w:rPrChange w:id="258" w:author="Goldschmidt, Michael" w:date="2016-05-20T00:13:00Z">
            <w:rPr>
              <w:ins w:id="259" w:author="Goldschmidt, Michael" w:date="2016-05-20T00:13:00Z"/>
            </w:rPr>
          </w:rPrChange>
        </w:rPr>
      </w:pPr>
    </w:p>
    <w:p w:rsidR="00F833D6" w:rsidRPr="00F833D6" w:rsidRDefault="00F833D6">
      <w:pPr>
        <w:spacing w:before="10"/>
        <w:ind w:left="540" w:hanging="270"/>
        <w:contextualSpacing/>
        <w:rPr>
          <w:sz w:val="20"/>
          <w:szCs w:val="20"/>
          <w:rPrChange w:id="260" w:author="Goldschmidt, Michael" w:date="2016-05-20T00:13:00Z">
            <w:rPr/>
          </w:rPrChange>
        </w:rPr>
      </w:pPr>
    </w:p>
    <w:p w:rsidR="00A45720" w:rsidRDefault="00E41F98">
      <w:pPr>
        <w:spacing w:before="51"/>
        <w:contextualSpacing/>
        <w:outlineLvl w:val="4"/>
        <w:rPr>
          <w:ins w:id="261" w:author="Goldschmidt, Michael" w:date="2016-05-20T00:15:00Z"/>
          <w:rFonts w:ascii="Arial" w:eastAsia="Arial" w:hAnsi="Arial"/>
          <w:color w:val="0079C1"/>
          <w:sz w:val="26"/>
          <w:szCs w:val="26"/>
        </w:rPr>
        <w:pPrChange w:id="262" w:author="Goldschmidt, Michael" w:date="2016-05-20T00:24:00Z">
          <w:pPr>
            <w:spacing w:before="51"/>
            <w:ind w:left="540" w:hanging="270"/>
            <w:contextualSpacing/>
            <w:outlineLvl w:val="4"/>
          </w:pPr>
        </w:pPrChange>
      </w:pPr>
      <w:r w:rsidRPr="00F833D6">
        <w:rPr>
          <w:rFonts w:ascii="Arial" w:eastAsia="Arial" w:hAnsi="Arial"/>
          <w:color w:val="0079C1"/>
          <w:sz w:val="26"/>
          <w:szCs w:val="26"/>
        </w:rPr>
        <w:t xml:space="preserve">Help </w:t>
      </w:r>
      <w:r w:rsidR="00A45720" w:rsidRPr="00F833D6">
        <w:rPr>
          <w:rFonts w:ascii="Arial" w:eastAsia="Arial" w:hAnsi="Arial"/>
          <w:color w:val="0079C1"/>
          <w:sz w:val="26"/>
          <w:szCs w:val="26"/>
        </w:rPr>
        <w:t>Prevent Strangulation</w:t>
      </w:r>
    </w:p>
    <w:p w:rsidR="00177FC5" w:rsidRPr="00177FC5" w:rsidRDefault="00177FC5">
      <w:pPr>
        <w:spacing w:before="51"/>
        <w:ind w:left="548" w:hanging="274"/>
        <w:contextualSpacing/>
        <w:outlineLvl w:val="4"/>
        <w:rPr>
          <w:rFonts w:eastAsia="Arial"/>
          <w:sz w:val="20"/>
          <w:szCs w:val="20"/>
          <w:rPrChange w:id="263" w:author="Goldschmidt, Michael" w:date="2016-05-20T00:15:00Z">
            <w:rPr>
              <w:rFonts w:ascii="Arial" w:eastAsia="Arial" w:hAnsi="Arial"/>
              <w:sz w:val="26"/>
              <w:szCs w:val="26"/>
            </w:rPr>
          </w:rPrChange>
        </w:rPr>
        <w:pPrChange w:id="264" w:author="Goldschmidt, Michael" w:date="2016-05-20T00:23:00Z">
          <w:pPr>
            <w:spacing w:before="51"/>
            <w:ind w:left="540" w:hanging="270"/>
            <w:contextualSpacing/>
            <w:outlineLvl w:val="4"/>
          </w:pPr>
        </w:pPrChange>
      </w:pPr>
    </w:p>
    <w:p w:rsidR="00A45720" w:rsidRPr="00F833D6" w:rsidRDefault="003D3019">
      <w:pPr>
        <w:pStyle w:val="ListParagraph"/>
        <w:numPr>
          <w:ilvl w:val="0"/>
          <w:numId w:val="74"/>
        </w:numPr>
        <w:spacing w:before="82"/>
        <w:ind w:left="540" w:hanging="270"/>
        <w:contextualSpacing/>
        <w:rPr>
          <w:rFonts w:ascii="Calibri" w:eastAsia="Calibri" w:hAnsi="Calibri"/>
        </w:rPr>
      </w:pPr>
      <w:r w:rsidRPr="00A2458C">
        <w:rPr>
          <w:noProof/>
          <w:sz w:val="16"/>
          <w:szCs w:val="16"/>
        </w:rPr>
        <w:drawing>
          <wp:anchor distT="0" distB="0" distL="114300" distR="114300" simplePos="0" relativeHeight="251668480" behindDoc="0" locked="0" layoutInCell="1" allowOverlap="1" wp14:anchorId="5A515EAF" wp14:editId="7EAA3344">
            <wp:simplePos x="0" y="0"/>
            <wp:positionH relativeFrom="column">
              <wp:posOffset>3834130</wp:posOffset>
            </wp:positionH>
            <wp:positionV relativeFrom="paragraph">
              <wp:posOffset>62230</wp:posOffset>
            </wp:positionV>
            <wp:extent cx="3089910" cy="2019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5720" w:rsidRPr="00F833D6">
        <w:rPr>
          <w:rFonts w:ascii="Calibri" w:eastAsia="Calibri" w:hAnsi="Calibri"/>
        </w:rPr>
        <w:t xml:space="preserve">Corded window coverings can accidently strangle infants, children and pets. In 2012, new standards were approved for corded window coverings. If </w:t>
      </w:r>
      <w:r w:rsidR="00CD079B" w:rsidRPr="00F833D6">
        <w:rPr>
          <w:rFonts w:ascii="Calibri" w:eastAsia="Calibri" w:hAnsi="Calibri"/>
          <w:rPrChange w:id="265" w:author="Goldschmidt, Michael" w:date="2016-05-20T00:07:00Z">
            <w:rPr>
              <w:rFonts w:ascii="Calibri" w:eastAsia="Calibri" w:hAnsi="Calibri"/>
              <w:spacing w:val="3"/>
            </w:rPr>
          </w:rPrChange>
        </w:rPr>
        <w:t>a home has</w:t>
      </w:r>
      <w:r w:rsidR="00A45720" w:rsidRPr="00F833D6">
        <w:rPr>
          <w:rFonts w:ascii="Calibri" w:eastAsia="Calibri" w:hAnsi="Calibri"/>
        </w:rPr>
        <w:t xml:space="preserve"> older window coverings, it is best to replace them. Children can accidentally wrap window cords around their necks and become entangled. This is a very serious hazard and may cause death.</w:t>
      </w:r>
    </w:p>
    <w:p w:rsidR="00A45720" w:rsidRPr="00F833D6" w:rsidRDefault="00A45720">
      <w:pPr>
        <w:ind w:left="540" w:hanging="270"/>
        <w:contextualSpacing/>
        <w:rPr>
          <w:sz w:val="16"/>
          <w:szCs w:val="16"/>
        </w:rPr>
      </w:pPr>
    </w:p>
    <w:p w:rsidR="00A45720" w:rsidRPr="00F833D6" w:rsidRDefault="00CD079B">
      <w:pPr>
        <w:numPr>
          <w:ilvl w:val="1"/>
          <w:numId w:val="67"/>
        </w:numPr>
        <w:tabs>
          <w:tab w:val="left" w:pos="480"/>
        </w:tabs>
        <w:spacing w:before="10"/>
        <w:ind w:left="540" w:right="527" w:hanging="270"/>
        <w:contextualSpacing/>
        <w:rPr>
          <w:rFonts w:ascii="Calibri" w:eastAsia="Calibri" w:hAnsi="Calibri" w:cs="Calibri"/>
        </w:rPr>
      </w:pPr>
      <w:r w:rsidRPr="00F833D6">
        <w:rPr>
          <w:rFonts w:ascii="Calibri" w:eastAsia="Calibri" w:hAnsi="Calibri"/>
        </w:rPr>
        <w:t xml:space="preserve"> </w:t>
      </w:r>
      <w:r w:rsidR="00A45720" w:rsidRPr="00F833D6">
        <w:rPr>
          <w:rFonts w:ascii="Calibri" w:eastAsia="Calibri" w:hAnsi="Calibri"/>
        </w:rPr>
        <w:t xml:space="preserve">Drawstrings on children’s clothing can be hazardous. </w:t>
      </w:r>
      <w:r w:rsidRPr="00F833D6">
        <w:rPr>
          <w:rFonts w:ascii="Calibri" w:eastAsia="Calibri" w:hAnsi="Calibri"/>
          <w:rPrChange w:id="266" w:author="Goldschmidt, Michael" w:date="2016-05-20T00:07:00Z">
            <w:rPr>
              <w:rFonts w:ascii="Calibri" w:eastAsia="Calibri" w:hAnsi="Calibri"/>
              <w:spacing w:val="-13"/>
            </w:rPr>
          </w:rPrChange>
        </w:rPr>
        <w:t>Children</w:t>
      </w:r>
      <w:r w:rsidR="00A45720" w:rsidRPr="00F833D6">
        <w:rPr>
          <w:rFonts w:ascii="Calibri" w:eastAsia="Calibri" w:hAnsi="Calibri"/>
          <w:rPrChange w:id="267" w:author="Goldschmidt, Michael" w:date="2016-05-20T00:07:00Z">
            <w:rPr>
              <w:rFonts w:ascii="Calibri" w:eastAsia="Calibri" w:hAnsi="Calibri"/>
              <w:spacing w:val="3"/>
            </w:rPr>
          </w:rPrChange>
        </w:rPr>
        <w:t xml:space="preserve"> shouldn’t wear jackets, hoodies or sweatshirts with drawstrings longer </w:t>
      </w:r>
      <w:r w:rsidR="00A45720" w:rsidRPr="00F833D6">
        <w:rPr>
          <w:rFonts w:ascii="Calibri" w:eastAsia="Calibri" w:hAnsi="Calibri" w:cs="Calibri"/>
          <w:rPrChange w:id="268" w:author="Goldschmidt, Michael" w:date="2016-05-20T00:07:00Z">
            <w:rPr>
              <w:rFonts w:ascii="Calibri" w:eastAsia="Calibri" w:hAnsi="Calibri" w:cs="Calibri"/>
              <w:spacing w:val="-3"/>
            </w:rPr>
          </w:rPrChange>
        </w:rPr>
        <w:t xml:space="preserve">than 3 inches. Drawstrings must be stitched to the </w:t>
      </w:r>
      <w:r w:rsidR="00A45720" w:rsidRPr="00F833D6">
        <w:rPr>
          <w:rFonts w:ascii="Calibri" w:eastAsia="Calibri" w:hAnsi="Calibri"/>
          <w:rPrChange w:id="269" w:author="Goldschmidt, Michael" w:date="2016-05-20T00:07:00Z">
            <w:rPr>
              <w:rFonts w:ascii="Calibri" w:eastAsia="Calibri" w:hAnsi="Calibri"/>
              <w:spacing w:val="-2"/>
            </w:rPr>
          </w:rPrChange>
        </w:rPr>
        <w:t>back of clothing.</w:t>
      </w:r>
      <w:r w:rsidRPr="00F833D6">
        <w:rPr>
          <w:rFonts w:ascii="Calibri" w:eastAsia="Calibri" w:hAnsi="Calibri"/>
        </w:rPr>
        <w:t xml:space="preserve">  </w:t>
      </w:r>
      <w:r w:rsidR="00A45720" w:rsidRPr="00F833D6">
        <w:rPr>
          <w:rFonts w:ascii="Calibri" w:eastAsia="Calibri" w:hAnsi="Calibri"/>
        </w:rPr>
        <w:t xml:space="preserve">Do not purchase clothing with toggles or </w:t>
      </w:r>
      <w:r w:rsidR="00A45720" w:rsidRPr="00F833D6">
        <w:rPr>
          <w:rFonts w:ascii="Calibri" w:eastAsia="Calibri" w:hAnsi="Calibri" w:cs="Calibri"/>
          <w:rPrChange w:id="270" w:author="Goldschmidt, Michael" w:date="2016-05-20T00:07:00Z">
            <w:rPr>
              <w:rFonts w:ascii="Calibri" w:eastAsia="Calibri" w:hAnsi="Calibri" w:cs="Calibri"/>
              <w:spacing w:val="-2"/>
            </w:rPr>
          </w:rPrChange>
        </w:rPr>
        <w:t>attachments on drawstrings. Drawstrings can attach to playground equipment, vehicles or furniture and may cause strangulation.</w:t>
      </w:r>
    </w:p>
    <w:p w:rsidR="00A45720" w:rsidRPr="00F833D6" w:rsidRDefault="00A45720">
      <w:pPr>
        <w:contextualSpacing/>
        <w:rPr>
          <w:sz w:val="20"/>
          <w:szCs w:val="20"/>
          <w:rPrChange w:id="271" w:author="Goldschmidt, Michael" w:date="2016-05-20T00:13:00Z">
            <w:rPr>
              <w:sz w:val="11"/>
              <w:szCs w:val="11"/>
            </w:rPr>
          </w:rPrChange>
        </w:rPr>
      </w:pPr>
    </w:p>
    <w:p w:rsidR="00F833D6" w:rsidRPr="00F833D6" w:rsidRDefault="00F833D6">
      <w:pPr>
        <w:ind w:left="180" w:right="257" w:hanging="180"/>
        <w:contextualSpacing/>
        <w:outlineLvl w:val="4"/>
        <w:rPr>
          <w:ins w:id="272" w:author="Goldschmidt, Michael" w:date="2016-05-20T00:13:00Z"/>
          <w:rFonts w:ascii="Arial" w:eastAsia="Arial" w:hAnsi="Arial"/>
          <w:color w:val="0079C1"/>
          <w:sz w:val="20"/>
          <w:szCs w:val="20"/>
          <w:rPrChange w:id="273" w:author="Goldschmidt, Michael" w:date="2016-05-20T00:13:00Z">
            <w:rPr>
              <w:ins w:id="274" w:author="Goldschmidt, Michael" w:date="2016-05-20T00:13:00Z"/>
              <w:rFonts w:ascii="Arial" w:eastAsia="Arial" w:hAnsi="Arial"/>
              <w:color w:val="0079C1"/>
              <w:sz w:val="26"/>
              <w:szCs w:val="26"/>
            </w:rPr>
          </w:rPrChange>
        </w:rPr>
      </w:pPr>
    </w:p>
    <w:p w:rsidR="00A45720" w:rsidRPr="00F833D6" w:rsidRDefault="00E41F98">
      <w:pPr>
        <w:ind w:left="180" w:right="257" w:hanging="180"/>
        <w:contextualSpacing/>
        <w:outlineLvl w:val="4"/>
        <w:rPr>
          <w:rFonts w:ascii="Arial" w:eastAsia="Arial" w:hAnsi="Arial"/>
          <w:sz w:val="26"/>
          <w:szCs w:val="26"/>
        </w:rPr>
      </w:pPr>
      <w:r w:rsidRPr="00F833D6">
        <w:rPr>
          <w:rFonts w:ascii="Arial" w:eastAsia="Arial" w:hAnsi="Arial"/>
          <w:color w:val="0079C1"/>
          <w:sz w:val="26"/>
          <w:szCs w:val="26"/>
        </w:rPr>
        <w:t xml:space="preserve">Help </w:t>
      </w:r>
      <w:r w:rsidR="00237E77" w:rsidRPr="00F833D6">
        <w:rPr>
          <w:rFonts w:ascii="Arial" w:eastAsia="Arial" w:hAnsi="Arial"/>
          <w:color w:val="0079C1"/>
          <w:sz w:val="26"/>
          <w:szCs w:val="26"/>
        </w:rPr>
        <w:t>Prevent</w:t>
      </w:r>
      <w:r w:rsidR="00A45720" w:rsidRPr="00F833D6">
        <w:rPr>
          <w:rFonts w:ascii="Arial" w:eastAsia="Arial" w:hAnsi="Arial"/>
          <w:color w:val="0079C1"/>
          <w:sz w:val="26"/>
          <w:szCs w:val="26"/>
        </w:rPr>
        <w:t xml:space="preserve"> Tip-Over </w:t>
      </w:r>
      <w:r w:rsidR="00237E77" w:rsidRPr="00F833D6">
        <w:rPr>
          <w:rFonts w:ascii="Arial" w:eastAsia="Arial" w:hAnsi="Arial"/>
          <w:color w:val="0079C1"/>
          <w:sz w:val="26"/>
          <w:szCs w:val="26"/>
        </w:rPr>
        <w:t>Haz</w:t>
      </w:r>
      <w:r w:rsidR="00A45720" w:rsidRPr="00F833D6">
        <w:rPr>
          <w:rFonts w:ascii="Arial" w:eastAsia="Arial" w:hAnsi="Arial"/>
          <w:color w:val="0079C1"/>
          <w:sz w:val="26"/>
          <w:szCs w:val="26"/>
        </w:rPr>
        <w:t>ards</w:t>
      </w:r>
    </w:p>
    <w:p w:rsidR="005A0282" w:rsidRPr="00F833D6" w:rsidRDefault="005A0282">
      <w:pPr>
        <w:spacing w:before="69"/>
        <w:ind w:left="180" w:right="299"/>
        <w:contextualSpacing/>
        <w:rPr>
          <w:rFonts w:ascii="Calibri" w:eastAsia="Calibri" w:hAnsi="Calibri"/>
        </w:rPr>
      </w:pPr>
    </w:p>
    <w:p w:rsidR="00A45720" w:rsidRPr="00F833D6" w:rsidRDefault="003D3019">
      <w:pPr>
        <w:spacing w:before="69"/>
        <w:ind w:left="180" w:right="299"/>
        <w:contextualSpacing/>
        <w:rPr>
          <w:rFonts w:ascii="Calibri" w:eastAsia="Calibri" w:hAnsi="Calibri" w:cs="Calibri"/>
        </w:rPr>
      </w:pPr>
      <w:r w:rsidRPr="00A2458C">
        <w:rPr>
          <w:rFonts w:ascii="Calibri" w:eastAsia="Calibri" w:hAnsi="Calibri"/>
          <w:noProof/>
        </w:rPr>
        <w:drawing>
          <wp:anchor distT="0" distB="0" distL="114300" distR="114300" simplePos="0" relativeHeight="251669504" behindDoc="0" locked="0" layoutInCell="1" allowOverlap="1" wp14:anchorId="627DB3C8" wp14:editId="0B66F812">
            <wp:simplePos x="0" y="0"/>
            <wp:positionH relativeFrom="column">
              <wp:posOffset>5152390</wp:posOffset>
            </wp:positionH>
            <wp:positionV relativeFrom="paragraph">
              <wp:posOffset>15875</wp:posOffset>
            </wp:positionV>
            <wp:extent cx="1762125" cy="222059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2125" cy="2220595"/>
                    </a:xfrm>
                    <a:prstGeom prst="rect">
                      <a:avLst/>
                    </a:prstGeom>
                    <a:noFill/>
                    <a:ln>
                      <a:noFill/>
                    </a:ln>
                  </pic:spPr>
                </pic:pic>
              </a:graphicData>
            </a:graphic>
            <wp14:sizeRelH relativeFrom="page">
              <wp14:pctWidth>0</wp14:pctWidth>
            </wp14:sizeRelH>
            <wp14:sizeRelV relativeFrom="page">
              <wp14:pctHeight>0</wp14:pctHeight>
            </wp14:sizeRelV>
          </wp:anchor>
        </w:drawing>
      </w:r>
      <w:r w:rsidR="00237E77" w:rsidRPr="00F833D6">
        <w:rPr>
          <w:rFonts w:ascii="Calibri" w:eastAsia="Calibri" w:hAnsi="Calibri"/>
        </w:rPr>
        <w:t>F</w:t>
      </w:r>
      <w:r w:rsidR="00A45720" w:rsidRPr="00F833D6">
        <w:rPr>
          <w:rFonts w:ascii="Calibri" w:eastAsia="Calibri" w:hAnsi="Calibri"/>
        </w:rPr>
        <w:t>urniture and appliances such as televisions</w:t>
      </w:r>
      <w:r w:rsidR="00237E77" w:rsidRPr="00F833D6">
        <w:rPr>
          <w:rFonts w:ascii="Calibri" w:eastAsia="Calibri" w:hAnsi="Calibri"/>
        </w:rPr>
        <w:t xml:space="preserve"> </w:t>
      </w:r>
      <w:r w:rsidR="00A45720" w:rsidRPr="00F833D6">
        <w:rPr>
          <w:rFonts w:ascii="Calibri" w:eastAsia="Calibri" w:hAnsi="Calibri"/>
        </w:rPr>
        <w:t xml:space="preserve">that are not well secured represent </w:t>
      </w:r>
      <w:r w:rsidR="00A45720" w:rsidRPr="00F833D6">
        <w:rPr>
          <w:rFonts w:ascii="Calibri" w:eastAsia="Calibri" w:hAnsi="Calibri" w:cs="Calibri"/>
        </w:rPr>
        <w:t xml:space="preserve">tip-over </w:t>
      </w:r>
      <w:r w:rsidR="00A45720" w:rsidRPr="00F833D6">
        <w:rPr>
          <w:rFonts w:ascii="Calibri" w:eastAsia="Calibri" w:hAnsi="Calibri"/>
        </w:rPr>
        <w:t>hazards to</w:t>
      </w:r>
      <w:r w:rsidR="00237E77" w:rsidRPr="00F833D6">
        <w:rPr>
          <w:rFonts w:ascii="Calibri" w:eastAsia="Calibri" w:hAnsi="Calibri"/>
        </w:rPr>
        <w:t xml:space="preserve"> </w:t>
      </w:r>
      <w:r w:rsidR="00A45720" w:rsidRPr="00F833D6">
        <w:rPr>
          <w:rFonts w:ascii="Calibri" w:eastAsia="Calibri" w:hAnsi="Calibri"/>
          <w:rPrChange w:id="275" w:author="Goldschmidt, Michael" w:date="2016-05-20T00:07:00Z">
            <w:rPr>
              <w:rFonts w:ascii="Calibri" w:eastAsia="Calibri" w:hAnsi="Calibri"/>
              <w:spacing w:val="-3"/>
            </w:rPr>
          </w:rPrChange>
        </w:rPr>
        <w:t xml:space="preserve">young children </w:t>
      </w:r>
      <w:r w:rsidR="00A45720" w:rsidRPr="00F833D6">
        <w:rPr>
          <w:rFonts w:ascii="Calibri" w:eastAsia="Calibri" w:hAnsi="Calibri" w:cs="Calibri"/>
        </w:rPr>
        <w:t>in</w:t>
      </w:r>
      <w:r w:rsidR="00237E77" w:rsidRPr="00F833D6">
        <w:rPr>
          <w:rFonts w:ascii="Calibri" w:eastAsia="Calibri" w:hAnsi="Calibri" w:cs="Calibri"/>
          <w:rPrChange w:id="276" w:author="Goldschmidt, Michael" w:date="2016-05-20T00:07:00Z">
            <w:rPr>
              <w:rFonts w:ascii="Calibri" w:eastAsia="Calibri" w:hAnsi="Calibri" w:cs="Calibri"/>
              <w:spacing w:val="-4"/>
            </w:rPr>
          </w:rPrChange>
        </w:rPr>
        <w:t xml:space="preserve"> </w:t>
      </w:r>
      <w:r w:rsidR="00A45720" w:rsidRPr="00F833D6">
        <w:rPr>
          <w:rFonts w:ascii="Calibri" w:eastAsia="Calibri" w:hAnsi="Calibri" w:cs="Calibri"/>
        </w:rPr>
        <w:t xml:space="preserve">particular. </w:t>
      </w:r>
      <w:r w:rsidR="00A45720" w:rsidRPr="00F833D6">
        <w:rPr>
          <w:rFonts w:ascii="Calibri" w:eastAsia="Calibri" w:hAnsi="Calibri"/>
        </w:rPr>
        <w:t xml:space="preserve">Children can be subject to injuries </w:t>
      </w:r>
      <w:r w:rsidR="00A45720" w:rsidRPr="00F833D6">
        <w:rPr>
          <w:rFonts w:ascii="Calibri" w:eastAsia="Calibri" w:hAnsi="Calibri" w:cs="Calibri"/>
        </w:rPr>
        <w:t>from tip-overs, in</w:t>
      </w:r>
      <w:r w:rsidR="00237E77" w:rsidRPr="00F833D6">
        <w:rPr>
          <w:rFonts w:ascii="Calibri" w:eastAsia="Calibri" w:hAnsi="Calibri" w:cs="Calibri"/>
        </w:rPr>
        <w:t>cluding</w:t>
      </w:r>
      <w:r w:rsidR="00A45720" w:rsidRPr="00F833D6">
        <w:rPr>
          <w:rFonts w:ascii="Calibri" w:eastAsia="Calibri" w:hAnsi="Calibri" w:cs="Calibri"/>
          <w:rPrChange w:id="277" w:author="Goldschmidt, Michael" w:date="2016-05-20T00:07:00Z">
            <w:rPr>
              <w:rFonts w:ascii="Calibri" w:eastAsia="Calibri" w:hAnsi="Calibri" w:cs="Calibri"/>
              <w:spacing w:val="1"/>
            </w:rPr>
          </w:rPrChange>
        </w:rPr>
        <w:t xml:space="preserve"> crush </w:t>
      </w:r>
      <w:r w:rsidR="00237E77" w:rsidRPr="00F833D6">
        <w:rPr>
          <w:rFonts w:ascii="Calibri" w:eastAsia="Calibri" w:hAnsi="Calibri" w:cs="Calibri"/>
        </w:rPr>
        <w:t xml:space="preserve">and </w:t>
      </w:r>
      <w:r w:rsidR="00237E77" w:rsidRPr="00F833D6">
        <w:rPr>
          <w:rFonts w:ascii="Calibri" w:eastAsia="Calibri" w:hAnsi="Calibri"/>
        </w:rPr>
        <w:t>hea</w:t>
      </w:r>
      <w:r w:rsidR="00A45720" w:rsidRPr="00F833D6">
        <w:rPr>
          <w:rFonts w:ascii="Calibri" w:eastAsia="Calibri" w:hAnsi="Calibri"/>
        </w:rPr>
        <w:t xml:space="preserve">d injuries. Parents </w:t>
      </w:r>
      <w:r w:rsidR="00237E77" w:rsidRPr="00F833D6">
        <w:rPr>
          <w:rFonts w:ascii="Calibri" w:eastAsia="Calibri" w:hAnsi="Calibri"/>
        </w:rPr>
        <w:t>or care</w:t>
      </w:r>
      <w:r w:rsidR="00A45720" w:rsidRPr="00F833D6">
        <w:rPr>
          <w:rFonts w:ascii="Calibri" w:eastAsia="Calibri" w:hAnsi="Calibri"/>
        </w:rPr>
        <w:t>givers should</w:t>
      </w:r>
      <w:r w:rsidR="00237E77" w:rsidRPr="00F833D6">
        <w:rPr>
          <w:rFonts w:ascii="Calibri" w:eastAsia="Calibri" w:hAnsi="Calibri"/>
        </w:rPr>
        <w:t xml:space="preserve"> </w:t>
      </w:r>
      <w:r w:rsidR="00A45720" w:rsidRPr="00F833D6">
        <w:rPr>
          <w:rFonts w:ascii="Calibri" w:eastAsia="Calibri" w:hAnsi="Calibri"/>
        </w:rPr>
        <w:t xml:space="preserve">ensure that furniture and </w:t>
      </w:r>
      <w:r w:rsidR="00A45720" w:rsidRPr="00F833D6">
        <w:rPr>
          <w:rFonts w:ascii="Calibri" w:eastAsia="Calibri" w:hAnsi="Calibri" w:cs="Calibri"/>
        </w:rPr>
        <w:t>appliances are stable and not prone to tipping.</w:t>
      </w:r>
    </w:p>
    <w:p w:rsidR="00A45720" w:rsidRPr="00F833D6" w:rsidRDefault="00A45720">
      <w:pPr>
        <w:contextualSpacing/>
        <w:rPr>
          <w:sz w:val="16"/>
          <w:szCs w:val="16"/>
        </w:rPr>
      </w:pPr>
    </w:p>
    <w:p w:rsidR="00A45720" w:rsidRPr="00F833D6" w:rsidRDefault="00A45720">
      <w:pPr>
        <w:numPr>
          <w:ilvl w:val="1"/>
          <w:numId w:val="67"/>
        </w:numPr>
        <w:tabs>
          <w:tab w:val="left" w:pos="479"/>
        </w:tabs>
        <w:ind w:left="479" w:right="311"/>
        <w:contextualSpacing/>
        <w:rPr>
          <w:sz w:val="16"/>
          <w:szCs w:val="16"/>
        </w:rPr>
      </w:pPr>
      <w:r w:rsidRPr="00F833D6">
        <w:rPr>
          <w:rFonts w:ascii="Calibri" w:eastAsia="Calibri" w:hAnsi="Calibri"/>
          <w:rPrChange w:id="278" w:author="Goldschmidt, Michael" w:date="2016-05-20T00:07:00Z">
            <w:rPr>
              <w:rFonts w:ascii="Calibri" w:eastAsia="Calibri" w:hAnsi="Calibri"/>
              <w:spacing w:val="3"/>
            </w:rPr>
          </w:rPrChange>
        </w:rPr>
        <w:t xml:space="preserve">Large appliances and furniture (e.g., bookcases) should be anchored to the </w:t>
      </w:r>
      <w:del w:id="279" w:author="Goldschmidt, Michael" w:date="2016-05-20T00:26:00Z">
        <w:r w:rsidR="003D3019" w:rsidRPr="00F833D6" w:rsidDel="00C21D84">
          <w:rPr>
            <w:rFonts w:ascii="Calibri" w:eastAsia="Calibri" w:hAnsi="Calibri"/>
            <w:rPrChange w:id="280" w:author="Goldschmidt, Michael" w:date="2016-05-20T00:07:00Z">
              <w:rPr>
                <w:rFonts w:ascii="Calibri" w:eastAsia="Calibri" w:hAnsi="Calibri"/>
                <w:spacing w:val="2"/>
              </w:rPr>
            </w:rPrChange>
          </w:rPr>
          <w:tab/>
        </w:r>
      </w:del>
      <w:r w:rsidRPr="00F833D6">
        <w:rPr>
          <w:rFonts w:ascii="Calibri" w:eastAsia="Calibri" w:hAnsi="Calibri"/>
          <w:rPrChange w:id="281" w:author="Goldschmidt, Michael" w:date="2016-05-20T00:07:00Z">
            <w:rPr>
              <w:rFonts w:ascii="Calibri" w:eastAsia="Calibri" w:hAnsi="Calibri"/>
              <w:spacing w:val="-2"/>
            </w:rPr>
          </w:rPrChange>
        </w:rPr>
        <w:t>wall.</w:t>
      </w:r>
    </w:p>
    <w:p w:rsidR="00237E77" w:rsidRPr="00F833D6" w:rsidRDefault="00A45720">
      <w:pPr>
        <w:numPr>
          <w:ilvl w:val="1"/>
          <w:numId w:val="67"/>
        </w:numPr>
        <w:tabs>
          <w:tab w:val="left" w:pos="479"/>
        </w:tabs>
        <w:spacing w:before="49"/>
        <w:ind w:left="479" w:right="158"/>
        <w:contextualSpacing/>
        <w:rPr>
          <w:rFonts w:ascii="Calibri" w:eastAsia="Calibri" w:hAnsi="Calibri"/>
          <w:sz w:val="16"/>
          <w:szCs w:val="16"/>
          <w:rPrChange w:id="282" w:author="Goldschmidt, Michael" w:date="2016-05-20T00:07:00Z">
            <w:rPr>
              <w:rFonts w:ascii="Calibri" w:eastAsia="Calibri" w:hAnsi="Calibri"/>
              <w:spacing w:val="-5"/>
              <w:sz w:val="16"/>
              <w:szCs w:val="16"/>
            </w:rPr>
          </w:rPrChange>
        </w:rPr>
        <w:pPrChange w:id="283" w:author="Goldschmidt, Michael" w:date="2016-05-20T00:25:00Z">
          <w:pPr>
            <w:numPr>
              <w:ilvl w:val="1"/>
              <w:numId w:val="67"/>
            </w:numPr>
            <w:tabs>
              <w:tab w:val="left" w:pos="479"/>
            </w:tabs>
            <w:spacing w:before="49"/>
            <w:ind w:left="479" w:right="158" w:hanging="240"/>
            <w:contextualSpacing/>
            <w:jc w:val="both"/>
          </w:pPr>
        </w:pPrChange>
      </w:pPr>
      <w:r w:rsidRPr="00F833D6">
        <w:rPr>
          <w:rFonts w:ascii="Calibri" w:eastAsia="Calibri" w:hAnsi="Calibri"/>
          <w:rPrChange w:id="284" w:author="Goldschmidt, Michael" w:date="2016-05-20T00:07:00Z">
            <w:rPr>
              <w:rFonts w:ascii="Calibri" w:eastAsia="Calibri" w:hAnsi="Calibri"/>
              <w:spacing w:val="-17"/>
            </w:rPr>
          </w:rPrChange>
        </w:rPr>
        <w:t>Televisions should be on sturdy, low bases and should be pushed as far back</w:t>
      </w:r>
      <w:del w:id="285" w:author="Goldschmidt, Michael" w:date="2016-05-20T00:25:00Z">
        <w:r w:rsidRPr="00F833D6" w:rsidDel="007F10DF">
          <w:rPr>
            <w:rFonts w:ascii="Calibri" w:eastAsia="Calibri" w:hAnsi="Calibri"/>
            <w:rPrChange w:id="286" w:author="Goldschmidt, Michael" w:date="2016-05-20T00:07:00Z">
              <w:rPr>
                <w:rFonts w:ascii="Calibri" w:eastAsia="Calibri" w:hAnsi="Calibri"/>
                <w:spacing w:val="4"/>
              </w:rPr>
            </w:rPrChange>
          </w:rPr>
          <w:delText xml:space="preserve"> </w:delText>
        </w:r>
        <w:r w:rsidR="003D3019" w:rsidRPr="00F833D6" w:rsidDel="007F10DF">
          <w:rPr>
            <w:rFonts w:ascii="Calibri" w:eastAsia="Calibri" w:hAnsi="Calibri"/>
            <w:rPrChange w:id="287" w:author="Goldschmidt, Michael" w:date="2016-05-20T00:07:00Z">
              <w:rPr>
                <w:rFonts w:ascii="Calibri" w:eastAsia="Calibri" w:hAnsi="Calibri"/>
                <w:spacing w:val="4"/>
              </w:rPr>
            </w:rPrChange>
          </w:rPr>
          <w:tab/>
        </w:r>
      </w:del>
      <w:ins w:id="288" w:author="Goldschmidt, Michael" w:date="2016-05-20T00:25:00Z">
        <w:r w:rsidR="007F10DF">
          <w:rPr>
            <w:rFonts w:ascii="Calibri" w:eastAsia="Calibri" w:hAnsi="Calibri"/>
          </w:rPr>
          <w:t xml:space="preserve"> </w:t>
        </w:r>
      </w:ins>
      <w:r w:rsidRPr="00F833D6">
        <w:rPr>
          <w:rFonts w:ascii="Calibri" w:eastAsia="Calibri" w:hAnsi="Calibri"/>
          <w:rPrChange w:id="289" w:author="Goldschmidt, Michael" w:date="2016-05-20T00:07:00Z">
            <w:rPr>
              <w:rFonts w:ascii="Calibri" w:eastAsia="Calibri" w:hAnsi="Calibri"/>
              <w:spacing w:val="-1"/>
            </w:rPr>
          </w:rPrChange>
        </w:rPr>
        <w:t>on stands as possible.</w:t>
      </w:r>
      <w:r w:rsidR="003D3019" w:rsidRPr="00F833D6">
        <w:rPr>
          <w:rFonts w:ascii="Calibri" w:eastAsia="Calibri" w:hAnsi="Calibri"/>
        </w:rPr>
        <w:t xml:space="preserve"> </w:t>
      </w:r>
    </w:p>
    <w:p w:rsidR="00A45720" w:rsidRPr="00F833D6" w:rsidRDefault="00A45720">
      <w:pPr>
        <w:numPr>
          <w:ilvl w:val="1"/>
          <w:numId w:val="67"/>
        </w:numPr>
        <w:tabs>
          <w:tab w:val="left" w:pos="479"/>
        </w:tabs>
        <w:spacing w:before="49"/>
        <w:ind w:left="479" w:right="158"/>
        <w:contextualSpacing/>
        <w:rPr>
          <w:rFonts w:ascii="Calibri" w:eastAsia="Calibri" w:hAnsi="Calibri" w:cs="Calibri"/>
        </w:rPr>
        <w:pPrChange w:id="290" w:author="Goldschmidt, Michael" w:date="2016-05-20T00:25:00Z">
          <w:pPr>
            <w:numPr>
              <w:ilvl w:val="1"/>
              <w:numId w:val="67"/>
            </w:numPr>
            <w:tabs>
              <w:tab w:val="left" w:pos="479"/>
            </w:tabs>
            <w:spacing w:before="49"/>
            <w:ind w:left="479" w:right="158" w:hanging="240"/>
            <w:contextualSpacing/>
            <w:jc w:val="both"/>
          </w:pPr>
        </w:pPrChange>
      </w:pPr>
      <w:r w:rsidRPr="00F833D6">
        <w:rPr>
          <w:rFonts w:ascii="Calibri" w:eastAsia="Calibri" w:hAnsi="Calibri"/>
          <w:rPrChange w:id="291" w:author="Goldschmidt, Michael" w:date="2016-05-20T00:07:00Z">
            <w:rPr>
              <w:rFonts w:ascii="Calibri" w:eastAsia="Calibri" w:hAnsi="Calibri"/>
              <w:spacing w:val="-5"/>
            </w:rPr>
          </w:rPrChange>
        </w:rPr>
        <w:t xml:space="preserve">Remote controls, toys, and other items that might </w:t>
      </w:r>
      <w:r w:rsidRPr="00F833D6">
        <w:rPr>
          <w:rFonts w:ascii="Calibri" w:eastAsia="Calibri" w:hAnsi="Calibri" w:cs="Calibri"/>
          <w:rPrChange w:id="292" w:author="Goldschmidt, Michael" w:date="2016-05-20T00:07:00Z">
            <w:rPr>
              <w:rFonts w:ascii="Calibri" w:eastAsia="Calibri" w:hAnsi="Calibri" w:cs="Calibri"/>
              <w:spacing w:val="-2"/>
            </w:rPr>
          </w:rPrChange>
        </w:rPr>
        <w:t xml:space="preserve">attract children should be </w:t>
      </w:r>
      <w:del w:id="293" w:author="Goldschmidt, Michael" w:date="2016-05-20T00:25:00Z">
        <w:r w:rsidR="003D3019" w:rsidRPr="00F833D6" w:rsidDel="007F10DF">
          <w:rPr>
            <w:rFonts w:ascii="Calibri" w:eastAsia="Calibri" w:hAnsi="Calibri" w:cs="Calibri"/>
            <w:rPrChange w:id="294" w:author="Goldschmidt, Michael" w:date="2016-05-20T00:07:00Z">
              <w:rPr>
                <w:rFonts w:ascii="Calibri" w:eastAsia="Calibri" w:hAnsi="Calibri" w:cs="Calibri"/>
                <w:spacing w:val="4"/>
              </w:rPr>
            </w:rPrChange>
          </w:rPr>
          <w:tab/>
        </w:r>
      </w:del>
      <w:r w:rsidRPr="00F833D6">
        <w:rPr>
          <w:rFonts w:ascii="Calibri" w:eastAsia="Calibri" w:hAnsi="Calibri" w:cs="Calibri"/>
          <w:rPrChange w:id="295" w:author="Goldschmidt, Michael" w:date="2016-05-20T00:07:00Z">
            <w:rPr>
              <w:rFonts w:ascii="Calibri" w:eastAsia="Calibri" w:hAnsi="Calibri" w:cs="Calibri"/>
              <w:spacing w:val="-5"/>
            </w:rPr>
          </w:rPrChange>
        </w:rPr>
        <w:t>kept off of TV stands or furniture that represents tip-over hazards.</w:t>
      </w:r>
    </w:p>
    <w:p w:rsidR="00A45720" w:rsidRPr="00F833D6" w:rsidRDefault="00A45720">
      <w:pPr>
        <w:contextualSpacing/>
        <w:rPr>
          <w:sz w:val="16"/>
          <w:szCs w:val="16"/>
        </w:rPr>
      </w:pPr>
    </w:p>
    <w:p w:rsidR="00CD079B" w:rsidRPr="00F833D6" w:rsidDel="00177FC5" w:rsidRDefault="00CD079B">
      <w:pPr>
        <w:ind w:left="119"/>
        <w:contextualSpacing/>
        <w:outlineLvl w:val="4"/>
        <w:rPr>
          <w:del w:id="296" w:author="Goldschmidt, Michael" w:date="2016-05-20T00:14:00Z"/>
          <w:rFonts w:ascii="Arial" w:eastAsia="Arial" w:hAnsi="Arial"/>
          <w:color w:val="0079C1"/>
          <w:sz w:val="26"/>
          <w:szCs w:val="26"/>
        </w:rPr>
      </w:pPr>
    </w:p>
    <w:p w:rsidR="00CD079B" w:rsidRPr="00F833D6" w:rsidDel="00177FC5" w:rsidRDefault="00CD079B">
      <w:pPr>
        <w:ind w:left="119"/>
        <w:contextualSpacing/>
        <w:outlineLvl w:val="4"/>
        <w:rPr>
          <w:del w:id="297" w:author="Goldschmidt, Michael" w:date="2016-05-20T00:14:00Z"/>
          <w:rFonts w:ascii="Arial" w:eastAsia="Arial" w:hAnsi="Arial"/>
          <w:color w:val="0079C1"/>
          <w:sz w:val="26"/>
          <w:szCs w:val="26"/>
        </w:rPr>
      </w:pPr>
    </w:p>
    <w:p w:rsidR="00CD079B" w:rsidRPr="00F833D6" w:rsidDel="00177FC5" w:rsidRDefault="00CD079B">
      <w:pPr>
        <w:ind w:left="119"/>
        <w:contextualSpacing/>
        <w:outlineLvl w:val="4"/>
        <w:rPr>
          <w:del w:id="298" w:author="Goldschmidt, Michael" w:date="2016-05-20T00:14:00Z"/>
          <w:rFonts w:ascii="Arial" w:eastAsia="Arial" w:hAnsi="Arial"/>
          <w:color w:val="0079C1"/>
          <w:sz w:val="26"/>
          <w:szCs w:val="26"/>
        </w:rPr>
      </w:pPr>
    </w:p>
    <w:p w:rsidR="00CD079B" w:rsidRPr="00F833D6" w:rsidDel="00177FC5" w:rsidRDefault="00CD079B">
      <w:pPr>
        <w:ind w:left="119"/>
        <w:contextualSpacing/>
        <w:outlineLvl w:val="4"/>
        <w:rPr>
          <w:del w:id="299" w:author="Goldschmidt, Michael" w:date="2016-05-20T00:14:00Z"/>
          <w:rFonts w:ascii="Arial" w:eastAsia="Arial" w:hAnsi="Arial"/>
          <w:color w:val="0079C1"/>
          <w:sz w:val="26"/>
          <w:szCs w:val="26"/>
        </w:rPr>
      </w:pPr>
    </w:p>
    <w:p w:rsidR="005A0282" w:rsidRPr="00F833D6" w:rsidDel="00177FC5" w:rsidRDefault="005A0282">
      <w:pPr>
        <w:ind w:left="119"/>
        <w:contextualSpacing/>
        <w:outlineLvl w:val="4"/>
        <w:rPr>
          <w:del w:id="300" w:author="Goldschmidt, Michael" w:date="2016-05-20T00:14:00Z"/>
          <w:rFonts w:eastAsia="Arial"/>
          <w:color w:val="0079C1"/>
          <w:sz w:val="20"/>
          <w:szCs w:val="20"/>
          <w:rPrChange w:id="301" w:author="Goldschmidt, Michael" w:date="2016-05-20T00:13:00Z">
            <w:rPr>
              <w:del w:id="302" w:author="Goldschmidt, Michael" w:date="2016-05-20T00:14:00Z"/>
              <w:rFonts w:ascii="Arial" w:eastAsia="Arial" w:hAnsi="Arial"/>
              <w:color w:val="0079C1"/>
              <w:sz w:val="26"/>
              <w:szCs w:val="26"/>
            </w:rPr>
          </w:rPrChange>
        </w:rPr>
      </w:pPr>
    </w:p>
    <w:p w:rsidR="00177FC5" w:rsidRDefault="00177FC5">
      <w:pPr>
        <w:ind w:left="119"/>
        <w:contextualSpacing/>
        <w:outlineLvl w:val="4"/>
        <w:rPr>
          <w:ins w:id="303" w:author="Goldschmidt, Michael" w:date="2016-05-20T00:14:00Z"/>
          <w:rFonts w:ascii="Arial" w:eastAsia="Arial" w:hAnsi="Arial"/>
          <w:color w:val="0079C1"/>
          <w:sz w:val="26"/>
          <w:szCs w:val="26"/>
        </w:rPr>
      </w:pPr>
    </w:p>
    <w:p w:rsidR="00A45720" w:rsidRDefault="00E41F98">
      <w:pPr>
        <w:contextualSpacing/>
        <w:outlineLvl w:val="4"/>
        <w:rPr>
          <w:ins w:id="304" w:author="Goldschmidt, Michael" w:date="2016-05-20T00:14:00Z"/>
          <w:rFonts w:ascii="Arial" w:eastAsia="Arial" w:hAnsi="Arial"/>
          <w:color w:val="0079C1"/>
          <w:sz w:val="26"/>
          <w:szCs w:val="26"/>
        </w:rPr>
        <w:pPrChange w:id="305" w:author="Goldschmidt, Michael" w:date="2016-05-20T00:25:00Z">
          <w:pPr>
            <w:ind w:left="119"/>
            <w:contextualSpacing/>
            <w:outlineLvl w:val="4"/>
          </w:pPr>
        </w:pPrChange>
      </w:pPr>
      <w:r w:rsidRPr="00F833D6">
        <w:rPr>
          <w:rFonts w:ascii="Arial" w:eastAsia="Arial" w:hAnsi="Arial"/>
          <w:color w:val="0079C1"/>
          <w:sz w:val="26"/>
          <w:szCs w:val="26"/>
        </w:rPr>
        <w:t xml:space="preserve">Help </w:t>
      </w:r>
      <w:r w:rsidR="00A45720" w:rsidRPr="00F833D6">
        <w:rPr>
          <w:rFonts w:ascii="Arial" w:eastAsia="Arial" w:hAnsi="Arial"/>
          <w:color w:val="0079C1"/>
          <w:sz w:val="26"/>
          <w:szCs w:val="26"/>
        </w:rPr>
        <w:t>Prevent Drowning</w:t>
      </w:r>
    </w:p>
    <w:p w:rsidR="00177FC5" w:rsidRPr="00177FC5" w:rsidRDefault="00177FC5">
      <w:pPr>
        <w:ind w:left="119"/>
        <w:contextualSpacing/>
        <w:outlineLvl w:val="4"/>
        <w:rPr>
          <w:rFonts w:eastAsia="Arial"/>
          <w:sz w:val="20"/>
          <w:szCs w:val="20"/>
          <w:rPrChange w:id="306" w:author="Goldschmidt, Michael" w:date="2016-05-20T00:14:00Z">
            <w:rPr>
              <w:rFonts w:ascii="Arial" w:eastAsia="Arial" w:hAnsi="Arial"/>
              <w:sz w:val="26"/>
              <w:szCs w:val="26"/>
            </w:rPr>
          </w:rPrChange>
        </w:rPr>
      </w:pPr>
    </w:p>
    <w:p w:rsidR="00A45720" w:rsidRPr="00F833D6" w:rsidRDefault="00CD079B">
      <w:pPr>
        <w:numPr>
          <w:ilvl w:val="1"/>
          <w:numId w:val="67"/>
        </w:numPr>
        <w:tabs>
          <w:tab w:val="left" w:pos="540"/>
        </w:tabs>
        <w:spacing w:before="3"/>
        <w:ind w:left="540" w:right="287" w:hanging="270"/>
        <w:contextualSpacing/>
        <w:rPr>
          <w:sz w:val="16"/>
          <w:szCs w:val="16"/>
        </w:rPr>
        <w:pPrChange w:id="307" w:author="Goldschmidt, Michael" w:date="2016-05-20T00:28:00Z">
          <w:pPr>
            <w:numPr>
              <w:ilvl w:val="1"/>
              <w:numId w:val="67"/>
            </w:numPr>
            <w:tabs>
              <w:tab w:val="left" w:pos="630"/>
            </w:tabs>
            <w:spacing w:before="3"/>
            <w:ind w:left="630" w:right="287" w:hanging="360"/>
            <w:contextualSpacing/>
          </w:pPr>
        </w:pPrChange>
      </w:pPr>
      <w:r w:rsidRPr="00F833D6">
        <w:rPr>
          <w:rFonts w:ascii="Calibri" w:eastAsia="Calibri" w:hAnsi="Calibri"/>
        </w:rPr>
        <w:t>Parents or other adults should a</w:t>
      </w:r>
      <w:r w:rsidR="00A45720" w:rsidRPr="00F833D6">
        <w:rPr>
          <w:rFonts w:ascii="Calibri" w:eastAsia="Calibri" w:hAnsi="Calibri"/>
        </w:rPr>
        <w:t xml:space="preserve">lways supervise children and </w:t>
      </w:r>
      <w:r w:rsidRPr="00F833D6">
        <w:rPr>
          <w:rFonts w:ascii="Calibri" w:eastAsia="Calibri" w:hAnsi="Calibri"/>
        </w:rPr>
        <w:t xml:space="preserve">older </w:t>
      </w:r>
      <w:r w:rsidR="00A45720" w:rsidRPr="00F833D6">
        <w:rPr>
          <w:rFonts w:ascii="Calibri" w:eastAsia="Calibri" w:hAnsi="Calibri"/>
        </w:rPr>
        <w:t>adults by the water.</w:t>
      </w:r>
      <w:r w:rsidR="00237E77" w:rsidRPr="00F833D6">
        <w:rPr>
          <w:rFonts w:ascii="Calibri" w:eastAsia="Calibri" w:hAnsi="Calibri"/>
        </w:rPr>
        <w:t xml:space="preserve"> </w:t>
      </w:r>
      <w:r w:rsidR="00A45720" w:rsidRPr="00F833D6">
        <w:rPr>
          <w:rFonts w:ascii="Calibri" w:eastAsia="Calibri" w:hAnsi="Calibri"/>
        </w:rPr>
        <w:t>Life jackets</w:t>
      </w:r>
      <w:r w:rsidRPr="00F833D6">
        <w:rPr>
          <w:rFonts w:ascii="Calibri" w:eastAsia="Calibri" w:hAnsi="Calibri"/>
        </w:rPr>
        <w:t xml:space="preserve"> </w:t>
      </w:r>
      <w:r w:rsidR="00A45720" w:rsidRPr="00F833D6">
        <w:rPr>
          <w:rFonts w:ascii="Calibri" w:eastAsia="Calibri" w:hAnsi="Calibri"/>
        </w:rPr>
        <w:t xml:space="preserve">or vests should be worn on docks, at beaches, </w:t>
      </w:r>
      <w:r w:rsidRPr="00F833D6">
        <w:rPr>
          <w:rFonts w:ascii="Calibri" w:eastAsia="Calibri" w:hAnsi="Calibri"/>
        </w:rPr>
        <w:t>r</w:t>
      </w:r>
      <w:r w:rsidR="00A45720" w:rsidRPr="00F833D6">
        <w:rPr>
          <w:rFonts w:ascii="Calibri" w:eastAsia="Calibri" w:hAnsi="Calibri"/>
        </w:rPr>
        <w:t>ivers and by the pool.</w:t>
      </w:r>
      <w:r w:rsidR="00237E77" w:rsidRPr="00F833D6">
        <w:rPr>
          <w:rFonts w:ascii="Calibri" w:eastAsia="Calibri" w:hAnsi="Calibri"/>
        </w:rPr>
        <w:t xml:space="preserve"> </w:t>
      </w:r>
    </w:p>
    <w:p w:rsidR="00A45720" w:rsidRPr="00F833D6" w:rsidRDefault="00A45720">
      <w:pPr>
        <w:numPr>
          <w:ilvl w:val="1"/>
          <w:numId w:val="67"/>
        </w:numPr>
        <w:tabs>
          <w:tab w:val="left" w:pos="270"/>
          <w:tab w:val="left" w:pos="540"/>
        </w:tabs>
        <w:spacing w:before="10"/>
        <w:ind w:left="540" w:right="845" w:hanging="270"/>
        <w:contextualSpacing/>
        <w:rPr>
          <w:rFonts w:ascii="Calibri" w:eastAsia="Calibri" w:hAnsi="Calibri" w:cs="Calibri"/>
        </w:rPr>
        <w:pPrChange w:id="308" w:author="Goldschmidt, Michael" w:date="2016-05-20T00:28:00Z">
          <w:pPr>
            <w:numPr>
              <w:ilvl w:val="1"/>
              <w:numId w:val="67"/>
            </w:numPr>
            <w:tabs>
              <w:tab w:val="left" w:pos="270"/>
            </w:tabs>
            <w:spacing w:before="10"/>
            <w:ind w:left="630" w:right="845" w:hanging="360"/>
            <w:contextualSpacing/>
          </w:pPr>
        </w:pPrChange>
      </w:pPr>
      <w:r w:rsidRPr="00F833D6">
        <w:rPr>
          <w:rFonts w:ascii="Calibri" w:eastAsia="Calibri" w:hAnsi="Calibri"/>
        </w:rPr>
        <w:t>Make sure any pools, hot tubs, or spas have a fence around them.</w:t>
      </w:r>
      <w:r w:rsidR="00237E77" w:rsidRPr="00F833D6">
        <w:rPr>
          <w:rFonts w:ascii="Calibri" w:eastAsia="Calibri" w:hAnsi="Calibri"/>
        </w:rPr>
        <w:t xml:space="preserve"> </w:t>
      </w:r>
      <w:r w:rsidRPr="00F833D6">
        <w:rPr>
          <w:rFonts w:ascii="Calibri" w:eastAsia="Calibri" w:hAnsi="Calibri"/>
        </w:rPr>
        <w:t>Make sure the fence is at least 5 feet high</w:t>
      </w:r>
      <w:r w:rsidR="00237E77" w:rsidRPr="00F833D6">
        <w:rPr>
          <w:rFonts w:ascii="Calibri" w:eastAsia="Calibri" w:hAnsi="Calibri"/>
        </w:rPr>
        <w:t xml:space="preserve"> or </w:t>
      </w:r>
      <w:r w:rsidR="008646B3" w:rsidRPr="00F833D6">
        <w:rPr>
          <w:rFonts w:ascii="Calibri" w:eastAsia="Calibri" w:hAnsi="Calibri"/>
        </w:rPr>
        <w:t>the height required by the local building code, if higher</w:t>
      </w:r>
      <w:r w:rsidRPr="00F833D6">
        <w:rPr>
          <w:rFonts w:ascii="Calibri" w:eastAsia="Calibri" w:hAnsi="Calibri"/>
        </w:rPr>
        <w:t>.</w:t>
      </w:r>
      <w:r w:rsidR="00237E77" w:rsidRPr="00F833D6">
        <w:rPr>
          <w:rFonts w:ascii="Calibri" w:eastAsia="Calibri" w:hAnsi="Calibri"/>
        </w:rPr>
        <w:t xml:space="preserve"> </w:t>
      </w:r>
      <w:r w:rsidRPr="00F833D6">
        <w:rPr>
          <w:rFonts w:ascii="Calibri" w:eastAsia="Calibri" w:hAnsi="Calibri"/>
        </w:rPr>
        <w:t>Select a pool fence with a self-closing gate</w:t>
      </w:r>
      <w:ins w:id="309" w:author="Goldschmidt, Michael" w:date="2016-05-20T00:27:00Z">
        <w:r w:rsidR="00C21D84">
          <w:rPr>
            <w:rFonts w:ascii="Calibri" w:eastAsia="Calibri" w:hAnsi="Calibri"/>
          </w:rPr>
          <w:t xml:space="preserve"> and i</w:t>
        </w:r>
      </w:ins>
      <w:del w:id="310" w:author="Goldschmidt, Michael" w:date="2016-05-20T00:27:00Z">
        <w:r w:rsidRPr="00F833D6" w:rsidDel="00C21D84">
          <w:rPr>
            <w:rFonts w:ascii="Calibri" w:eastAsia="Calibri" w:hAnsi="Calibri"/>
          </w:rPr>
          <w:delText>.</w:delText>
        </w:r>
        <w:r w:rsidR="00237E77" w:rsidRPr="00F833D6" w:rsidDel="00C21D84">
          <w:rPr>
            <w:rFonts w:ascii="Calibri" w:eastAsia="Calibri" w:hAnsi="Calibri"/>
          </w:rPr>
          <w:delText xml:space="preserve"> </w:delText>
        </w:r>
        <w:r w:rsidRPr="00F833D6" w:rsidDel="00C21D84">
          <w:rPr>
            <w:rFonts w:ascii="Calibri" w:eastAsia="Calibri" w:hAnsi="Calibri"/>
          </w:rPr>
          <w:delText>I</w:delText>
        </w:r>
      </w:del>
      <w:r w:rsidRPr="00F833D6">
        <w:rPr>
          <w:rFonts w:ascii="Calibri" w:eastAsia="Calibri" w:hAnsi="Calibri"/>
        </w:rPr>
        <w:t>nstall pool and gate alarms near pools.</w:t>
      </w:r>
      <w:r w:rsidR="00237E77" w:rsidRPr="00F833D6">
        <w:rPr>
          <w:rFonts w:ascii="Calibri" w:eastAsia="Calibri" w:hAnsi="Calibri"/>
        </w:rPr>
        <w:t xml:space="preserve"> </w:t>
      </w:r>
      <w:r w:rsidRPr="00F833D6">
        <w:rPr>
          <w:rFonts w:ascii="Calibri" w:eastAsia="Calibri" w:hAnsi="Calibri"/>
        </w:rPr>
        <w:t>Surface wave and under water alarms are also</w:t>
      </w:r>
      <w:r w:rsidR="00237E77" w:rsidRPr="00F833D6">
        <w:rPr>
          <w:rFonts w:ascii="Calibri" w:eastAsia="Calibri" w:hAnsi="Calibri"/>
        </w:rPr>
        <w:t xml:space="preserve"> </w:t>
      </w:r>
      <w:r w:rsidRPr="00F833D6">
        <w:rPr>
          <w:rFonts w:ascii="Calibri" w:eastAsia="Calibri" w:hAnsi="Calibri"/>
        </w:rPr>
        <w:t>available</w:t>
      </w:r>
      <w:ins w:id="311" w:author="Goldschmidt, Michael" w:date="2016-05-20T00:27:00Z">
        <w:r w:rsidR="00C21D84">
          <w:rPr>
            <w:rFonts w:ascii="Calibri" w:eastAsia="Calibri" w:hAnsi="Calibri"/>
          </w:rPr>
          <w:t>.</w:t>
        </w:r>
      </w:ins>
      <w:r w:rsidR="008646B3" w:rsidRPr="00F833D6">
        <w:rPr>
          <w:rFonts w:ascii="Calibri" w:eastAsia="Calibri" w:hAnsi="Calibri"/>
        </w:rPr>
        <w:t xml:space="preserve"> </w:t>
      </w:r>
      <w:r w:rsidRPr="00F833D6">
        <w:rPr>
          <w:rFonts w:ascii="Calibri" w:eastAsia="Calibri" w:hAnsi="Calibri"/>
        </w:rPr>
        <w:t xml:space="preserve">Make sure pool and spa covers are in good </w:t>
      </w:r>
      <w:r w:rsidRPr="00F833D6">
        <w:rPr>
          <w:rFonts w:ascii="Calibri" w:eastAsia="Calibri" w:hAnsi="Calibri" w:cs="Calibri"/>
        </w:rPr>
        <w:t>condition.</w:t>
      </w:r>
    </w:p>
    <w:p w:rsidR="00A45720" w:rsidRPr="00F833D6" w:rsidDel="00F833D6" w:rsidRDefault="008646B3">
      <w:pPr>
        <w:numPr>
          <w:ilvl w:val="1"/>
          <w:numId w:val="67"/>
        </w:numPr>
        <w:tabs>
          <w:tab w:val="left" w:pos="270"/>
          <w:tab w:val="left" w:pos="540"/>
        </w:tabs>
        <w:spacing w:before="3"/>
        <w:ind w:left="540" w:hanging="270"/>
        <w:contextualSpacing/>
        <w:rPr>
          <w:del w:id="312" w:author="Goldschmidt, Michael" w:date="2016-05-20T00:14:00Z"/>
          <w:rFonts w:ascii="Calibri" w:eastAsia="Calibri" w:hAnsi="Calibri"/>
        </w:rPr>
        <w:pPrChange w:id="313" w:author="Goldschmidt, Michael" w:date="2016-05-20T00:28:00Z">
          <w:pPr>
            <w:numPr>
              <w:ilvl w:val="1"/>
              <w:numId w:val="67"/>
            </w:numPr>
            <w:tabs>
              <w:tab w:val="left" w:pos="270"/>
            </w:tabs>
            <w:spacing w:before="3"/>
            <w:ind w:left="630" w:hanging="360"/>
            <w:contextualSpacing/>
          </w:pPr>
        </w:pPrChange>
      </w:pPr>
      <w:r w:rsidRPr="00F833D6">
        <w:rPr>
          <w:rFonts w:ascii="Calibri" w:eastAsia="Calibri" w:hAnsi="Calibri"/>
        </w:rPr>
        <w:t>Young children should never be</w:t>
      </w:r>
      <w:r w:rsidR="00A45720" w:rsidRPr="00F833D6">
        <w:rPr>
          <w:rFonts w:ascii="Calibri" w:eastAsia="Calibri" w:hAnsi="Calibri"/>
        </w:rPr>
        <w:t xml:space="preserve"> alone in the bathtub.</w:t>
      </w:r>
      <w:r w:rsidR="00237E77" w:rsidRPr="00F833D6">
        <w:rPr>
          <w:rFonts w:ascii="Calibri" w:eastAsia="Calibri" w:hAnsi="Calibri"/>
        </w:rPr>
        <w:t xml:space="preserve"> </w:t>
      </w:r>
      <w:r w:rsidR="00A45720" w:rsidRPr="00F833D6">
        <w:rPr>
          <w:rFonts w:ascii="Calibri" w:eastAsia="Calibri" w:hAnsi="Calibri"/>
        </w:rPr>
        <w:t>Use toilet lid locks when you have toddlers in the</w:t>
      </w:r>
      <w:r w:rsidR="00237E77" w:rsidRPr="00F833D6">
        <w:rPr>
          <w:rFonts w:ascii="Calibri" w:eastAsia="Calibri" w:hAnsi="Calibri"/>
        </w:rPr>
        <w:t xml:space="preserve"> </w:t>
      </w:r>
      <w:r w:rsidR="00A45720" w:rsidRPr="00F833D6">
        <w:rPr>
          <w:rFonts w:ascii="Calibri" w:eastAsia="Calibri" w:hAnsi="Calibri"/>
        </w:rPr>
        <w:t xml:space="preserve">home to prevent </w:t>
      </w:r>
      <w:del w:id="314" w:author="Goldschmidt, Michael" w:date="2016-05-20T00:28:00Z">
        <w:r w:rsidR="00EC56CD" w:rsidRPr="00F833D6" w:rsidDel="00C21D84">
          <w:rPr>
            <w:rFonts w:ascii="Calibri" w:eastAsia="Calibri" w:hAnsi="Calibri"/>
          </w:rPr>
          <w:tab/>
        </w:r>
      </w:del>
      <w:r w:rsidR="00A45720" w:rsidRPr="00F833D6">
        <w:rPr>
          <w:rFonts w:ascii="Calibri" w:eastAsia="Calibri" w:hAnsi="Calibri"/>
        </w:rPr>
        <w:t>drowning in the toilet.</w:t>
      </w:r>
      <w:r w:rsidR="00237E77" w:rsidRPr="00F833D6">
        <w:rPr>
          <w:rFonts w:ascii="Calibri" w:eastAsia="Calibri" w:hAnsi="Calibri"/>
        </w:rPr>
        <w:t xml:space="preserve"> </w:t>
      </w:r>
      <w:r w:rsidRPr="00F833D6">
        <w:rPr>
          <w:rFonts w:ascii="Calibri" w:eastAsia="Calibri" w:hAnsi="Calibri"/>
        </w:rPr>
        <w:t>Remember, c</w:t>
      </w:r>
      <w:r w:rsidR="00A45720" w:rsidRPr="00F833D6">
        <w:rPr>
          <w:rFonts w:ascii="Calibri" w:eastAsia="Calibri" w:hAnsi="Calibri"/>
        </w:rPr>
        <w:t>hildren can drown in only a couple inches of water.</w:t>
      </w:r>
    </w:p>
    <w:p w:rsidR="00EC56CD" w:rsidRPr="00F833D6" w:rsidRDefault="00EC56CD">
      <w:pPr>
        <w:numPr>
          <w:ilvl w:val="1"/>
          <w:numId w:val="67"/>
        </w:numPr>
        <w:tabs>
          <w:tab w:val="left" w:pos="270"/>
          <w:tab w:val="left" w:pos="540"/>
        </w:tabs>
        <w:spacing w:before="3"/>
        <w:ind w:left="540" w:hanging="270"/>
        <w:contextualSpacing/>
        <w:rPr>
          <w:rFonts w:ascii="Calibri" w:eastAsia="Calibri" w:hAnsi="Calibri"/>
        </w:rPr>
        <w:pPrChange w:id="315" w:author="Goldschmidt, Michael" w:date="2016-05-20T00:28:00Z">
          <w:pPr>
            <w:pStyle w:val="Heading4"/>
            <w:ind w:left="774" w:right="673"/>
            <w:contextualSpacing/>
            <w:jc w:val="center"/>
          </w:pPr>
        </w:pPrChange>
      </w:pPr>
    </w:p>
    <w:p w:rsidR="003775EC" w:rsidRDefault="00A43165" w:rsidP="00155BFF">
      <w:pPr>
        <w:ind w:left="117"/>
        <w:contextualSpacing/>
        <w:rPr>
          <w:sz w:val="18"/>
          <w:szCs w:val="18"/>
        </w:rPr>
      </w:pPr>
      <w:r>
        <w:rPr>
          <w:rStyle w:val="CommentReference"/>
        </w:rPr>
        <w:commentReference w:id="316"/>
      </w:r>
      <w:bookmarkStart w:id="317" w:name="_bookmark4"/>
      <w:bookmarkEnd w:id="317"/>
    </w:p>
    <w:sectPr w:rsidR="003775EC" w:rsidSect="005C4BFD">
      <w:type w:val="continuous"/>
      <w:pgSz w:w="12240" w:h="15840"/>
      <w:pgMar w:top="780" w:right="620" w:bottom="0" w:left="5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H48008" w:date="2016-02-09T12:29:00Z" w:initials="ss">
    <w:p w:rsidR="00B33627" w:rsidRDefault="00B33627">
      <w:pPr>
        <w:pStyle w:val="CommentText"/>
      </w:pPr>
      <w:r>
        <w:rPr>
          <w:rStyle w:val="CommentReference"/>
        </w:rPr>
        <w:annotationRef/>
      </w:r>
      <w:r>
        <w:t xml:space="preserve">Why don’t any of the other bullet explanations have statistics? If there are solid statistics they should be shared for consistency of </w:t>
      </w:r>
      <w:proofErr w:type="gramStart"/>
      <w:r>
        <w:t>format  and</w:t>
      </w:r>
      <w:proofErr w:type="gramEnd"/>
      <w:r>
        <w:t xml:space="preserve"> message. </w:t>
      </w:r>
    </w:p>
  </w:comment>
  <w:comment w:id="316" w:author="H48008" w:date="2016-02-09T12:45:00Z" w:initials="ss">
    <w:p w:rsidR="00A43165" w:rsidRDefault="00A43165">
      <w:pPr>
        <w:pStyle w:val="CommentText"/>
      </w:pPr>
      <w:r>
        <w:rPr>
          <w:rStyle w:val="CommentReference"/>
        </w:rPr>
        <w:annotationRef/>
      </w:r>
      <w:r>
        <w:t xml:space="preserve">Keep this as a spate document and make it more like a check off. See new document attached.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C45" w:rsidRDefault="00602C45" w:rsidP="00C96284">
      <w:r>
        <w:separator/>
      </w:r>
    </w:p>
  </w:endnote>
  <w:endnote w:type="continuationSeparator" w:id="0">
    <w:p w:rsidR="00602C45" w:rsidRDefault="00602C45" w:rsidP="00C96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46B3" w:rsidRPr="00F028A3" w:rsidRDefault="008646B3" w:rsidP="00F028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C45" w:rsidRDefault="00602C45" w:rsidP="00C96284">
      <w:r>
        <w:separator/>
      </w:r>
    </w:p>
  </w:footnote>
  <w:footnote w:type="continuationSeparator" w:id="0">
    <w:p w:rsidR="00602C45" w:rsidRDefault="00602C45" w:rsidP="00C962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64465"/>
    <w:multiLevelType w:val="hybridMultilevel"/>
    <w:tmpl w:val="1B84113A"/>
    <w:lvl w:ilvl="0" w:tplc="5A084B6E">
      <w:start w:val="1"/>
      <w:numFmt w:val="bullet"/>
      <w:lvlText w:val="•"/>
      <w:lvlJc w:val="left"/>
      <w:pPr>
        <w:ind w:hanging="240"/>
      </w:pPr>
      <w:rPr>
        <w:rFonts w:ascii="Calibri" w:eastAsia="Calibri" w:hAnsi="Calibri" w:hint="default"/>
        <w:sz w:val="24"/>
        <w:szCs w:val="24"/>
      </w:rPr>
    </w:lvl>
    <w:lvl w:ilvl="1" w:tplc="118C873C">
      <w:start w:val="1"/>
      <w:numFmt w:val="bullet"/>
      <w:lvlText w:val="•"/>
      <w:lvlJc w:val="left"/>
      <w:rPr>
        <w:rFonts w:hint="default"/>
      </w:rPr>
    </w:lvl>
    <w:lvl w:ilvl="2" w:tplc="B1A69AE2">
      <w:start w:val="1"/>
      <w:numFmt w:val="bullet"/>
      <w:lvlText w:val="•"/>
      <w:lvlJc w:val="left"/>
      <w:rPr>
        <w:rFonts w:hint="default"/>
      </w:rPr>
    </w:lvl>
    <w:lvl w:ilvl="3" w:tplc="61EC27AA">
      <w:start w:val="1"/>
      <w:numFmt w:val="bullet"/>
      <w:lvlText w:val="•"/>
      <w:lvlJc w:val="left"/>
      <w:rPr>
        <w:rFonts w:hint="default"/>
      </w:rPr>
    </w:lvl>
    <w:lvl w:ilvl="4" w:tplc="FF424008">
      <w:start w:val="1"/>
      <w:numFmt w:val="bullet"/>
      <w:lvlText w:val="•"/>
      <w:lvlJc w:val="left"/>
      <w:rPr>
        <w:rFonts w:hint="default"/>
      </w:rPr>
    </w:lvl>
    <w:lvl w:ilvl="5" w:tplc="F616360C">
      <w:start w:val="1"/>
      <w:numFmt w:val="bullet"/>
      <w:lvlText w:val="•"/>
      <w:lvlJc w:val="left"/>
      <w:rPr>
        <w:rFonts w:hint="default"/>
      </w:rPr>
    </w:lvl>
    <w:lvl w:ilvl="6" w:tplc="C78A9F26">
      <w:start w:val="1"/>
      <w:numFmt w:val="bullet"/>
      <w:lvlText w:val="•"/>
      <w:lvlJc w:val="left"/>
      <w:rPr>
        <w:rFonts w:hint="default"/>
      </w:rPr>
    </w:lvl>
    <w:lvl w:ilvl="7" w:tplc="DE0C04DC">
      <w:start w:val="1"/>
      <w:numFmt w:val="bullet"/>
      <w:lvlText w:val="•"/>
      <w:lvlJc w:val="left"/>
      <w:rPr>
        <w:rFonts w:hint="default"/>
      </w:rPr>
    </w:lvl>
    <w:lvl w:ilvl="8" w:tplc="E8849706">
      <w:start w:val="1"/>
      <w:numFmt w:val="bullet"/>
      <w:lvlText w:val="•"/>
      <w:lvlJc w:val="left"/>
      <w:rPr>
        <w:rFonts w:hint="default"/>
      </w:rPr>
    </w:lvl>
  </w:abstractNum>
  <w:abstractNum w:abstractNumId="1">
    <w:nsid w:val="05387340"/>
    <w:multiLevelType w:val="hybridMultilevel"/>
    <w:tmpl w:val="73CE342C"/>
    <w:lvl w:ilvl="0" w:tplc="C4BA873A">
      <w:start w:val="1"/>
      <w:numFmt w:val="bullet"/>
      <w:lvlText w:val="•"/>
      <w:lvlJc w:val="left"/>
      <w:pPr>
        <w:ind w:hanging="240"/>
      </w:pPr>
      <w:rPr>
        <w:rFonts w:ascii="Calibri" w:eastAsia="Calibri" w:hAnsi="Calibri" w:hint="default"/>
        <w:sz w:val="24"/>
        <w:szCs w:val="24"/>
      </w:rPr>
    </w:lvl>
    <w:lvl w:ilvl="1" w:tplc="2260FF5A">
      <w:start w:val="1"/>
      <w:numFmt w:val="bullet"/>
      <w:lvlText w:val="•"/>
      <w:lvlJc w:val="left"/>
      <w:rPr>
        <w:rFonts w:hint="default"/>
      </w:rPr>
    </w:lvl>
    <w:lvl w:ilvl="2" w:tplc="BAEEB4A0">
      <w:start w:val="1"/>
      <w:numFmt w:val="bullet"/>
      <w:lvlText w:val="•"/>
      <w:lvlJc w:val="left"/>
      <w:rPr>
        <w:rFonts w:hint="default"/>
      </w:rPr>
    </w:lvl>
    <w:lvl w:ilvl="3" w:tplc="F392CD7E">
      <w:start w:val="1"/>
      <w:numFmt w:val="bullet"/>
      <w:lvlText w:val="•"/>
      <w:lvlJc w:val="left"/>
      <w:rPr>
        <w:rFonts w:hint="default"/>
      </w:rPr>
    </w:lvl>
    <w:lvl w:ilvl="4" w:tplc="1238650E">
      <w:start w:val="1"/>
      <w:numFmt w:val="bullet"/>
      <w:lvlText w:val="•"/>
      <w:lvlJc w:val="left"/>
      <w:rPr>
        <w:rFonts w:hint="default"/>
      </w:rPr>
    </w:lvl>
    <w:lvl w:ilvl="5" w:tplc="3FEE15DA">
      <w:start w:val="1"/>
      <w:numFmt w:val="bullet"/>
      <w:lvlText w:val="•"/>
      <w:lvlJc w:val="left"/>
      <w:rPr>
        <w:rFonts w:hint="default"/>
      </w:rPr>
    </w:lvl>
    <w:lvl w:ilvl="6" w:tplc="9E5EE7C4">
      <w:start w:val="1"/>
      <w:numFmt w:val="bullet"/>
      <w:lvlText w:val="•"/>
      <w:lvlJc w:val="left"/>
      <w:rPr>
        <w:rFonts w:hint="default"/>
      </w:rPr>
    </w:lvl>
    <w:lvl w:ilvl="7" w:tplc="FF7A72AC">
      <w:start w:val="1"/>
      <w:numFmt w:val="bullet"/>
      <w:lvlText w:val="•"/>
      <w:lvlJc w:val="left"/>
      <w:rPr>
        <w:rFonts w:hint="default"/>
      </w:rPr>
    </w:lvl>
    <w:lvl w:ilvl="8" w:tplc="8F8457EE">
      <w:start w:val="1"/>
      <w:numFmt w:val="bullet"/>
      <w:lvlText w:val="•"/>
      <w:lvlJc w:val="left"/>
      <w:rPr>
        <w:rFonts w:hint="default"/>
      </w:rPr>
    </w:lvl>
  </w:abstractNum>
  <w:abstractNum w:abstractNumId="2">
    <w:nsid w:val="059D7A55"/>
    <w:multiLevelType w:val="multilevel"/>
    <w:tmpl w:val="A9F8335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
    <w:nsid w:val="082A59B5"/>
    <w:multiLevelType w:val="hybridMultilevel"/>
    <w:tmpl w:val="822413DA"/>
    <w:lvl w:ilvl="0" w:tplc="112E7ABC">
      <w:start w:val="18"/>
      <w:numFmt w:val="upperLetter"/>
      <w:lvlText w:val="%1-"/>
      <w:lvlJc w:val="left"/>
      <w:pPr>
        <w:ind w:hanging="202"/>
      </w:pPr>
      <w:rPr>
        <w:rFonts w:ascii="Calibri" w:eastAsia="Calibri" w:hAnsi="Calibri" w:hint="default"/>
        <w:sz w:val="24"/>
        <w:szCs w:val="24"/>
      </w:rPr>
    </w:lvl>
    <w:lvl w:ilvl="1" w:tplc="2056E166">
      <w:start w:val="1"/>
      <w:numFmt w:val="bullet"/>
      <w:lvlText w:val="•"/>
      <w:lvlJc w:val="left"/>
      <w:pPr>
        <w:ind w:hanging="240"/>
      </w:pPr>
      <w:rPr>
        <w:rFonts w:ascii="Calibri" w:eastAsia="Calibri" w:hAnsi="Calibri" w:hint="default"/>
        <w:sz w:val="24"/>
        <w:szCs w:val="24"/>
      </w:rPr>
    </w:lvl>
    <w:lvl w:ilvl="2" w:tplc="CAE090FC">
      <w:start w:val="1"/>
      <w:numFmt w:val="bullet"/>
      <w:lvlText w:val="•"/>
      <w:lvlJc w:val="left"/>
      <w:rPr>
        <w:rFonts w:hint="default"/>
      </w:rPr>
    </w:lvl>
    <w:lvl w:ilvl="3" w:tplc="9A5E7E50">
      <w:start w:val="1"/>
      <w:numFmt w:val="bullet"/>
      <w:lvlText w:val="•"/>
      <w:lvlJc w:val="left"/>
      <w:rPr>
        <w:rFonts w:hint="default"/>
      </w:rPr>
    </w:lvl>
    <w:lvl w:ilvl="4" w:tplc="245C5EAA">
      <w:start w:val="1"/>
      <w:numFmt w:val="bullet"/>
      <w:lvlText w:val="•"/>
      <w:lvlJc w:val="left"/>
      <w:rPr>
        <w:rFonts w:hint="default"/>
      </w:rPr>
    </w:lvl>
    <w:lvl w:ilvl="5" w:tplc="2410D4C8">
      <w:start w:val="1"/>
      <w:numFmt w:val="bullet"/>
      <w:lvlText w:val="•"/>
      <w:lvlJc w:val="left"/>
      <w:rPr>
        <w:rFonts w:hint="default"/>
      </w:rPr>
    </w:lvl>
    <w:lvl w:ilvl="6" w:tplc="A1A251EC">
      <w:start w:val="1"/>
      <w:numFmt w:val="bullet"/>
      <w:lvlText w:val="•"/>
      <w:lvlJc w:val="left"/>
      <w:rPr>
        <w:rFonts w:hint="default"/>
      </w:rPr>
    </w:lvl>
    <w:lvl w:ilvl="7" w:tplc="487076F0">
      <w:start w:val="1"/>
      <w:numFmt w:val="bullet"/>
      <w:lvlText w:val="•"/>
      <w:lvlJc w:val="left"/>
      <w:rPr>
        <w:rFonts w:hint="default"/>
      </w:rPr>
    </w:lvl>
    <w:lvl w:ilvl="8" w:tplc="7996D720">
      <w:start w:val="1"/>
      <w:numFmt w:val="bullet"/>
      <w:lvlText w:val="•"/>
      <w:lvlJc w:val="left"/>
      <w:rPr>
        <w:rFonts w:hint="default"/>
      </w:rPr>
    </w:lvl>
  </w:abstractNum>
  <w:abstractNum w:abstractNumId="4">
    <w:nsid w:val="08EA38D8"/>
    <w:multiLevelType w:val="multilevel"/>
    <w:tmpl w:val="0458DC7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nsid w:val="095E1366"/>
    <w:multiLevelType w:val="multilevel"/>
    <w:tmpl w:val="7946027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
    <w:nsid w:val="09E9726E"/>
    <w:multiLevelType w:val="multilevel"/>
    <w:tmpl w:val="86FAB88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0B46298F"/>
    <w:multiLevelType w:val="hybridMultilevel"/>
    <w:tmpl w:val="054CAFF2"/>
    <w:lvl w:ilvl="0" w:tplc="424488A6">
      <w:start w:val="1"/>
      <w:numFmt w:val="bullet"/>
      <w:lvlText w:val="•"/>
      <w:lvlJc w:val="left"/>
      <w:pPr>
        <w:ind w:hanging="240"/>
      </w:pPr>
      <w:rPr>
        <w:rFonts w:ascii="Calibri" w:eastAsia="Calibri" w:hAnsi="Calibri" w:hint="default"/>
        <w:sz w:val="24"/>
        <w:szCs w:val="24"/>
      </w:rPr>
    </w:lvl>
    <w:lvl w:ilvl="1" w:tplc="EB829CE6">
      <w:start w:val="1"/>
      <w:numFmt w:val="bullet"/>
      <w:lvlText w:val="•"/>
      <w:lvlJc w:val="left"/>
      <w:rPr>
        <w:rFonts w:hint="default"/>
      </w:rPr>
    </w:lvl>
    <w:lvl w:ilvl="2" w:tplc="971A61BA">
      <w:start w:val="1"/>
      <w:numFmt w:val="bullet"/>
      <w:lvlText w:val="•"/>
      <w:lvlJc w:val="left"/>
      <w:rPr>
        <w:rFonts w:hint="default"/>
      </w:rPr>
    </w:lvl>
    <w:lvl w:ilvl="3" w:tplc="8C181F26">
      <w:start w:val="1"/>
      <w:numFmt w:val="bullet"/>
      <w:lvlText w:val="•"/>
      <w:lvlJc w:val="left"/>
      <w:rPr>
        <w:rFonts w:hint="default"/>
      </w:rPr>
    </w:lvl>
    <w:lvl w:ilvl="4" w:tplc="38BE5BFE">
      <w:start w:val="1"/>
      <w:numFmt w:val="bullet"/>
      <w:lvlText w:val="•"/>
      <w:lvlJc w:val="left"/>
      <w:rPr>
        <w:rFonts w:hint="default"/>
      </w:rPr>
    </w:lvl>
    <w:lvl w:ilvl="5" w:tplc="9F7A948E">
      <w:start w:val="1"/>
      <w:numFmt w:val="bullet"/>
      <w:lvlText w:val="•"/>
      <w:lvlJc w:val="left"/>
      <w:rPr>
        <w:rFonts w:hint="default"/>
      </w:rPr>
    </w:lvl>
    <w:lvl w:ilvl="6" w:tplc="AF2A711A">
      <w:start w:val="1"/>
      <w:numFmt w:val="bullet"/>
      <w:lvlText w:val="•"/>
      <w:lvlJc w:val="left"/>
      <w:rPr>
        <w:rFonts w:hint="default"/>
      </w:rPr>
    </w:lvl>
    <w:lvl w:ilvl="7" w:tplc="5ABA2CD4">
      <w:start w:val="1"/>
      <w:numFmt w:val="bullet"/>
      <w:lvlText w:val="•"/>
      <w:lvlJc w:val="left"/>
      <w:rPr>
        <w:rFonts w:hint="default"/>
      </w:rPr>
    </w:lvl>
    <w:lvl w:ilvl="8" w:tplc="1EF6187A">
      <w:start w:val="1"/>
      <w:numFmt w:val="bullet"/>
      <w:lvlText w:val="•"/>
      <w:lvlJc w:val="left"/>
      <w:rPr>
        <w:rFonts w:hint="default"/>
      </w:rPr>
    </w:lvl>
  </w:abstractNum>
  <w:abstractNum w:abstractNumId="8">
    <w:nsid w:val="0D133BE4"/>
    <w:multiLevelType w:val="hybridMultilevel"/>
    <w:tmpl w:val="30D6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DE72F2"/>
    <w:multiLevelType w:val="multilevel"/>
    <w:tmpl w:val="3BD84B4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4065901"/>
    <w:multiLevelType w:val="multilevel"/>
    <w:tmpl w:val="66008CB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15E52DDF"/>
    <w:multiLevelType w:val="hybridMultilevel"/>
    <w:tmpl w:val="0674F5F2"/>
    <w:lvl w:ilvl="0" w:tplc="DCD43C46">
      <w:start w:val="1"/>
      <w:numFmt w:val="bullet"/>
      <w:lvlText w:val="•"/>
      <w:lvlJc w:val="left"/>
      <w:pPr>
        <w:ind w:hanging="240"/>
      </w:pPr>
      <w:rPr>
        <w:rFonts w:ascii="Calibri" w:eastAsia="Calibri" w:hAnsi="Calibri" w:hint="default"/>
        <w:sz w:val="24"/>
        <w:szCs w:val="24"/>
      </w:rPr>
    </w:lvl>
    <w:lvl w:ilvl="1" w:tplc="D20CB876">
      <w:start w:val="1"/>
      <w:numFmt w:val="bullet"/>
      <w:lvlText w:val="•"/>
      <w:lvlJc w:val="left"/>
      <w:rPr>
        <w:rFonts w:hint="default"/>
      </w:rPr>
    </w:lvl>
    <w:lvl w:ilvl="2" w:tplc="40FA1BA4">
      <w:start w:val="1"/>
      <w:numFmt w:val="bullet"/>
      <w:lvlText w:val="•"/>
      <w:lvlJc w:val="left"/>
      <w:rPr>
        <w:rFonts w:hint="default"/>
      </w:rPr>
    </w:lvl>
    <w:lvl w:ilvl="3" w:tplc="CC0095B6">
      <w:start w:val="1"/>
      <w:numFmt w:val="bullet"/>
      <w:lvlText w:val="•"/>
      <w:lvlJc w:val="left"/>
      <w:rPr>
        <w:rFonts w:hint="default"/>
      </w:rPr>
    </w:lvl>
    <w:lvl w:ilvl="4" w:tplc="EC204016">
      <w:start w:val="1"/>
      <w:numFmt w:val="bullet"/>
      <w:lvlText w:val="•"/>
      <w:lvlJc w:val="left"/>
      <w:rPr>
        <w:rFonts w:hint="default"/>
      </w:rPr>
    </w:lvl>
    <w:lvl w:ilvl="5" w:tplc="056C5DE0">
      <w:start w:val="1"/>
      <w:numFmt w:val="bullet"/>
      <w:lvlText w:val="•"/>
      <w:lvlJc w:val="left"/>
      <w:rPr>
        <w:rFonts w:hint="default"/>
      </w:rPr>
    </w:lvl>
    <w:lvl w:ilvl="6" w:tplc="BE2C4322">
      <w:start w:val="1"/>
      <w:numFmt w:val="bullet"/>
      <w:lvlText w:val="•"/>
      <w:lvlJc w:val="left"/>
      <w:rPr>
        <w:rFonts w:hint="default"/>
      </w:rPr>
    </w:lvl>
    <w:lvl w:ilvl="7" w:tplc="FA72AF88">
      <w:start w:val="1"/>
      <w:numFmt w:val="bullet"/>
      <w:lvlText w:val="•"/>
      <w:lvlJc w:val="left"/>
      <w:rPr>
        <w:rFonts w:hint="default"/>
      </w:rPr>
    </w:lvl>
    <w:lvl w:ilvl="8" w:tplc="92147398">
      <w:start w:val="1"/>
      <w:numFmt w:val="bullet"/>
      <w:lvlText w:val="•"/>
      <w:lvlJc w:val="left"/>
      <w:rPr>
        <w:rFonts w:hint="default"/>
      </w:rPr>
    </w:lvl>
  </w:abstractNum>
  <w:abstractNum w:abstractNumId="12">
    <w:nsid w:val="16044339"/>
    <w:multiLevelType w:val="hybridMultilevel"/>
    <w:tmpl w:val="62BAD4F6"/>
    <w:lvl w:ilvl="0" w:tplc="5E0C7CCE">
      <w:start w:val="1"/>
      <w:numFmt w:val="bullet"/>
      <w:lvlText w:val="•"/>
      <w:lvlJc w:val="left"/>
      <w:pPr>
        <w:ind w:hanging="240"/>
      </w:pPr>
      <w:rPr>
        <w:rFonts w:ascii="Calibri" w:eastAsia="Calibri" w:hAnsi="Calibri" w:hint="default"/>
        <w:sz w:val="24"/>
        <w:szCs w:val="24"/>
      </w:rPr>
    </w:lvl>
    <w:lvl w:ilvl="1" w:tplc="69B844A4">
      <w:start w:val="1"/>
      <w:numFmt w:val="bullet"/>
      <w:lvlText w:val="•"/>
      <w:lvlJc w:val="left"/>
      <w:rPr>
        <w:rFonts w:hint="default"/>
      </w:rPr>
    </w:lvl>
    <w:lvl w:ilvl="2" w:tplc="C3E257A4">
      <w:start w:val="1"/>
      <w:numFmt w:val="bullet"/>
      <w:lvlText w:val="•"/>
      <w:lvlJc w:val="left"/>
      <w:rPr>
        <w:rFonts w:hint="default"/>
      </w:rPr>
    </w:lvl>
    <w:lvl w:ilvl="3" w:tplc="9E907CCC">
      <w:start w:val="1"/>
      <w:numFmt w:val="bullet"/>
      <w:lvlText w:val="•"/>
      <w:lvlJc w:val="left"/>
      <w:rPr>
        <w:rFonts w:hint="default"/>
      </w:rPr>
    </w:lvl>
    <w:lvl w:ilvl="4" w:tplc="2A266CE8">
      <w:start w:val="1"/>
      <w:numFmt w:val="bullet"/>
      <w:lvlText w:val="•"/>
      <w:lvlJc w:val="left"/>
      <w:rPr>
        <w:rFonts w:hint="default"/>
      </w:rPr>
    </w:lvl>
    <w:lvl w:ilvl="5" w:tplc="859050CA">
      <w:start w:val="1"/>
      <w:numFmt w:val="bullet"/>
      <w:lvlText w:val="•"/>
      <w:lvlJc w:val="left"/>
      <w:rPr>
        <w:rFonts w:hint="default"/>
      </w:rPr>
    </w:lvl>
    <w:lvl w:ilvl="6" w:tplc="DDEA03D6">
      <w:start w:val="1"/>
      <w:numFmt w:val="bullet"/>
      <w:lvlText w:val="•"/>
      <w:lvlJc w:val="left"/>
      <w:rPr>
        <w:rFonts w:hint="default"/>
      </w:rPr>
    </w:lvl>
    <w:lvl w:ilvl="7" w:tplc="7E2273A0">
      <w:start w:val="1"/>
      <w:numFmt w:val="bullet"/>
      <w:lvlText w:val="•"/>
      <w:lvlJc w:val="left"/>
      <w:rPr>
        <w:rFonts w:hint="default"/>
      </w:rPr>
    </w:lvl>
    <w:lvl w:ilvl="8" w:tplc="3940BD3A">
      <w:start w:val="1"/>
      <w:numFmt w:val="bullet"/>
      <w:lvlText w:val="•"/>
      <w:lvlJc w:val="left"/>
      <w:rPr>
        <w:rFonts w:hint="default"/>
      </w:rPr>
    </w:lvl>
  </w:abstractNum>
  <w:abstractNum w:abstractNumId="13">
    <w:nsid w:val="1A241B92"/>
    <w:multiLevelType w:val="multilevel"/>
    <w:tmpl w:val="73620AC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4">
    <w:nsid w:val="1AB71740"/>
    <w:multiLevelType w:val="hybridMultilevel"/>
    <w:tmpl w:val="B358AA74"/>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15">
    <w:nsid w:val="1C650862"/>
    <w:multiLevelType w:val="multilevel"/>
    <w:tmpl w:val="CDBEA46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6">
    <w:nsid w:val="1DE6335D"/>
    <w:multiLevelType w:val="multilevel"/>
    <w:tmpl w:val="8A2C222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nsid w:val="1E3F171E"/>
    <w:multiLevelType w:val="hybridMultilevel"/>
    <w:tmpl w:val="3F8EA6B0"/>
    <w:lvl w:ilvl="0" w:tplc="38767A02">
      <w:start w:val="1"/>
      <w:numFmt w:val="bullet"/>
      <w:lvlText w:val="•"/>
      <w:lvlJc w:val="left"/>
      <w:pPr>
        <w:ind w:hanging="240"/>
      </w:pPr>
      <w:rPr>
        <w:rFonts w:ascii="Calibri" w:eastAsia="Calibri" w:hAnsi="Calibri" w:hint="default"/>
        <w:color w:val="FFFFFF"/>
        <w:sz w:val="24"/>
        <w:szCs w:val="24"/>
      </w:rPr>
    </w:lvl>
    <w:lvl w:ilvl="1" w:tplc="0F14E9A6">
      <w:start w:val="1"/>
      <w:numFmt w:val="bullet"/>
      <w:lvlText w:val="•"/>
      <w:lvlJc w:val="left"/>
      <w:rPr>
        <w:rFonts w:hint="default"/>
      </w:rPr>
    </w:lvl>
    <w:lvl w:ilvl="2" w:tplc="2E56248A">
      <w:start w:val="1"/>
      <w:numFmt w:val="bullet"/>
      <w:lvlText w:val="•"/>
      <w:lvlJc w:val="left"/>
      <w:rPr>
        <w:rFonts w:hint="default"/>
      </w:rPr>
    </w:lvl>
    <w:lvl w:ilvl="3" w:tplc="2E4EBC78">
      <w:start w:val="1"/>
      <w:numFmt w:val="bullet"/>
      <w:lvlText w:val="•"/>
      <w:lvlJc w:val="left"/>
      <w:rPr>
        <w:rFonts w:hint="default"/>
      </w:rPr>
    </w:lvl>
    <w:lvl w:ilvl="4" w:tplc="C304045A">
      <w:start w:val="1"/>
      <w:numFmt w:val="bullet"/>
      <w:lvlText w:val="•"/>
      <w:lvlJc w:val="left"/>
      <w:rPr>
        <w:rFonts w:hint="default"/>
      </w:rPr>
    </w:lvl>
    <w:lvl w:ilvl="5" w:tplc="301C0694">
      <w:start w:val="1"/>
      <w:numFmt w:val="bullet"/>
      <w:lvlText w:val="•"/>
      <w:lvlJc w:val="left"/>
      <w:rPr>
        <w:rFonts w:hint="default"/>
      </w:rPr>
    </w:lvl>
    <w:lvl w:ilvl="6" w:tplc="A9A00400">
      <w:start w:val="1"/>
      <w:numFmt w:val="bullet"/>
      <w:lvlText w:val="•"/>
      <w:lvlJc w:val="left"/>
      <w:rPr>
        <w:rFonts w:hint="default"/>
      </w:rPr>
    </w:lvl>
    <w:lvl w:ilvl="7" w:tplc="ECC60C86">
      <w:start w:val="1"/>
      <w:numFmt w:val="bullet"/>
      <w:lvlText w:val="•"/>
      <w:lvlJc w:val="left"/>
      <w:rPr>
        <w:rFonts w:hint="default"/>
      </w:rPr>
    </w:lvl>
    <w:lvl w:ilvl="8" w:tplc="C242FA52">
      <w:start w:val="1"/>
      <w:numFmt w:val="bullet"/>
      <w:lvlText w:val="•"/>
      <w:lvlJc w:val="left"/>
      <w:rPr>
        <w:rFonts w:hint="default"/>
      </w:rPr>
    </w:lvl>
  </w:abstractNum>
  <w:abstractNum w:abstractNumId="18">
    <w:nsid w:val="1FDC6F4C"/>
    <w:multiLevelType w:val="hybridMultilevel"/>
    <w:tmpl w:val="185AA980"/>
    <w:lvl w:ilvl="0" w:tplc="10084796">
      <w:start w:val="1"/>
      <w:numFmt w:val="bullet"/>
      <w:lvlText w:val="•"/>
      <w:lvlJc w:val="left"/>
      <w:pPr>
        <w:ind w:hanging="240"/>
      </w:pPr>
      <w:rPr>
        <w:rFonts w:ascii="Calibri" w:eastAsia="Calibri" w:hAnsi="Calibri" w:hint="default"/>
        <w:sz w:val="24"/>
        <w:szCs w:val="24"/>
      </w:rPr>
    </w:lvl>
    <w:lvl w:ilvl="1" w:tplc="CD12A0C0">
      <w:start w:val="1"/>
      <w:numFmt w:val="bullet"/>
      <w:lvlText w:val="▪"/>
      <w:lvlJc w:val="left"/>
      <w:pPr>
        <w:ind w:hanging="240"/>
      </w:pPr>
      <w:rPr>
        <w:rFonts w:ascii="Franklin Gothic Book" w:eastAsia="Franklin Gothic Book" w:hAnsi="Franklin Gothic Book" w:hint="default"/>
        <w:sz w:val="24"/>
        <w:szCs w:val="24"/>
      </w:rPr>
    </w:lvl>
    <w:lvl w:ilvl="2" w:tplc="75129132">
      <w:start w:val="1"/>
      <w:numFmt w:val="bullet"/>
      <w:lvlText w:val="•"/>
      <w:lvlJc w:val="left"/>
      <w:rPr>
        <w:rFonts w:hint="default"/>
      </w:rPr>
    </w:lvl>
    <w:lvl w:ilvl="3" w:tplc="AC8E694C">
      <w:start w:val="1"/>
      <w:numFmt w:val="bullet"/>
      <w:lvlText w:val="•"/>
      <w:lvlJc w:val="left"/>
      <w:rPr>
        <w:rFonts w:hint="default"/>
      </w:rPr>
    </w:lvl>
    <w:lvl w:ilvl="4" w:tplc="E9B08DA8">
      <w:start w:val="1"/>
      <w:numFmt w:val="bullet"/>
      <w:lvlText w:val="•"/>
      <w:lvlJc w:val="left"/>
      <w:rPr>
        <w:rFonts w:hint="default"/>
      </w:rPr>
    </w:lvl>
    <w:lvl w:ilvl="5" w:tplc="D038B3D4">
      <w:start w:val="1"/>
      <w:numFmt w:val="bullet"/>
      <w:lvlText w:val="•"/>
      <w:lvlJc w:val="left"/>
      <w:rPr>
        <w:rFonts w:hint="default"/>
      </w:rPr>
    </w:lvl>
    <w:lvl w:ilvl="6" w:tplc="79E848CA">
      <w:start w:val="1"/>
      <w:numFmt w:val="bullet"/>
      <w:lvlText w:val="•"/>
      <w:lvlJc w:val="left"/>
      <w:rPr>
        <w:rFonts w:hint="default"/>
      </w:rPr>
    </w:lvl>
    <w:lvl w:ilvl="7" w:tplc="E9B43D6C">
      <w:start w:val="1"/>
      <w:numFmt w:val="bullet"/>
      <w:lvlText w:val="•"/>
      <w:lvlJc w:val="left"/>
      <w:rPr>
        <w:rFonts w:hint="default"/>
      </w:rPr>
    </w:lvl>
    <w:lvl w:ilvl="8" w:tplc="C85E34A2">
      <w:start w:val="1"/>
      <w:numFmt w:val="bullet"/>
      <w:lvlText w:val="•"/>
      <w:lvlJc w:val="left"/>
      <w:rPr>
        <w:rFonts w:hint="default"/>
      </w:rPr>
    </w:lvl>
  </w:abstractNum>
  <w:abstractNum w:abstractNumId="19">
    <w:nsid w:val="20186047"/>
    <w:multiLevelType w:val="hybridMultilevel"/>
    <w:tmpl w:val="C176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72E5083"/>
    <w:multiLevelType w:val="hybridMultilevel"/>
    <w:tmpl w:val="C9D8F996"/>
    <w:lvl w:ilvl="0" w:tplc="75745936">
      <w:start w:val="1"/>
      <w:numFmt w:val="bullet"/>
      <w:lvlText w:val="•"/>
      <w:lvlJc w:val="left"/>
      <w:pPr>
        <w:ind w:hanging="240"/>
      </w:pPr>
      <w:rPr>
        <w:rFonts w:ascii="Calibri" w:eastAsia="Calibri" w:hAnsi="Calibri" w:hint="default"/>
        <w:color w:val="FFFFFF"/>
        <w:sz w:val="24"/>
        <w:szCs w:val="24"/>
      </w:rPr>
    </w:lvl>
    <w:lvl w:ilvl="1" w:tplc="FCE0AA8C">
      <w:start w:val="1"/>
      <w:numFmt w:val="bullet"/>
      <w:lvlText w:val="▪"/>
      <w:lvlJc w:val="left"/>
      <w:pPr>
        <w:ind w:hanging="240"/>
      </w:pPr>
      <w:rPr>
        <w:rFonts w:ascii="Franklin Gothic Book" w:eastAsia="Franklin Gothic Book" w:hAnsi="Franklin Gothic Book" w:hint="default"/>
        <w:sz w:val="24"/>
        <w:szCs w:val="24"/>
      </w:rPr>
    </w:lvl>
    <w:lvl w:ilvl="2" w:tplc="562A0574">
      <w:start w:val="1"/>
      <w:numFmt w:val="bullet"/>
      <w:lvlText w:val="•"/>
      <w:lvlJc w:val="left"/>
      <w:rPr>
        <w:rFonts w:hint="default"/>
      </w:rPr>
    </w:lvl>
    <w:lvl w:ilvl="3" w:tplc="97144FCA">
      <w:start w:val="1"/>
      <w:numFmt w:val="bullet"/>
      <w:lvlText w:val="•"/>
      <w:lvlJc w:val="left"/>
      <w:rPr>
        <w:rFonts w:hint="default"/>
      </w:rPr>
    </w:lvl>
    <w:lvl w:ilvl="4" w:tplc="69AC8A64">
      <w:start w:val="1"/>
      <w:numFmt w:val="bullet"/>
      <w:lvlText w:val="•"/>
      <w:lvlJc w:val="left"/>
      <w:rPr>
        <w:rFonts w:hint="default"/>
      </w:rPr>
    </w:lvl>
    <w:lvl w:ilvl="5" w:tplc="C6B4825E">
      <w:start w:val="1"/>
      <w:numFmt w:val="bullet"/>
      <w:lvlText w:val="•"/>
      <w:lvlJc w:val="left"/>
      <w:rPr>
        <w:rFonts w:hint="default"/>
      </w:rPr>
    </w:lvl>
    <w:lvl w:ilvl="6" w:tplc="ECAADF7E">
      <w:start w:val="1"/>
      <w:numFmt w:val="bullet"/>
      <w:lvlText w:val="•"/>
      <w:lvlJc w:val="left"/>
      <w:rPr>
        <w:rFonts w:hint="default"/>
      </w:rPr>
    </w:lvl>
    <w:lvl w:ilvl="7" w:tplc="A60805B8">
      <w:start w:val="1"/>
      <w:numFmt w:val="bullet"/>
      <w:lvlText w:val="•"/>
      <w:lvlJc w:val="left"/>
      <w:rPr>
        <w:rFonts w:hint="default"/>
      </w:rPr>
    </w:lvl>
    <w:lvl w:ilvl="8" w:tplc="E00CDFBC">
      <w:start w:val="1"/>
      <w:numFmt w:val="bullet"/>
      <w:lvlText w:val="•"/>
      <w:lvlJc w:val="left"/>
      <w:rPr>
        <w:rFonts w:hint="default"/>
      </w:rPr>
    </w:lvl>
  </w:abstractNum>
  <w:abstractNum w:abstractNumId="21">
    <w:nsid w:val="27BB6A7F"/>
    <w:multiLevelType w:val="multilevel"/>
    <w:tmpl w:val="BBA4F70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2838348C"/>
    <w:multiLevelType w:val="hybridMultilevel"/>
    <w:tmpl w:val="2EA85CFA"/>
    <w:lvl w:ilvl="0" w:tplc="6E86A21E">
      <w:start w:val="1"/>
      <w:numFmt w:val="bullet"/>
      <w:lvlText w:val="•"/>
      <w:lvlJc w:val="left"/>
      <w:pPr>
        <w:ind w:hanging="240"/>
      </w:pPr>
      <w:rPr>
        <w:rFonts w:ascii="Calibri" w:eastAsia="Calibri" w:hAnsi="Calibri" w:hint="default"/>
        <w:sz w:val="24"/>
        <w:szCs w:val="24"/>
      </w:rPr>
    </w:lvl>
    <w:lvl w:ilvl="1" w:tplc="D74C360A">
      <w:start w:val="1"/>
      <w:numFmt w:val="bullet"/>
      <w:lvlText w:val="•"/>
      <w:lvlJc w:val="left"/>
      <w:rPr>
        <w:rFonts w:hint="default"/>
      </w:rPr>
    </w:lvl>
    <w:lvl w:ilvl="2" w:tplc="6E0AD3A2">
      <w:start w:val="1"/>
      <w:numFmt w:val="bullet"/>
      <w:lvlText w:val="•"/>
      <w:lvlJc w:val="left"/>
      <w:rPr>
        <w:rFonts w:hint="default"/>
      </w:rPr>
    </w:lvl>
    <w:lvl w:ilvl="3" w:tplc="AD32D964">
      <w:start w:val="1"/>
      <w:numFmt w:val="bullet"/>
      <w:lvlText w:val="•"/>
      <w:lvlJc w:val="left"/>
      <w:rPr>
        <w:rFonts w:hint="default"/>
      </w:rPr>
    </w:lvl>
    <w:lvl w:ilvl="4" w:tplc="8174A6AE">
      <w:start w:val="1"/>
      <w:numFmt w:val="bullet"/>
      <w:lvlText w:val="•"/>
      <w:lvlJc w:val="left"/>
      <w:rPr>
        <w:rFonts w:hint="default"/>
      </w:rPr>
    </w:lvl>
    <w:lvl w:ilvl="5" w:tplc="F1D86C96">
      <w:start w:val="1"/>
      <w:numFmt w:val="bullet"/>
      <w:lvlText w:val="•"/>
      <w:lvlJc w:val="left"/>
      <w:rPr>
        <w:rFonts w:hint="default"/>
      </w:rPr>
    </w:lvl>
    <w:lvl w:ilvl="6" w:tplc="49EC52E0">
      <w:start w:val="1"/>
      <w:numFmt w:val="bullet"/>
      <w:lvlText w:val="•"/>
      <w:lvlJc w:val="left"/>
      <w:rPr>
        <w:rFonts w:hint="default"/>
      </w:rPr>
    </w:lvl>
    <w:lvl w:ilvl="7" w:tplc="F684BF72">
      <w:start w:val="1"/>
      <w:numFmt w:val="bullet"/>
      <w:lvlText w:val="•"/>
      <w:lvlJc w:val="left"/>
      <w:rPr>
        <w:rFonts w:hint="default"/>
      </w:rPr>
    </w:lvl>
    <w:lvl w:ilvl="8" w:tplc="27B00618">
      <w:start w:val="1"/>
      <w:numFmt w:val="bullet"/>
      <w:lvlText w:val="•"/>
      <w:lvlJc w:val="left"/>
      <w:rPr>
        <w:rFonts w:hint="default"/>
      </w:rPr>
    </w:lvl>
  </w:abstractNum>
  <w:abstractNum w:abstractNumId="23">
    <w:nsid w:val="28CA7E21"/>
    <w:multiLevelType w:val="multilevel"/>
    <w:tmpl w:val="A468A7F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2B5B7F19"/>
    <w:multiLevelType w:val="multilevel"/>
    <w:tmpl w:val="2BA6D218"/>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nsid w:val="2C021141"/>
    <w:multiLevelType w:val="multilevel"/>
    <w:tmpl w:val="69FA197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6">
    <w:nsid w:val="2C0B4C4D"/>
    <w:multiLevelType w:val="hybridMultilevel"/>
    <w:tmpl w:val="D40EC6BC"/>
    <w:lvl w:ilvl="0" w:tplc="CC58C392">
      <w:start w:val="1"/>
      <w:numFmt w:val="bullet"/>
      <w:lvlText w:val="•"/>
      <w:lvlJc w:val="left"/>
      <w:pPr>
        <w:ind w:hanging="240"/>
      </w:pPr>
      <w:rPr>
        <w:rFonts w:ascii="Calibri" w:eastAsia="Calibri" w:hAnsi="Calibri" w:hint="default"/>
        <w:sz w:val="24"/>
        <w:szCs w:val="24"/>
      </w:rPr>
    </w:lvl>
    <w:lvl w:ilvl="1" w:tplc="559A67B4">
      <w:start w:val="1"/>
      <w:numFmt w:val="bullet"/>
      <w:lvlText w:val="•"/>
      <w:lvlJc w:val="left"/>
      <w:rPr>
        <w:rFonts w:hint="default"/>
      </w:rPr>
    </w:lvl>
    <w:lvl w:ilvl="2" w:tplc="D55A933A">
      <w:start w:val="1"/>
      <w:numFmt w:val="bullet"/>
      <w:lvlText w:val="•"/>
      <w:lvlJc w:val="left"/>
      <w:rPr>
        <w:rFonts w:hint="default"/>
      </w:rPr>
    </w:lvl>
    <w:lvl w:ilvl="3" w:tplc="8598BA36">
      <w:start w:val="1"/>
      <w:numFmt w:val="bullet"/>
      <w:lvlText w:val="•"/>
      <w:lvlJc w:val="left"/>
      <w:rPr>
        <w:rFonts w:hint="default"/>
      </w:rPr>
    </w:lvl>
    <w:lvl w:ilvl="4" w:tplc="474807B2">
      <w:start w:val="1"/>
      <w:numFmt w:val="bullet"/>
      <w:lvlText w:val="•"/>
      <w:lvlJc w:val="left"/>
      <w:rPr>
        <w:rFonts w:hint="default"/>
      </w:rPr>
    </w:lvl>
    <w:lvl w:ilvl="5" w:tplc="9A9619DE">
      <w:start w:val="1"/>
      <w:numFmt w:val="bullet"/>
      <w:lvlText w:val="•"/>
      <w:lvlJc w:val="left"/>
      <w:rPr>
        <w:rFonts w:hint="default"/>
      </w:rPr>
    </w:lvl>
    <w:lvl w:ilvl="6" w:tplc="CAC804EE">
      <w:start w:val="1"/>
      <w:numFmt w:val="bullet"/>
      <w:lvlText w:val="•"/>
      <w:lvlJc w:val="left"/>
      <w:rPr>
        <w:rFonts w:hint="default"/>
      </w:rPr>
    </w:lvl>
    <w:lvl w:ilvl="7" w:tplc="A192E700">
      <w:start w:val="1"/>
      <w:numFmt w:val="bullet"/>
      <w:lvlText w:val="•"/>
      <w:lvlJc w:val="left"/>
      <w:rPr>
        <w:rFonts w:hint="default"/>
      </w:rPr>
    </w:lvl>
    <w:lvl w:ilvl="8" w:tplc="6CE61704">
      <w:start w:val="1"/>
      <w:numFmt w:val="bullet"/>
      <w:lvlText w:val="•"/>
      <w:lvlJc w:val="left"/>
      <w:rPr>
        <w:rFonts w:hint="default"/>
      </w:rPr>
    </w:lvl>
  </w:abstractNum>
  <w:abstractNum w:abstractNumId="27">
    <w:nsid w:val="2C1B4828"/>
    <w:multiLevelType w:val="multilevel"/>
    <w:tmpl w:val="AC6C3A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nsid w:val="2D0B45C6"/>
    <w:multiLevelType w:val="hybridMultilevel"/>
    <w:tmpl w:val="08EA779E"/>
    <w:lvl w:ilvl="0" w:tplc="6EFAD9C4">
      <w:start w:val="1"/>
      <w:numFmt w:val="bullet"/>
      <w:lvlText w:val="•"/>
      <w:lvlJc w:val="left"/>
      <w:pPr>
        <w:ind w:hanging="240"/>
      </w:pPr>
      <w:rPr>
        <w:rFonts w:ascii="Calibri" w:eastAsia="Calibri" w:hAnsi="Calibri" w:hint="default"/>
        <w:sz w:val="24"/>
        <w:szCs w:val="24"/>
      </w:rPr>
    </w:lvl>
    <w:lvl w:ilvl="1" w:tplc="AF723A38">
      <w:start w:val="1"/>
      <w:numFmt w:val="bullet"/>
      <w:lvlText w:val="•"/>
      <w:lvlJc w:val="left"/>
      <w:pPr>
        <w:ind w:hanging="240"/>
      </w:pPr>
      <w:rPr>
        <w:rFonts w:ascii="Calibri" w:eastAsia="Calibri" w:hAnsi="Calibri" w:hint="default"/>
        <w:sz w:val="24"/>
        <w:szCs w:val="24"/>
      </w:rPr>
    </w:lvl>
    <w:lvl w:ilvl="2" w:tplc="BEFA3654">
      <w:start w:val="1"/>
      <w:numFmt w:val="bullet"/>
      <w:lvlText w:val="•"/>
      <w:lvlJc w:val="left"/>
      <w:pPr>
        <w:ind w:hanging="240"/>
      </w:pPr>
      <w:rPr>
        <w:rFonts w:ascii="Calibri" w:eastAsia="Calibri" w:hAnsi="Calibri" w:hint="default"/>
        <w:sz w:val="24"/>
        <w:szCs w:val="24"/>
      </w:rPr>
    </w:lvl>
    <w:lvl w:ilvl="3" w:tplc="8EBE7000">
      <w:start w:val="1"/>
      <w:numFmt w:val="bullet"/>
      <w:lvlText w:val="•"/>
      <w:lvlJc w:val="left"/>
      <w:rPr>
        <w:rFonts w:hint="default"/>
      </w:rPr>
    </w:lvl>
    <w:lvl w:ilvl="4" w:tplc="479A5AA4">
      <w:start w:val="1"/>
      <w:numFmt w:val="bullet"/>
      <w:lvlText w:val="•"/>
      <w:lvlJc w:val="left"/>
      <w:rPr>
        <w:rFonts w:hint="default"/>
      </w:rPr>
    </w:lvl>
    <w:lvl w:ilvl="5" w:tplc="C8725114">
      <w:start w:val="1"/>
      <w:numFmt w:val="bullet"/>
      <w:lvlText w:val="•"/>
      <w:lvlJc w:val="left"/>
      <w:rPr>
        <w:rFonts w:hint="default"/>
      </w:rPr>
    </w:lvl>
    <w:lvl w:ilvl="6" w:tplc="EF5081D2">
      <w:start w:val="1"/>
      <w:numFmt w:val="bullet"/>
      <w:lvlText w:val="•"/>
      <w:lvlJc w:val="left"/>
      <w:rPr>
        <w:rFonts w:hint="default"/>
      </w:rPr>
    </w:lvl>
    <w:lvl w:ilvl="7" w:tplc="F51E1098">
      <w:start w:val="1"/>
      <w:numFmt w:val="bullet"/>
      <w:lvlText w:val="•"/>
      <w:lvlJc w:val="left"/>
      <w:rPr>
        <w:rFonts w:hint="default"/>
      </w:rPr>
    </w:lvl>
    <w:lvl w:ilvl="8" w:tplc="DB24B32C">
      <w:start w:val="1"/>
      <w:numFmt w:val="bullet"/>
      <w:lvlText w:val="•"/>
      <w:lvlJc w:val="left"/>
      <w:rPr>
        <w:rFonts w:hint="default"/>
      </w:rPr>
    </w:lvl>
  </w:abstractNum>
  <w:abstractNum w:abstractNumId="29">
    <w:nsid w:val="306135CB"/>
    <w:multiLevelType w:val="hybridMultilevel"/>
    <w:tmpl w:val="B1024C70"/>
    <w:lvl w:ilvl="0" w:tplc="BF6E8B10">
      <w:start w:val="1"/>
      <w:numFmt w:val="bullet"/>
      <w:lvlText w:val="•"/>
      <w:lvlJc w:val="left"/>
      <w:pPr>
        <w:ind w:hanging="240"/>
      </w:pPr>
      <w:rPr>
        <w:rFonts w:ascii="Calibri" w:eastAsia="Calibri" w:hAnsi="Calibri" w:hint="default"/>
        <w:sz w:val="24"/>
        <w:szCs w:val="24"/>
      </w:rPr>
    </w:lvl>
    <w:lvl w:ilvl="1" w:tplc="911413F4">
      <w:start w:val="1"/>
      <w:numFmt w:val="bullet"/>
      <w:lvlText w:val="•"/>
      <w:lvlJc w:val="left"/>
      <w:rPr>
        <w:rFonts w:hint="default"/>
      </w:rPr>
    </w:lvl>
    <w:lvl w:ilvl="2" w:tplc="FFAE72BC">
      <w:start w:val="1"/>
      <w:numFmt w:val="bullet"/>
      <w:lvlText w:val="•"/>
      <w:lvlJc w:val="left"/>
      <w:rPr>
        <w:rFonts w:hint="default"/>
      </w:rPr>
    </w:lvl>
    <w:lvl w:ilvl="3" w:tplc="33F8086C">
      <w:start w:val="1"/>
      <w:numFmt w:val="bullet"/>
      <w:lvlText w:val="•"/>
      <w:lvlJc w:val="left"/>
      <w:rPr>
        <w:rFonts w:hint="default"/>
      </w:rPr>
    </w:lvl>
    <w:lvl w:ilvl="4" w:tplc="8E3279E2">
      <w:start w:val="1"/>
      <w:numFmt w:val="bullet"/>
      <w:lvlText w:val="•"/>
      <w:lvlJc w:val="left"/>
      <w:rPr>
        <w:rFonts w:hint="default"/>
      </w:rPr>
    </w:lvl>
    <w:lvl w:ilvl="5" w:tplc="35961BA2">
      <w:start w:val="1"/>
      <w:numFmt w:val="bullet"/>
      <w:lvlText w:val="•"/>
      <w:lvlJc w:val="left"/>
      <w:rPr>
        <w:rFonts w:hint="default"/>
      </w:rPr>
    </w:lvl>
    <w:lvl w:ilvl="6" w:tplc="62060F50">
      <w:start w:val="1"/>
      <w:numFmt w:val="bullet"/>
      <w:lvlText w:val="•"/>
      <w:lvlJc w:val="left"/>
      <w:rPr>
        <w:rFonts w:hint="default"/>
      </w:rPr>
    </w:lvl>
    <w:lvl w:ilvl="7" w:tplc="C6A2A974">
      <w:start w:val="1"/>
      <w:numFmt w:val="bullet"/>
      <w:lvlText w:val="•"/>
      <w:lvlJc w:val="left"/>
      <w:rPr>
        <w:rFonts w:hint="default"/>
      </w:rPr>
    </w:lvl>
    <w:lvl w:ilvl="8" w:tplc="6E08BDFA">
      <w:start w:val="1"/>
      <w:numFmt w:val="bullet"/>
      <w:lvlText w:val="•"/>
      <w:lvlJc w:val="left"/>
      <w:rPr>
        <w:rFonts w:hint="default"/>
      </w:rPr>
    </w:lvl>
  </w:abstractNum>
  <w:abstractNum w:abstractNumId="30">
    <w:nsid w:val="318441C8"/>
    <w:multiLevelType w:val="hybridMultilevel"/>
    <w:tmpl w:val="D2046C08"/>
    <w:lvl w:ilvl="0" w:tplc="D3F4B87A">
      <w:start w:val="1"/>
      <w:numFmt w:val="bullet"/>
      <w:lvlText w:val="•"/>
      <w:lvlJc w:val="left"/>
      <w:pPr>
        <w:ind w:hanging="240"/>
      </w:pPr>
      <w:rPr>
        <w:rFonts w:ascii="Calibri" w:eastAsia="Calibri" w:hAnsi="Calibri" w:hint="default"/>
        <w:sz w:val="24"/>
        <w:szCs w:val="24"/>
      </w:rPr>
    </w:lvl>
    <w:lvl w:ilvl="1" w:tplc="93DA8A40">
      <w:start w:val="1"/>
      <w:numFmt w:val="bullet"/>
      <w:lvlText w:val="•"/>
      <w:lvlJc w:val="left"/>
      <w:rPr>
        <w:rFonts w:hint="default"/>
      </w:rPr>
    </w:lvl>
    <w:lvl w:ilvl="2" w:tplc="291ED088">
      <w:start w:val="1"/>
      <w:numFmt w:val="bullet"/>
      <w:lvlText w:val="•"/>
      <w:lvlJc w:val="left"/>
      <w:rPr>
        <w:rFonts w:hint="default"/>
      </w:rPr>
    </w:lvl>
    <w:lvl w:ilvl="3" w:tplc="8788EFA2">
      <w:start w:val="1"/>
      <w:numFmt w:val="bullet"/>
      <w:lvlText w:val="•"/>
      <w:lvlJc w:val="left"/>
      <w:rPr>
        <w:rFonts w:hint="default"/>
      </w:rPr>
    </w:lvl>
    <w:lvl w:ilvl="4" w:tplc="B34028FE">
      <w:start w:val="1"/>
      <w:numFmt w:val="bullet"/>
      <w:lvlText w:val="•"/>
      <w:lvlJc w:val="left"/>
      <w:rPr>
        <w:rFonts w:hint="default"/>
      </w:rPr>
    </w:lvl>
    <w:lvl w:ilvl="5" w:tplc="02CCA896">
      <w:start w:val="1"/>
      <w:numFmt w:val="bullet"/>
      <w:lvlText w:val="•"/>
      <w:lvlJc w:val="left"/>
      <w:rPr>
        <w:rFonts w:hint="default"/>
      </w:rPr>
    </w:lvl>
    <w:lvl w:ilvl="6" w:tplc="27868B24">
      <w:start w:val="1"/>
      <w:numFmt w:val="bullet"/>
      <w:lvlText w:val="•"/>
      <w:lvlJc w:val="left"/>
      <w:rPr>
        <w:rFonts w:hint="default"/>
      </w:rPr>
    </w:lvl>
    <w:lvl w:ilvl="7" w:tplc="4BA2E2A0">
      <w:start w:val="1"/>
      <w:numFmt w:val="bullet"/>
      <w:lvlText w:val="•"/>
      <w:lvlJc w:val="left"/>
      <w:rPr>
        <w:rFonts w:hint="default"/>
      </w:rPr>
    </w:lvl>
    <w:lvl w:ilvl="8" w:tplc="A5B493CE">
      <w:start w:val="1"/>
      <w:numFmt w:val="bullet"/>
      <w:lvlText w:val="•"/>
      <w:lvlJc w:val="left"/>
      <w:rPr>
        <w:rFonts w:hint="default"/>
      </w:rPr>
    </w:lvl>
  </w:abstractNum>
  <w:abstractNum w:abstractNumId="31">
    <w:nsid w:val="3226177B"/>
    <w:multiLevelType w:val="multilevel"/>
    <w:tmpl w:val="E82EF28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32411276"/>
    <w:multiLevelType w:val="multilevel"/>
    <w:tmpl w:val="300C886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3">
    <w:nsid w:val="33306E6A"/>
    <w:multiLevelType w:val="multilevel"/>
    <w:tmpl w:val="8CD8D442"/>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4">
    <w:nsid w:val="358D2EBB"/>
    <w:multiLevelType w:val="hybridMultilevel"/>
    <w:tmpl w:val="00A410C0"/>
    <w:lvl w:ilvl="0" w:tplc="D7DCCC74">
      <w:start w:val="1"/>
      <w:numFmt w:val="bullet"/>
      <w:lvlText w:val="•"/>
      <w:lvlJc w:val="left"/>
      <w:pPr>
        <w:ind w:hanging="240"/>
      </w:pPr>
      <w:rPr>
        <w:rFonts w:ascii="Calibri" w:eastAsia="Calibri" w:hAnsi="Calibri" w:hint="default"/>
        <w:sz w:val="24"/>
        <w:szCs w:val="24"/>
      </w:rPr>
    </w:lvl>
    <w:lvl w:ilvl="1" w:tplc="12CEAED4">
      <w:start w:val="1"/>
      <w:numFmt w:val="bullet"/>
      <w:lvlText w:val="•"/>
      <w:lvlJc w:val="left"/>
      <w:rPr>
        <w:rFonts w:hint="default"/>
      </w:rPr>
    </w:lvl>
    <w:lvl w:ilvl="2" w:tplc="957643CE">
      <w:start w:val="1"/>
      <w:numFmt w:val="bullet"/>
      <w:lvlText w:val="•"/>
      <w:lvlJc w:val="left"/>
      <w:rPr>
        <w:rFonts w:hint="default"/>
      </w:rPr>
    </w:lvl>
    <w:lvl w:ilvl="3" w:tplc="A86230D6">
      <w:start w:val="1"/>
      <w:numFmt w:val="bullet"/>
      <w:lvlText w:val="•"/>
      <w:lvlJc w:val="left"/>
      <w:rPr>
        <w:rFonts w:hint="default"/>
      </w:rPr>
    </w:lvl>
    <w:lvl w:ilvl="4" w:tplc="0A747F6A">
      <w:start w:val="1"/>
      <w:numFmt w:val="bullet"/>
      <w:lvlText w:val="•"/>
      <w:lvlJc w:val="left"/>
      <w:rPr>
        <w:rFonts w:hint="default"/>
      </w:rPr>
    </w:lvl>
    <w:lvl w:ilvl="5" w:tplc="92788DE2">
      <w:start w:val="1"/>
      <w:numFmt w:val="bullet"/>
      <w:lvlText w:val="•"/>
      <w:lvlJc w:val="left"/>
      <w:rPr>
        <w:rFonts w:hint="default"/>
      </w:rPr>
    </w:lvl>
    <w:lvl w:ilvl="6" w:tplc="7EEA653C">
      <w:start w:val="1"/>
      <w:numFmt w:val="bullet"/>
      <w:lvlText w:val="•"/>
      <w:lvlJc w:val="left"/>
      <w:rPr>
        <w:rFonts w:hint="default"/>
      </w:rPr>
    </w:lvl>
    <w:lvl w:ilvl="7" w:tplc="4E2A1BD6">
      <w:start w:val="1"/>
      <w:numFmt w:val="bullet"/>
      <w:lvlText w:val="•"/>
      <w:lvlJc w:val="left"/>
      <w:rPr>
        <w:rFonts w:hint="default"/>
      </w:rPr>
    </w:lvl>
    <w:lvl w:ilvl="8" w:tplc="6470AA80">
      <w:start w:val="1"/>
      <w:numFmt w:val="bullet"/>
      <w:lvlText w:val="•"/>
      <w:lvlJc w:val="left"/>
      <w:rPr>
        <w:rFonts w:hint="default"/>
      </w:rPr>
    </w:lvl>
  </w:abstractNum>
  <w:abstractNum w:abstractNumId="35">
    <w:nsid w:val="36AD596C"/>
    <w:multiLevelType w:val="hybridMultilevel"/>
    <w:tmpl w:val="7BF61722"/>
    <w:lvl w:ilvl="0" w:tplc="B9B85510">
      <w:start w:val="1"/>
      <w:numFmt w:val="bullet"/>
      <w:lvlText w:val="•"/>
      <w:lvlJc w:val="left"/>
      <w:pPr>
        <w:ind w:hanging="240"/>
      </w:pPr>
      <w:rPr>
        <w:rFonts w:ascii="Calibri" w:eastAsia="Calibri" w:hAnsi="Calibri" w:hint="default"/>
        <w:sz w:val="24"/>
        <w:szCs w:val="24"/>
      </w:rPr>
    </w:lvl>
    <w:lvl w:ilvl="1" w:tplc="DD406C6A">
      <w:start w:val="1"/>
      <w:numFmt w:val="bullet"/>
      <w:lvlText w:val="•"/>
      <w:lvlJc w:val="left"/>
      <w:pPr>
        <w:ind w:hanging="240"/>
      </w:pPr>
      <w:rPr>
        <w:rFonts w:ascii="Calibri" w:eastAsia="Calibri" w:hAnsi="Calibri" w:hint="default"/>
        <w:sz w:val="24"/>
        <w:szCs w:val="24"/>
      </w:rPr>
    </w:lvl>
    <w:lvl w:ilvl="2" w:tplc="B89CAC14">
      <w:start w:val="1"/>
      <w:numFmt w:val="bullet"/>
      <w:lvlText w:val="•"/>
      <w:lvlJc w:val="left"/>
      <w:rPr>
        <w:rFonts w:hint="default"/>
      </w:rPr>
    </w:lvl>
    <w:lvl w:ilvl="3" w:tplc="FD983D9C">
      <w:start w:val="1"/>
      <w:numFmt w:val="bullet"/>
      <w:lvlText w:val="•"/>
      <w:lvlJc w:val="left"/>
      <w:rPr>
        <w:rFonts w:hint="default"/>
      </w:rPr>
    </w:lvl>
    <w:lvl w:ilvl="4" w:tplc="DB9C8ABA">
      <w:start w:val="1"/>
      <w:numFmt w:val="bullet"/>
      <w:lvlText w:val="•"/>
      <w:lvlJc w:val="left"/>
      <w:rPr>
        <w:rFonts w:hint="default"/>
      </w:rPr>
    </w:lvl>
    <w:lvl w:ilvl="5" w:tplc="67466034">
      <w:start w:val="1"/>
      <w:numFmt w:val="bullet"/>
      <w:lvlText w:val="•"/>
      <w:lvlJc w:val="left"/>
      <w:rPr>
        <w:rFonts w:hint="default"/>
      </w:rPr>
    </w:lvl>
    <w:lvl w:ilvl="6" w:tplc="38E8A26E">
      <w:start w:val="1"/>
      <w:numFmt w:val="bullet"/>
      <w:lvlText w:val="•"/>
      <w:lvlJc w:val="left"/>
      <w:rPr>
        <w:rFonts w:hint="default"/>
      </w:rPr>
    </w:lvl>
    <w:lvl w:ilvl="7" w:tplc="FA48424A">
      <w:start w:val="1"/>
      <w:numFmt w:val="bullet"/>
      <w:lvlText w:val="•"/>
      <w:lvlJc w:val="left"/>
      <w:rPr>
        <w:rFonts w:hint="default"/>
      </w:rPr>
    </w:lvl>
    <w:lvl w:ilvl="8" w:tplc="8092F0E6">
      <w:start w:val="1"/>
      <w:numFmt w:val="bullet"/>
      <w:lvlText w:val="•"/>
      <w:lvlJc w:val="left"/>
      <w:rPr>
        <w:rFonts w:hint="default"/>
      </w:rPr>
    </w:lvl>
  </w:abstractNum>
  <w:abstractNum w:abstractNumId="36">
    <w:nsid w:val="38071415"/>
    <w:multiLevelType w:val="hybridMultilevel"/>
    <w:tmpl w:val="1DE08E4C"/>
    <w:lvl w:ilvl="0" w:tplc="737CBB5C">
      <w:start w:val="1"/>
      <w:numFmt w:val="bullet"/>
      <w:lvlText w:val="•"/>
      <w:lvlJc w:val="left"/>
      <w:pPr>
        <w:ind w:hanging="240"/>
      </w:pPr>
      <w:rPr>
        <w:rFonts w:ascii="Calibri" w:eastAsia="Calibri" w:hAnsi="Calibri" w:hint="default"/>
        <w:sz w:val="24"/>
        <w:szCs w:val="24"/>
      </w:rPr>
    </w:lvl>
    <w:lvl w:ilvl="1" w:tplc="6588AD08">
      <w:start w:val="1"/>
      <w:numFmt w:val="bullet"/>
      <w:lvlText w:val="•"/>
      <w:lvlJc w:val="left"/>
      <w:rPr>
        <w:rFonts w:hint="default"/>
      </w:rPr>
    </w:lvl>
    <w:lvl w:ilvl="2" w:tplc="864483B2">
      <w:start w:val="1"/>
      <w:numFmt w:val="bullet"/>
      <w:lvlText w:val="•"/>
      <w:lvlJc w:val="left"/>
      <w:rPr>
        <w:rFonts w:hint="default"/>
      </w:rPr>
    </w:lvl>
    <w:lvl w:ilvl="3" w:tplc="EAB26E74">
      <w:start w:val="1"/>
      <w:numFmt w:val="bullet"/>
      <w:lvlText w:val="•"/>
      <w:lvlJc w:val="left"/>
      <w:rPr>
        <w:rFonts w:hint="default"/>
      </w:rPr>
    </w:lvl>
    <w:lvl w:ilvl="4" w:tplc="F7F644E0">
      <w:start w:val="1"/>
      <w:numFmt w:val="bullet"/>
      <w:lvlText w:val="•"/>
      <w:lvlJc w:val="left"/>
      <w:rPr>
        <w:rFonts w:hint="default"/>
      </w:rPr>
    </w:lvl>
    <w:lvl w:ilvl="5" w:tplc="A42EF2DE">
      <w:start w:val="1"/>
      <w:numFmt w:val="bullet"/>
      <w:lvlText w:val="•"/>
      <w:lvlJc w:val="left"/>
      <w:rPr>
        <w:rFonts w:hint="default"/>
      </w:rPr>
    </w:lvl>
    <w:lvl w:ilvl="6" w:tplc="BCAE112C">
      <w:start w:val="1"/>
      <w:numFmt w:val="bullet"/>
      <w:lvlText w:val="•"/>
      <w:lvlJc w:val="left"/>
      <w:rPr>
        <w:rFonts w:hint="default"/>
      </w:rPr>
    </w:lvl>
    <w:lvl w:ilvl="7" w:tplc="47C496A0">
      <w:start w:val="1"/>
      <w:numFmt w:val="bullet"/>
      <w:lvlText w:val="•"/>
      <w:lvlJc w:val="left"/>
      <w:rPr>
        <w:rFonts w:hint="default"/>
      </w:rPr>
    </w:lvl>
    <w:lvl w:ilvl="8" w:tplc="044ADA66">
      <w:start w:val="1"/>
      <w:numFmt w:val="bullet"/>
      <w:lvlText w:val="•"/>
      <w:lvlJc w:val="left"/>
      <w:rPr>
        <w:rFonts w:hint="default"/>
      </w:rPr>
    </w:lvl>
  </w:abstractNum>
  <w:abstractNum w:abstractNumId="37">
    <w:nsid w:val="396344A7"/>
    <w:multiLevelType w:val="multilevel"/>
    <w:tmpl w:val="A46AF0EE"/>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8">
    <w:nsid w:val="39FF2444"/>
    <w:multiLevelType w:val="multilevel"/>
    <w:tmpl w:val="6D801F98"/>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9">
    <w:nsid w:val="3AAD3117"/>
    <w:multiLevelType w:val="hybridMultilevel"/>
    <w:tmpl w:val="02D60B50"/>
    <w:lvl w:ilvl="0" w:tplc="7F9C16EE">
      <w:start w:val="1"/>
      <w:numFmt w:val="bullet"/>
      <w:lvlText w:val="•"/>
      <w:lvlJc w:val="left"/>
      <w:pPr>
        <w:ind w:hanging="240"/>
      </w:pPr>
      <w:rPr>
        <w:rFonts w:ascii="Calibri" w:eastAsia="Calibri" w:hAnsi="Calibri" w:hint="default"/>
        <w:sz w:val="24"/>
        <w:szCs w:val="24"/>
      </w:rPr>
    </w:lvl>
    <w:lvl w:ilvl="1" w:tplc="10169456">
      <w:start w:val="1"/>
      <w:numFmt w:val="bullet"/>
      <w:lvlText w:val="•"/>
      <w:lvlJc w:val="left"/>
      <w:rPr>
        <w:rFonts w:hint="default"/>
      </w:rPr>
    </w:lvl>
    <w:lvl w:ilvl="2" w:tplc="236AE854">
      <w:start w:val="1"/>
      <w:numFmt w:val="bullet"/>
      <w:lvlText w:val="•"/>
      <w:lvlJc w:val="left"/>
      <w:rPr>
        <w:rFonts w:hint="default"/>
      </w:rPr>
    </w:lvl>
    <w:lvl w:ilvl="3" w:tplc="72F48C24">
      <w:start w:val="1"/>
      <w:numFmt w:val="bullet"/>
      <w:lvlText w:val="•"/>
      <w:lvlJc w:val="left"/>
      <w:rPr>
        <w:rFonts w:hint="default"/>
      </w:rPr>
    </w:lvl>
    <w:lvl w:ilvl="4" w:tplc="ED30D03C">
      <w:start w:val="1"/>
      <w:numFmt w:val="bullet"/>
      <w:lvlText w:val="•"/>
      <w:lvlJc w:val="left"/>
      <w:rPr>
        <w:rFonts w:hint="default"/>
      </w:rPr>
    </w:lvl>
    <w:lvl w:ilvl="5" w:tplc="4CE44238">
      <w:start w:val="1"/>
      <w:numFmt w:val="bullet"/>
      <w:lvlText w:val="•"/>
      <w:lvlJc w:val="left"/>
      <w:rPr>
        <w:rFonts w:hint="default"/>
      </w:rPr>
    </w:lvl>
    <w:lvl w:ilvl="6" w:tplc="B8FAE9B0">
      <w:start w:val="1"/>
      <w:numFmt w:val="bullet"/>
      <w:lvlText w:val="•"/>
      <w:lvlJc w:val="left"/>
      <w:rPr>
        <w:rFonts w:hint="default"/>
      </w:rPr>
    </w:lvl>
    <w:lvl w:ilvl="7" w:tplc="8ECEF508">
      <w:start w:val="1"/>
      <w:numFmt w:val="bullet"/>
      <w:lvlText w:val="•"/>
      <w:lvlJc w:val="left"/>
      <w:rPr>
        <w:rFonts w:hint="default"/>
      </w:rPr>
    </w:lvl>
    <w:lvl w:ilvl="8" w:tplc="BC70A476">
      <w:start w:val="1"/>
      <w:numFmt w:val="bullet"/>
      <w:lvlText w:val="•"/>
      <w:lvlJc w:val="left"/>
      <w:rPr>
        <w:rFonts w:hint="default"/>
      </w:rPr>
    </w:lvl>
  </w:abstractNum>
  <w:abstractNum w:abstractNumId="40">
    <w:nsid w:val="3E8953DE"/>
    <w:multiLevelType w:val="multilevel"/>
    <w:tmpl w:val="7C60EE5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1">
    <w:nsid w:val="421A1A8D"/>
    <w:multiLevelType w:val="multilevel"/>
    <w:tmpl w:val="AB14AC0A"/>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2">
    <w:nsid w:val="4480218B"/>
    <w:multiLevelType w:val="multilevel"/>
    <w:tmpl w:val="9042D2F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3">
    <w:nsid w:val="49AD3EEE"/>
    <w:multiLevelType w:val="multilevel"/>
    <w:tmpl w:val="15721290"/>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4">
    <w:nsid w:val="4C8141FA"/>
    <w:multiLevelType w:val="multilevel"/>
    <w:tmpl w:val="5AC463E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5">
    <w:nsid w:val="4F441CE4"/>
    <w:multiLevelType w:val="multilevel"/>
    <w:tmpl w:val="E6A84FE4"/>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6">
    <w:nsid w:val="51376D3C"/>
    <w:multiLevelType w:val="hybridMultilevel"/>
    <w:tmpl w:val="B48CD4A2"/>
    <w:lvl w:ilvl="0" w:tplc="D5BC3DAA">
      <w:start w:val="1"/>
      <w:numFmt w:val="bullet"/>
      <w:lvlText w:val="•"/>
      <w:lvlJc w:val="left"/>
      <w:pPr>
        <w:ind w:hanging="240"/>
      </w:pPr>
      <w:rPr>
        <w:rFonts w:ascii="Calibri" w:eastAsia="Calibri" w:hAnsi="Calibri" w:hint="default"/>
        <w:sz w:val="24"/>
        <w:szCs w:val="24"/>
      </w:rPr>
    </w:lvl>
    <w:lvl w:ilvl="1" w:tplc="11569448">
      <w:start w:val="1"/>
      <w:numFmt w:val="bullet"/>
      <w:lvlText w:val="•"/>
      <w:lvlJc w:val="left"/>
      <w:rPr>
        <w:rFonts w:hint="default"/>
      </w:rPr>
    </w:lvl>
    <w:lvl w:ilvl="2" w:tplc="F54E6294">
      <w:start w:val="1"/>
      <w:numFmt w:val="bullet"/>
      <w:lvlText w:val="•"/>
      <w:lvlJc w:val="left"/>
      <w:rPr>
        <w:rFonts w:hint="default"/>
      </w:rPr>
    </w:lvl>
    <w:lvl w:ilvl="3" w:tplc="3ACAB23E">
      <w:start w:val="1"/>
      <w:numFmt w:val="bullet"/>
      <w:lvlText w:val="•"/>
      <w:lvlJc w:val="left"/>
      <w:rPr>
        <w:rFonts w:hint="default"/>
      </w:rPr>
    </w:lvl>
    <w:lvl w:ilvl="4" w:tplc="756079BC">
      <w:start w:val="1"/>
      <w:numFmt w:val="bullet"/>
      <w:lvlText w:val="•"/>
      <w:lvlJc w:val="left"/>
      <w:rPr>
        <w:rFonts w:hint="default"/>
      </w:rPr>
    </w:lvl>
    <w:lvl w:ilvl="5" w:tplc="C1AEDEEE">
      <w:start w:val="1"/>
      <w:numFmt w:val="bullet"/>
      <w:lvlText w:val="•"/>
      <w:lvlJc w:val="left"/>
      <w:rPr>
        <w:rFonts w:hint="default"/>
      </w:rPr>
    </w:lvl>
    <w:lvl w:ilvl="6" w:tplc="F680154E">
      <w:start w:val="1"/>
      <w:numFmt w:val="bullet"/>
      <w:lvlText w:val="•"/>
      <w:lvlJc w:val="left"/>
      <w:rPr>
        <w:rFonts w:hint="default"/>
      </w:rPr>
    </w:lvl>
    <w:lvl w:ilvl="7" w:tplc="A954686A">
      <w:start w:val="1"/>
      <w:numFmt w:val="bullet"/>
      <w:lvlText w:val="•"/>
      <w:lvlJc w:val="left"/>
      <w:rPr>
        <w:rFonts w:hint="default"/>
      </w:rPr>
    </w:lvl>
    <w:lvl w:ilvl="8" w:tplc="1B1A140A">
      <w:start w:val="1"/>
      <w:numFmt w:val="bullet"/>
      <w:lvlText w:val="•"/>
      <w:lvlJc w:val="left"/>
      <w:rPr>
        <w:rFonts w:hint="default"/>
      </w:rPr>
    </w:lvl>
  </w:abstractNum>
  <w:abstractNum w:abstractNumId="47">
    <w:nsid w:val="525666A9"/>
    <w:multiLevelType w:val="multilevel"/>
    <w:tmpl w:val="6BFADB56"/>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8">
    <w:nsid w:val="529C0487"/>
    <w:multiLevelType w:val="hybridMultilevel"/>
    <w:tmpl w:val="C6C86D14"/>
    <w:lvl w:ilvl="0" w:tplc="F58230DE">
      <w:start w:val="1"/>
      <w:numFmt w:val="bullet"/>
      <w:lvlText w:val="•"/>
      <w:lvlJc w:val="left"/>
      <w:pPr>
        <w:ind w:hanging="240"/>
      </w:pPr>
      <w:rPr>
        <w:rFonts w:ascii="Calibri" w:eastAsia="Calibri" w:hAnsi="Calibri" w:hint="default"/>
        <w:b/>
        <w:bCs/>
        <w:sz w:val="24"/>
        <w:szCs w:val="24"/>
      </w:rPr>
    </w:lvl>
    <w:lvl w:ilvl="1" w:tplc="1364366E">
      <w:start w:val="1"/>
      <w:numFmt w:val="bullet"/>
      <w:lvlText w:val="•"/>
      <w:lvlJc w:val="left"/>
      <w:rPr>
        <w:rFonts w:hint="default"/>
      </w:rPr>
    </w:lvl>
    <w:lvl w:ilvl="2" w:tplc="8FF2D8E2">
      <w:start w:val="1"/>
      <w:numFmt w:val="bullet"/>
      <w:lvlText w:val="•"/>
      <w:lvlJc w:val="left"/>
      <w:rPr>
        <w:rFonts w:hint="default"/>
      </w:rPr>
    </w:lvl>
    <w:lvl w:ilvl="3" w:tplc="D6D06BC6">
      <w:start w:val="1"/>
      <w:numFmt w:val="bullet"/>
      <w:lvlText w:val="•"/>
      <w:lvlJc w:val="left"/>
      <w:rPr>
        <w:rFonts w:hint="default"/>
      </w:rPr>
    </w:lvl>
    <w:lvl w:ilvl="4" w:tplc="F2901C2C">
      <w:start w:val="1"/>
      <w:numFmt w:val="bullet"/>
      <w:lvlText w:val="•"/>
      <w:lvlJc w:val="left"/>
      <w:rPr>
        <w:rFonts w:hint="default"/>
      </w:rPr>
    </w:lvl>
    <w:lvl w:ilvl="5" w:tplc="1E062794">
      <w:start w:val="1"/>
      <w:numFmt w:val="bullet"/>
      <w:lvlText w:val="•"/>
      <w:lvlJc w:val="left"/>
      <w:rPr>
        <w:rFonts w:hint="default"/>
      </w:rPr>
    </w:lvl>
    <w:lvl w:ilvl="6" w:tplc="C434B284">
      <w:start w:val="1"/>
      <w:numFmt w:val="bullet"/>
      <w:lvlText w:val="•"/>
      <w:lvlJc w:val="left"/>
      <w:rPr>
        <w:rFonts w:hint="default"/>
      </w:rPr>
    </w:lvl>
    <w:lvl w:ilvl="7" w:tplc="2818A6A8">
      <w:start w:val="1"/>
      <w:numFmt w:val="bullet"/>
      <w:lvlText w:val="•"/>
      <w:lvlJc w:val="left"/>
      <w:rPr>
        <w:rFonts w:hint="default"/>
      </w:rPr>
    </w:lvl>
    <w:lvl w:ilvl="8" w:tplc="22A45C50">
      <w:start w:val="1"/>
      <w:numFmt w:val="bullet"/>
      <w:lvlText w:val="•"/>
      <w:lvlJc w:val="left"/>
      <w:rPr>
        <w:rFonts w:hint="default"/>
      </w:rPr>
    </w:lvl>
  </w:abstractNum>
  <w:abstractNum w:abstractNumId="49">
    <w:nsid w:val="54EA65E3"/>
    <w:multiLevelType w:val="hybridMultilevel"/>
    <w:tmpl w:val="F0A6C1A2"/>
    <w:lvl w:ilvl="0" w:tplc="04090003">
      <w:start w:val="1"/>
      <w:numFmt w:val="bullet"/>
      <w:lvlText w:val="o"/>
      <w:lvlJc w:val="left"/>
      <w:pPr>
        <w:ind w:hanging="240"/>
      </w:pPr>
      <w:rPr>
        <w:rFonts w:ascii="Courier New" w:hAnsi="Courier New" w:cs="Courier New" w:hint="default"/>
        <w:sz w:val="24"/>
        <w:szCs w:val="24"/>
      </w:rPr>
    </w:lvl>
    <w:lvl w:ilvl="1" w:tplc="860E25AA">
      <w:start w:val="1"/>
      <w:numFmt w:val="bullet"/>
      <w:lvlText w:val="•"/>
      <w:lvlJc w:val="left"/>
      <w:rPr>
        <w:rFonts w:hint="default"/>
      </w:rPr>
    </w:lvl>
    <w:lvl w:ilvl="2" w:tplc="3460B026">
      <w:start w:val="1"/>
      <w:numFmt w:val="bullet"/>
      <w:lvlText w:val="•"/>
      <w:lvlJc w:val="left"/>
      <w:rPr>
        <w:rFonts w:hint="default"/>
      </w:rPr>
    </w:lvl>
    <w:lvl w:ilvl="3" w:tplc="1EE6B026">
      <w:start w:val="1"/>
      <w:numFmt w:val="bullet"/>
      <w:lvlText w:val="•"/>
      <w:lvlJc w:val="left"/>
      <w:rPr>
        <w:rFonts w:hint="default"/>
      </w:rPr>
    </w:lvl>
    <w:lvl w:ilvl="4" w:tplc="52D6398C">
      <w:start w:val="1"/>
      <w:numFmt w:val="bullet"/>
      <w:lvlText w:val="•"/>
      <w:lvlJc w:val="left"/>
      <w:rPr>
        <w:rFonts w:hint="default"/>
      </w:rPr>
    </w:lvl>
    <w:lvl w:ilvl="5" w:tplc="1A62A846">
      <w:start w:val="1"/>
      <w:numFmt w:val="bullet"/>
      <w:lvlText w:val="•"/>
      <w:lvlJc w:val="left"/>
      <w:rPr>
        <w:rFonts w:hint="default"/>
      </w:rPr>
    </w:lvl>
    <w:lvl w:ilvl="6" w:tplc="37F29B52">
      <w:start w:val="1"/>
      <w:numFmt w:val="bullet"/>
      <w:lvlText w:val="•"/>
      <w:lvlJc w:val="left"/>
      <w:rPr>
        <w:rFonts w:hint="default"/>
      </w:rPr>
    </w:lvl>
    <w:lvl w:ilvl="7" w:tplc="30C2DD7E">
      <w:start w:val="1"/>
      <w:numFmt w:val="bullet"/>
      <w:lvlText w:val="•"/>
      <w:lvlJc w:val="left"/>
      <w:rPr>
        <w:rFonts w:hint="default"/>
      </w:rPr>
    </w:lvl>
    <w:lvl w:ilvl="8" w:tplc="ACC0C0F6">
      <w:start w:val="1"/>
      <w:numFmt w:val="bullet"/>
      <w:lvlText w:val="•"/>
      <w:lvlJc w:val="left"/>
      <w:rPr>
        <w:rFonts w:hint="default"/>
      </w:rPr>
    </w:lvl>
  </w:abstractNum>
  <w:abstractNum w:abstractNumId="50">
    <w:nsid w:val="55BB2D7E"/>
    <w:multiLevelType w:val="hybridMultilevel"/>
    <w:tmpl w:val="FF1C7C62"/>
    <w:lvl w:ilvl="0" w:tplc="5264510E">
      <w:start w:val="1"/>
      <w:numFmt w:val="bullet"/>
      <w:lvlText w:val="•"/>
      <w:lvlJc w:val="left"/>
      <w:pPr>
        <w:ind w:hanging="240"/>
      </w:pPr>
      <w:rPr>
        <w:rFonts w:ascii="Calibri" w:eastAsia="Calibri" w:hAnsi="Calibri"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51">
    <w:nsid w:val="5867327D"/>
    <w:multiLevelType w:val="hybridMultilevel"/>
    <w:tmpl w:val="67605C04"/>
    <w:lvl w:ilvl="0" w:tplc="8C784B2C">
      <w:start w:val="1"/>
      <w:numFmt w:val="bullet"/>
      <w:lvlText w:val="•"/>
      <w:lvlJc w:val="left"/>
      <w:pPr>
        <w:ind w:hanging="240"/>
      </w:pPr>
      <w:rPr>
        <w:rFonts w:ascii="Calibri" w:eastAsia="Calibri" w:hAnsi="Calibri" w:hint="default"/>
        <w:color w:val="FFFFFF"/>
        <w:sz w:val="24"/>
        <w:szCs w:val="24"/>
      </w:rPr>
    </w:lvl>
    <w:lvl w:ilvl="1" w:tplc="579A37DA">
      <w:start w:val="1"/>
      <w:numFmt w:val="bullet"/>
      <w:lvlText w:val="•"/>
      <w:lvlJc w:val="left"/>
      <w:rPr>
        <w:rFonts w:hint="default"/>
      </w:rPr>
    </w:lvl>
    <w:lvl w:ilvl="2" w:tplc="1C1A9C2C">
      <w:start w:val="1"/>
      <w:numFmt w:val="bullet"/>
      <w:lvlText w:val="•"/>
      <w:lvlJc w:val="left"/>
      <w:rPr>
        <w:rFonts w:hint="default"/>
      </w:rPr>
    </w:lvl>
    <w:lvl w:ilvl="3" w:tplc="BD9E0832">
      <w:start w:val="1"/>
      <w:numFmt w:val="bullet"/>
      <w:lvlText w:val="•"/>
      <w:lvlJc w:val="left"/>
      <w:rPr>
        <w:rFonts w:hint="default"/>
      </w:rPr>
    </w:lvl>
    <w:lvl w:ilvl="4" w:tplc="BEEAB878">
      <w:start w:val="1"/>
      <w:numFmt w:val="bullet"/>
      <w:lvlText w:val="•"/>
      <w:lvlJc w:val="left"/>
      <w:rPr>
        <w:rFonts w:hint="default"/>
      </w:rPr>
    </w:lvl>
    <w:lvl w:ilvl="5" w:tplc="6C28ABB8">
      <w:start w:val="1"/>
      <w:numFmt w:val="bullet"/>
      <w:lvlText w:val="•"/>
      <w:lvlJc w:val="left"/>
      <w:rPr>
        <w:rFonts w:hint="default"/>
      </w:rPr>
    </w:lvl>
    <w:lvl w:ilvl="6" w:tplc="4336D34C">
      <w:start w:val="1"/>
      <w:numFmt w:val="bullet"/>
      <w:lvlText w:val="•"/>
      <w:lvlJc w:val="left"/>
      <w:rPr>
        <w:rFonts w:hint="default"/>
      </w:rPr>
    </w:lvl>
    <w:lvl w:ilvl="7" w:tplc="82E4FA0C">
      <w:start w:val="1"/>
      <w:numFmt w:val="bullet"/>
      <w:lvlText w:val="•"/>
      <w:lvlJc w:val="left"/>
      <w:rPr>
        <w:rFonts w:hint="default"/>
      </w:rPr>
    </w:lvl>
    <w:lvl w:ilvl="8" w:tplc="563E0788">
      <w:start w:val="1"/>
      <w:numFmt w:val="bullet"/>
      <w:lvlText w:val="•"/>
      <w:lvlJc w:val="left"/>
      <w:rPr>
        <w:rFonts w:hint="default"/>
      </w:rPr>
    </w:lvl>
  </w:abstractNum>
  <w:abstractNum w:abstractNumId="52">
    <w:nsid w:val="592652DA"/>
    <w:multiLevelType w:val="hybridMultilevel"/>
    <w:tmpl w:val="779C0140"/>
    <w:lvl w:ilvl="0" w:tplc="3B50B404">
      <w:start w:val="1"/>
      <w:numFmt w:val="bullet"/>
      <w:lvlText w:val="•"/>
      <w:lvlJc w:val="left"/>
      <w:pPr>
        <w:ind w:hanging="240"/>
      </w:pPr>
      <w:rPr>
        <w:rFonts w:ascii="Calibri" w:eastAsia="Calibri" w:hAnsi="Calibri" w:hint="default"/>
        <w:sz w:val="24"/>
        <w:szCs w:val="24"/>
      </w:rPr>
    </w:lvl>
    <w:lvl w:ilvl="1" w:tplc="860E25AA">
      <w:start w:val="1"/>
      <w:numFmt w:val="bullet"/>
      <w:lvlText w:val="•"/>
      <w:lvlJc w:val="left"/>
      <w:rPr>
        <w:rFonts w:hint="default"/>
      </w:rPr>
    </w:lvl>
    <w:lvl w:ilvl="2" w:tplc="3460B026">
      <w:start w:val="1"/>
      <w:numFmt w:val="bullet"/>
      <w:lvlText w:val="•"/>
      <w:lvlJc w:val="left"/>
      <w:rPr>
        <w:rFonts w:hint="default"/>
      </w:rPr>
    </w:lvl>
    <w:lvl w:ilvl="3" w:tplc="1EE6B026">
      <w:start w:val="1"/>
      <w:numFmt w:val="bullet"/>
      <w:lvlText w:val="•"/>
      <w:lvlJc w:val="left"/>
      <w:rPr>
        <w:rFonts w:hint="default"/>
      </w:rPr>
    </w:lvl>
    <w:lvl w:ilvl="4" w:tplc="52D6398C">
      <w:start w:val="1"/>
      <w:numFmt w:val="bullet"/>
      <w:lvlText w:val="•"/>
      <w:lvlJc w:val="left"/>
      <w:rPr>
        <w:rFonts w:hint="default"/>
      </w:rPr>
    </w:lvl>
    <w:lvl w:ilvl="5" w:tplc="1A62A846">
      <w:start w:val="1"/>
      <w:numFmt w:val="bullet"/>
      <w:lvlText w:val="•"/>
      <w:lvlJc w:val="left"/>
      <w:rPr>
        <w:rFonts w:hint="default"/>
      </w:rPr>
    </w:lvl>
    <w:lvl w:ilvl="6" w:tplc="37F29B52">
      <w:start w:val="1"/>
      <w:numFmt w:val="bullet"/>
      <w:lvlText w:val="•"/>
      <w:lvlJc w:val="left"/>
      <w:rPr>
        <w:rFonts w:hint="default"/>
      </w:rPr>
    </w:lvl>
    <w:lvl w:ilvl="7" w:tplc="30C2DD7E">
      <w:start w:val="1"/>
      <w:numFmt w:val="bullet"/>
      <w:lvlText w:val="•"/>
      <w:lvlJc w:val="left"/>
      <w:rPr>
        <w:rFonts w:hint="default"/>
      </w:rPr>
    </w:lvl>
    <w:lvl w:ilvl="8" w:tplc="ACC0C0F6">
      <w:start w:val="1"/>
      <w:numFmt w:val="bullet"/>
      <w:lvlText w:val="•"/>
      <w:lvlJc w:val="left"/>
      <w:rPr>
        <w:rFonts w:hint="default"/>
      </w:rPr>
    </w:lvl>
  </w:abstractNum>
  <w:abstractNum w:abstractNumId="53">
    <w:nsid w:val="5B8009BB"/>
    <w:multiLevelType w:val="hybridMultilevel"/>
    <w:tmpl w:val="E912E7F0"/>
    <w:lvl w:ilvl="0" w:tplc="81B0E15E">
      <w:start w:val="1"/>
      <w:numFmt w:val="bullet"/>
      <w:lvlText w:val="•"/>
      <w:lvlJc w:val="left"/>
      <w:pPr>
        <w:ind w:hanging="240"/>
      </w:pPr>
      <w:rPr>
        <w:rFonts w:ascii="Calibri" w:eastAsia="Calibri" w:hAnsi="Calibri" w:hint="default"/>
        <w:sz w:val="24"/>
        <w:szCs w:val="24"/>
      </w:rPr>
    </w:lvl>
    <w:lvl w:ilvl="1" w:tplc="7AAA3FAA">
      <w:start w:val="1"/>
      <w:numFmt w:val="bullet"/>
      <w:lvlText w:val="•"/>
      <w:lvlJc w:val="left"/>
      <w:rPr>
        <w:rFonts w:hint="default"/>
      </w:rPr>
    </w:lvl>
    <w:lvl w:ilvl="2" w:tplc="D208F3A8">
      <w:start w:val="1"/>
      <w:numFmt w:val="bullet"/>
      <w:lvlText w:val="•"/>
      <w:lvlJc w:val="left"/>
      <w:rPr>
        <w:rFonts w:hint="default"/>
      </w:rPr>
    </w:lvl>
    <w:lvl w:ilvl="3" w:tplc="146A7848">
      <w:start w:val="1"/>
      <w:numFmt w:val="bullet"/>
      <w:lvlText w:val="•"/>
      <w:lvlJc w:val="left"/>
      <w:rPr>
        <w:rFonts w:hint="default"/>
      </w:rPr>
    </w:lvl>
    <w:lvl w:ilvl="4" w:tplc="DF38ED4E">
      <w:start w:val="1"/>
      <w:numFmt w:val="bullet"/>
      <w:lvlText w:val="•"/>
      <w:lvlJc w:val="left"/>
      <w:rPr>
        <w:rFonts w:hint="default"/>
      </w:rPr>
    </w:lvl>
    <w:lvl w:ilvl="5" w:tplc="83D61932">
      <w:start w:val="1"/>
      <w:numFmt w:val="bullet"/>
      <w:lvlText w:val="•"/>
      <w:lvlJc w:val="left"/>
      <w:rPr>
        <w:rFonts w:hint="default"/>
      </w:rPr>
    </w:lvl>
    <w:lvl w:ilvl="6" w:tplc="F7E483DE">
      <w:start w:val="1"/>
      <w:numFmt w:val="bullet"/>
      <w:lvlText w:val="•"/>
      <w:lvlJc w:val="left"/>
      <w:rPr>
        <w:rFonts w:hint="default"/>
      </w:rPr>
    </w:lvl>
    <w:lvl w:ilvl="7" w:tplc="7DE4F342">
      <w:start w:val="1"/>
      <w:numFmt w:val="bullet"/>
      <w:lvlText w:val="•"/>
      <w:lvlJc w:val="left"/>
      <w:rPr>
        <w:rFonts w:hint="default"/>
      </w:rPr>
    </w:lvl>
    <w:lvl w:ilvl="8" w:tplc="AA68068E">
      <w:start w:val="1"/>
      <w:numFmt w:val="bullet"/>
      <w:lvlText w:val="•"/>
      <w:lvlJc w:val="left"/>
      <w:rPr>
        <w:rFonts w:hint="default"/>
      </w:rPr>
    </w:lvl>
  </w:abstractNum>
  <w:abstractNum w:abstractNumId="54">
    <w:nsid w:val="5FDD734D"/>
    <w:multiLevelType w:val="multilevel"/>
    <w:tmpl w:val="109C98A2"/>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5">
    <w:nsid w:val="629C4C50"/>
    <w:multiLevelType w:val="multilevel"/>
    <w:tmpl w:val="E398C1EA"/>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6">
    <w:nsid w:val="634818FE"/>
    <w:multiLevelType w:val="hybridMultilevel"/>
    <w:tmpl w:val="05CA547C"/>
    <w:lvl w:ilvl="0" w:tplc="AA562962">
      <w:start w:val="1"/>
      <w:numFmt w:val="bullet"/>
      <w:lvlText w:val="•"/>
      <w:lvlJc w:val="left"/>
      <w:pPr>
        <w:ind w:hanging="240"/>
      </w:pPr>
      <w:rPr>
        <w:rFonts w:ascii="Calibri" w:eastAsia="Calibri" w:hAnsi="Calibri" w:hint="default"/>
        <w:sz w:val="24"/>
        <w:szCs w:val="24"/>
      </w:rPr>
    </w:lvl>
    <w:lvl w:ilvl="1" w:tplc="2160DE88">
      <w:start w:val="1"/>
      <w:numFmt w:val="bullet"/>
      <w:lvlText w:val="•"/>
      <w:lvlJc w:val="left"/>
      <w:rPr>
        <w:rFonts w:hint="default"/>
      </w:rPr>
    </w:lvl>
    <w:lvl w:ilvl="2" w:tplc="BD2017EE">
      <w:start w:val="1"/>
      <w:numFmt w:val="bullet"/>
      <w:lvlText w:val="•"/>
      <w:lvlJc w:val="left"/>
      <w:rPr>
        <w:rFonts w:hint="default"/>
      </w:rPr>
    </w:lvl>
    <w:lvl w:ilvl="3" w:tplc="6D4C81D6">
      <w:start w:val="1"/>
      <w:numFmt w:val="bullet"/>
      <w:lvlText w:val="•"/>
      <w:lvlJc w:val="left"/>
      <w:rPr>
        <w:rFonts w:hint="default"/>
      </w:rPr>
    </w:lvl>
    <w:lvl w:ilvl="4" w:tplc="86666996">
      <w:start w:val="1"/>
      <w:numFmt w:val="bullet"/>
      <w:lvlText w:val="•"/>
      <w:lvlJc w:val="left"/>
      <w:rPr>
        <w:rFonts w:hint="default"/>
      </w:rPr>
    </w:lvl>
    <w:lvl w:ilvl="5" w:tplc="0588B234">
      <w:start w:val="1"/>
      <w:numFmt w:val="bullet"/>
      <w:lvlText w:val="•"/>
      <w:lvlJc w:val="left"/>
      <w:rPr>
        <w:rFonts w:hint="default"/>
      </w:rPr>
    </w:lvl>
    <w:lvl w:ilvl="6" w:tplc="EDF0BCA8">
      <w:start w:val="1"/>
      <w:numFmt w:val="bullet"/>
      <w:lvlText w:val="•"/>
      <w:lvlJc w:val="left"/>
      <w:rPr>
        <w:rFonts w:hint="default"/>
      </w:rPr>
    </w:lvl>
    <w:lvl w:ilvl="7" w:tplc="178CCBFA">
      <w:start w:val="1"/>
      <w:numFmt w:val="bullet"/>
      <w:lvlText w:val="•"/>
      <w:lvlJc w:val="left"/>
      <w:rPr>
        <w:rFonts w:hint="default"/>
      </w:rPr>
    </w:lvl>
    <w:lvl w:ilvl="8" w:tplc="CB74B9AC">
      <w:start w:val="1"/>
      <w:numFmt w:val="bullet"/>
      <w:lvlText w:val="•"/>
      <w:lvlJc w:val="left"/>
      <w:rPr>
        <w:rFonts w:hint="default"/>
      </w:rPr>
    </w:lvl>
  </w:abstractNum>
  <w:abstractNum w:abstractNumId="57">
    <w:nsid w:val="65B9445B"/>
    <w:multiLevelType w:val="multilevel"/>
    <w:tmpl w:val="B4AEE42C"/>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8">
    <w:nsid w:val="67113E6E"/>
    <w:multiLevelType w:val="multilevel"/>
    <w:tmpl w:val="FD4CE2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9">
    <w:nsid w:val="67C66380"/>
    <w:multiLevelType w:val="hybridMultilevel"/>
    <w:tmpl w:val="004CB168"/>
    <w:lvl w:ilvl="0" w:tplc="5456F050">
      <w:start w:val="1"/>
      <w:numFmt w:val="bullet"/>
      <w:lvlText w:val="•"/>
      <w:lvlJc w:val="left"/>
      <w:pPr>
        <w:ind w:hanging="240"/>
      </w:pPr>
      <w:rPr>
        <w:rFonts w:ascii="Calibri" w:eastAsia="Calibri" w:hAnsi="Calibri" w:hint="default"/>
        <w:sz w:val="24"/>
        <w:szCs w:val="24"/>
      </w:rPr>
    </w:lvl>
    <w:lvl w:ilvl="1" w:tplc="CAF8452E">
      <w:start w:val="1"/>
      <w:numFmt w:val="bullet"/>
      <w:lvlText w:val="•"/>
      <w:lvlJc w:val="left"/>
      <w:rPr>
        <w:rFonts w:hint="default"/>
      </w:rPr>
    </w:lvl>
    <w:lvl w:ilvl="2" w:tplc="51906F1E">
      <w:start w:val="1"/>
      <w:numFmt w:val="bullet"/>
      <w:lvlText w:val="•"/>
      <w:lvlJc w:val="left"/>
      <w:rPr>
        <w:rFonts w:hint="default"/>
      </w:rPr>
    </w:lvl>
    <w:lvl w:ilvl="3" w:tplc="52D4DEA6">
      <w:start w:val="1"/>
      <w:numFmt w:val="bullet"/>
      <w:lvlText w:val="•"/>
      <w:lvlJc w:val="left"/>
      <w:rPr>
        <w:rFonts w:hint="default"/>
      </w:rPr>
    </w:lvl>
    <w:lvl w:ilvl="4" w:tplc="48D2F52E">
      <w:start w:val="1"/>
      <w:numFmt w:val="bullet"/>
      <w:lvlText w:val="•"/>
      <w:lvlJc w:val="left"/>
      <w:rPr>
        <w:rFonts w:hint="default"/>
      </w:rPr>
    </w:lvl>
    <w:lvl w:ilvl="5" w:tplc="A0AC8DDA">
      <w:start w:val="1"/>
      <w:numFmt w:val="bullet"/>
      <w:lvlText w:val="•"/>
      <w:lvlJc w:val="left"/>
      <w:rPr>
        <w:rFonts w:hint="default"/>
      </w:rPr>
    </w:lvl>
    <w:lvl w:ilvl="6" w:tplc="86C6EB82">
      <w:start w:val="1"/>
      <w:numFmt w:val="bullet"/>
      <w:lvlText w:val="•"/>
      <w:lvlJc w:val="left"/>
      <w:rPr>
        <w:rFonts w:hint="default"/>
      </w:rPr>
    </w:lvl>
    <w:lvl w:ilvl="7" w:tplc="6F128C5E">
      <w:start w:val="1"/>
      <w:numFmt w:val="bullet"/>
      <w:lvlText w:val="•"/>
      <w:lvlJc w:val="left"/>
      <w:rPr>
        <w:rFonts w:hint="default"/>
      </w:rPr>
    </w:lvl>
    <w:lvl w:ilvl="8" w:tplc="9D5C69DA">
      <w:start w:val="1"/>
      <w:numFmt w:val="bullet"/>
      <w:lvlText w:val="•"/>
      <w:lvlJc w:val="left"/>
      <w:rPr>
        <w:rFonts w:hint="default"/>
      </w:rPr>
    </w:lvl>
  </w:abstractNum>
  <w:abstractNum w:abstractNumId="60">
    <w:nsid w:val="69442822"/>
    <w:multiLevelType w:val="multilevel"/>
    <w:tmpl w:val="76D0AB5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1">
    <w:nsid w:val="6CBE1458"/>
    <w:multiLevelType w:val="hybridMultilevel"/>
    <w:tmpl w:val="2E3C1C06"/>
    <w:lvl w:ilvl="0" w:tplc="04090001">
      <w:start w:val="1"/>
      <w:numFmt w:val="bullet"/>
      <w:lvlText w:val=""/>
      <w:lvlJc w:val="left"/>
      <w:pPr>
        <w:ind w:hanging="240"/>
      </w:pPr>
      <w:rPr>
        <w:rFonts w:ascii="Symbol" w:hAnsi="Symbol" w:hint="default"/>
        <w:sz w:val="24"/>
        <w:szCs w:val="24"/>
      </w:rPr>
    </w:lvl>
    <w:lvl w:ilvl="1" w:tplc="1F3C9F70">
      <w:start w:val="1"/>
      <w:numFmt w:val="bullet"/>
      <w:lvlText w:val="•"/>
      <w:lvlJc w:val="left"/>
      <w:rPr>
        <w:rFonts w:hint="default"/>
      </w:rPr>
    </w:lvl>
    <w:lvl w:ilvl="2" w:tplc="FDCAF9F2">
      <w:start w:val="1"/>
      <w:numFmt w:val="bullet"/>
      <w:lvlText w:val="•"/>
      <w:lvlJc w:val="left"/>
      <w:rPr>
        <w:rFonts w:hint="default"/>
      </w:rPr>
    </w:lvl>
    <w:lvl w:ilvl="3" w:tplc="6A440B48">
      <w:start w:val="1"/>
      <w:numFmt w:val="bullet"/>
      <w:lvlText w:val="•"/>
      <w:lvlJc w:val="left"/>
      <w:rPr>
        <w:rFonts w:hint="default"/>
      </w:rPr>
    </w:lvl>
    <w:lvl w:ilvl="4" w:tplc="4EB0396C">
      <w:start w:val="1"/>
      <w:numFmt w:val="bullet"/>
      <w:lvlText w:val="•"/>
      <w:lvlJc w:val="left"/>
      <w:rPr>
        <w:rFonts w:hint="default"/>
      </w:rPr>
    </w:lvl>
    <w:lvl w:ilvl="5" w:tplc="318E8C6C">
      <w:start w:val="1"/>
      <w:numFmt w:val="bullet"/>
      <w:lvlText w:val="•"/>
      <w:lvlJc w:val="left"/>
      <w:rPr>
        <w:rFonts w:hint="default"/>
      </w:rPr>
    </w:lvl>
    <w:lvl w:ilvl="6" w:tplc="829E7364">
      <w:start w:val="1"/>
      <w:numFmt w:val="bullet"/>
      <w:lvlText w:val="•"/>
      <w:lvlJc w:val="left"/>
      <w:rPr>
        <w:rFonts w:hint="default"/>
      </w:rPr>
    </w:lvl>
    <w:lvl w:ilvl="7" w:tplc="63F89A36">
      <w:start w:val="1"/>
      <w:numFmt w:val="bullet"/>
      <w:lvlText w:val="•"/>
      <w:lvlJc w:val="left"/>
      <w:rPr>
        <w:rFonts w:hint="default"/>
      </w:rPr>
    </w:lvl>
    <w:lvl w:ilvl="8" w:tplc="B9161A6C">
      <w:start w:val="1"/>
      <w:numFmt w:val="bullet"/>
      <w:lvlText w:val="•"/>
      <w:lvlJc w:val="left"/>
      <w:rPr>
        <w:rFonts w:hint="default"/>
      </w:rPr>
    </w:lvl>
  </w:abstractNum>
  <w:abstractNum w:abstractNumId="62">
    <w:nsid w:val="6FFE3AA3"/>
    <w:multiLevelType w:val="multilevel"/>
    <w:tmpl w:val="5E3A3A00"/>
    <w:lvl w:ilvl="0">
      <w:start w:val="21"/>
      <w:numFmt w:val="upperLetter"/>
      <w:lvlText w:val="%1"/>
      <w:lvlJc w:val="left"/>
      <w:pPr>
        <w:ind w:hanging="455"/>
      </w:pPr>
      <w:rPr>
        <w:rFonts w:hint="default"/>
      </w:rPr>
    </w:lvl>
    <w:lvl w:ilvl="1">
      <w:start w:val="19"/>
      <w:numFmt w:val="upperLetter"/>
      <w:lvlText w:val="%1.%2."/>
      <w:lvlJc w:val="left"/>
      <w:pPr>
        <w:ind w:hanging="455"/>
      </w:pPr>
      <w:rPr>
        <w:rFonts w:ascii="Calibri" w:eastAsia="Calibri" w:hAnsi="Calibri" w:hint="default"/>
        <w:b/>
        <w:bCs/>
        <w:spacing w:val="-4"/>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3">
    <w:nsid w:val="71F2336C"/>
    <w:multiLevelType w:val="hybridMultilevel"/>
    <w:tmpl w:val="C28278FC"/>
    <w:lvl w:ilvl="0" w:tplc="F14E0876">
      <w:start w:val="1"/>
      <w:numFmt w:val="bullet"/>
      <w:lvlText w:val="•"/>
      <w:lvlJc w:val="left"/>
      <w:pPr>
        <w:ind w:hanging="240"/>
      </w:pPr>
      <w:rPr>
        <w:rFonts w:ascii="Calibri" w:eastAsia="Calibri" w:hAnsi="Calibri" w:hint="default"/>
        <w:sz w:val="24"/>
        <w:szCs w:val="24"/>
      </w:rPr>
    </w:lvl>
    <w:lvl w:ilvl="1" w:tplc="DA4C44C2">
      <w:start w:val="1"/>
      <w:numFmt w:val="bullet"/>
      <w:lvlText w:val="•"/>
      <w:lvlJc w:val="left"/>
      <w:pPr>
        <w:ind w:hanging="240"/>
      </w:pPr>
      <w:rPr>
        <w:rFonts w:ascii="Calibri" w:eastAsia="Calibri" w:hAnsi="Calibri" w:hint="default"/>
        <w:sz w:val="24"/>
        <w:szCs w:val="24"/>
      </w:rPr>
    </w:lvl>
    <w:lvl w:ilvl="2" w:tplc="3D28946C">
      <w:start w:val="1"/>
      <w:numFmt w:val="bullet"/>
      <w:lvlText w:val="•"/>
      <w:lvlJc w:val="left"/>
      <w:rPr>
        <w:rFonts w:hint="default"/>
      </w:rPr>
    </w:lvl>
    <w:lvl w:ilvl="3" w:tplc="8D4CFF82">
      <w:start w:val="1"/>
      <w:numFmt w:val="bullet"/>
      <w:lvlText w:val="•"/>
      <w:lvlJc w:val="left"/>
      <w:rPr>
        <w:rFonts w:hint="default"/>
      </w:rPr>
    </w:lvl>
    <w:lvl w:ilvl="4" w:tplc="B3D69A30">
      <w:start w:val="1"/>
      <w:numFmt w:val="bullet"/>
      <w:lvlText w:val="•"/>
      <w:lvlJc w:val="left"/>
      <w:rPr>
        <w:rFonts w:hint="default"/>
      </w:rPr>
    </w:lvl>
    <w:lvl w:ilvl="5" w:tplc="AFE0B45E">
      <w:start w:val="1"/>
      <w:numFmt w:val="bullet"/>
      <w:lvlText w:val="•"/>
      <w:lvlJc w:val="left"/>
      <w:rPr>
        <w:rFonts w:hint="default"/>
      </w:rPr>
    </w:lvl>
    <w:lvl w:ilvl="6" w:tplc="0F7C849A">
      <w:start w:val="1"/>
      <w:numFmt w:val="bullet"/>
      <w:lvlText w:val="•"/>
      <w:lvlJc w:val="left"/>
      <w:rPr>
        <w:rFonts w:hint="default"/>
      </w:rPr>
    </w:lvl>
    <w:lvl w:ilvl="7" w:tplc="65F0398E">
      <w:start w:val="1"/>
      <w:numFmt w:val="bullet"/>
      <w:lvlText w:val="•"/>
      <w:lvlJc w:val="left"/>
      <w:rPr>
        <w:rFonts w:hint="default"/>
      </w:rPr>
    </w:lvl>
    <w:lvl w:ilvl="8" w:tplc="6C6E1364">
      <w:start w:val="1"/>
      <w:numFmt w:val="bullet"/>
      <w:lvlText w:val="•"/>
      <w:lvlJc w:val="left"/>
      <w:rPr>
        <w:rFonts w:hint="default"/>
      </w:rPr>
    </w:lvl>
  </w:abstractNum>
  <w:abstractNum w:abstractNumId="64">
    <w:nsid w:val="735A2539"/>
    <w:multiLevelType w:val="multilevel"/>
    <w:tmpl w:val="7ED88A26"/>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5">
    <w:nsid w:val="7393119F"/>
    <w:multiLevelType w:val="hybridMultilevel"/>
    <w:tmpl w:val="64125F6E"/>
    <w:lvl w:ilvl="0" w:tplc="53344AB8">
      <w:start w:val="1"/>
      <w:numFmt w:val="bullet"/>
      <w:lvlText w:val="•"/>
      <w:lvlJc w:val="left"/>
      <w:pPr>
        <w:ind w:hanging="240"/>
      </w:pPr>
      <w:rPr>
        <w:rFonts w:ascii="Calibri" w:eastAsia="Calibri" w:hAnsi="Calibri" w:hint="default"/>
        <w:sz w:val="24"/>
        <w:szCs w:val="24"/>
      </w:rPr>
    </w:lvl>
    <w:lvl w:ilvl="1" w:tplc="CCD45E30">
      <w:start w:val="1"/>
      <w:numFmt w:val="bullet"/>
      <w:lvlText w:val="•"/>
      <w:lvlJc w:val="left"/>
      <w:rPr>
        <w:rFonts w:hint="default"/>
      </w:rPr>
    </w:lvl>
    <w:lvl w:ilvl="2" w:tplc="BD48F89C">
      <w:start w:val="1"/>
      <w:numFmt w:val="bullet"/>
      <w:lvlText w:val="•"/>
      <w:lvlJc w:val="left"/>
      <w:rPr>
        <w:rFonts w:hint="default"/>
      </w:rPr>
    </w:lvl>
    <w:lvl w:ilvl="3" w:tplc="103C0C6A">
      <w:start w:val="1"/>
      <w:numFmt w:val="bullet"/>
      <w:lvlText w:val="•"/>
      <w:lvlJc w:val="left"/>
      <w:rPr>
        <w:rFonts w:hint="default"/>
      </w:rPr>
    </w:lvl>
    <w:lvl w:ilvl="4" w:tplc="91C2387E">
      <w:start w:val="1"/>
      <w:numFmt w:val="bullet"/>
      <w:lvlText w:val="•"/>
      <w:lvlJc w:val="left"/>
      <w:rPr>
        <w:rFonts w:hint="default"/>
      </w:rPr>
    </w:lvl>
    <w:lvl w:ilvl="5" w:tplc="866EA95C">
      <w:start w:val="1"/>
      <w:numFmt w:val="bullet"/>
      <w:lvlText w:val="•"/>
      <w:lvlJc w:val="left"/>
      <w:rPr>
        <w:rFonts w:hint="default"/>
      </w:rPr>
    </w:lvl>
    <w:lvl w:ilvl="6" w:tplc="E25EC5AA">
      <w:start w:val="1"/>
      <w:numFmt w:val="bullet"/>
      <w:lvlText w:val="•"/>
      <w:lvlJc w:val="left"/>
      <w:rPr>
        <w:rFonts w:hint="default"/>
      </w:rPr>
    </w:lvl>
    <w:lvl w:ilvl="7" w:tplc="B49C4200">
      <w:start w:val="1"/>
      <w:numFmt w:val="bullet"/>
      <w:lvlText w:val="•"/>
      <w:lvlJc w:val="left"/>
      <w:rPr>
        <w:rFonts w:hint="default"/>
      </w:rPr>
    </w:lvl>
    <w:lvl w:ilvl="8" w:tplc="6308BB82">
      <w:start w:val="1"/>
      <w:numFmt w:val="bullet"/>
      <w:lvlText w:val="•"/>
      <w:lvlJc w:val="left"/>
      <w:rPr>
        <w:rFonts w:hint="default"/>
      </w:rPr>
    </w:lvl>
  </w:abstractNum>
  <w:abstractNum w:abstractNumId="66">
    <w:nsid w:val="753701A2"/>
    <w:multiLevelType w:val="hybridMultilevel"/>
    <w:tmpl w:val="C646EB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7">
    <w:nsid w:val="79103B3C"/>
    <w:multiLevelType w:val="hybridMultilevel"/>
    <w:tmpl w:val="631EFB72"/>
    <w:lvl w:ilvl="0" w:tplc="E5BCDAB4">
      <w:start w:val="1"/>
      <w:numFmt w:val="bullet"/>
      <w:lvlText w:val="•"/>
      <w:lvlJc w:val="left"/>
      <w:pPr>
        <w:ind w:hanging="240"/>
      </w:pPr>
      <w:rPr>
        <w:rFonts w:ascii="Calibri" w:eastAsia="Calibri" w:hAnsi="Calibri" w:hint="default"/>
        <w:sz w:val="24"/>
        <w:szCs w:val="24"/>
      </w:rPr>
    </w:lvl>
    <w:lvl w:ilvl="1" w:tplc="AA528074">
      <w:start w:val="1"/>
      <w:numFmt w:val="bullet"/>
      <w:lvlText w:val="•"/>
      <w:lvlJc w:val="left"/>
      <w:rPr>
        <w:rFonts w:hint="default"/>
      </w:rPr>
    </w:lvl>
    <w:lvl w:ilvl="2" w:tplc="6338EA18">
      <w:start w:val="1"/>
      <w:numFmt w:val="bullet"/>
      <w:lvlText w:val="•"/>
      <w:lvlJc w:val="left"/>
      <w:rPr>
        <w:rFonts w:hint="default"/>
      </w:rPr>
    </w:lvl>
    <w:lvl w:ilvl="3" w:tplc="6002C478">
      <w:start w:val="1"/>
      <w:numFmt w:val="bullet"/>
      <w:lvlText w:val="•"/>
      <w:lvlJc w:val="left"/>
      <w:rPr>
        <w:rFonts w:hint="default"/>
      </w:rPr>
    </w:lvl>
    <w:lvl w:ilvl="4" w:tplc="EBE0A198">
      <w:start w:val="1"/>
      <w:numFmt w:val="bullet"/>
      <w:lvlText w:val="•"/>
      <w:lvlJc w:val="left"/>
      <w:rPr>
        <w:rFonts w:hint="default"/>
      </w:rPr>
    </w:lvl>
    <w:lvl w:ilvl="5" w:tplc="C6EE290E">
      <w:start w:val="1"/>
      <w:numFmt w:val="bullet"/>
      <w:lvlText w:val="•"/>
      <w:lvlJc w:val="left"/>
      <w:rPr>
        <w:rFonts w:hint="default"/>
      </w:rPr>
    </w:lvl>
    <w:lvl w:ilvl="6" w:tplc="44D867FA">
      <w:start w:val="1"/>
      <w:numFmt w:val="bullet"/>
      <w:lvlText w:val="•"/>
      <w:lvlJc w:val="left"/>
      <w:rPr>
        <w:rFonts w:hint="default"/>
      </w:rPr>
    </w:lvl>
    <w:lvl w:ilvl="7" w:tplc="44BEC15A">
      <w:start w:val="1"/>
      <w:numFmt w:val="bullet"/>
      <w:lvlText w:val="•"/>
      <w:lvlJc w:val="left"/>
      <w:rPr>
        <w:rFonts w:hint="default"/>
      </w:rPr>
    </w:lvl>
    <w:lvl w:ilvl="8" w:tplc="52D2DCF2">
      <w:start w:val="1"/>
      <w:numFmt w:val="bullet"/>
      <w:lvlText w:val="•"/>
      <w:lvlJc w:val="left"/>
      <w:rPr>
        <w:rFonts w:hint="default"/>
      </w:rPr>
    </w:lvl>
  </w:abstractNum>
  <w:abstractNum w:abstractNumId="68">
    <w:nsid w:val="79E221BA"/>
    <w:multiLevelType w:val="hybridMultilevel"/>
    <w:tmpl w:val="3B20A798"/>
    <w:lvl w:ilvl="0" w:tplc="E49E14CE">
      <w:start w:val="1"/>
      <w:numFmt w:val="bullet"/>
      <w:lvlText w:val="•"/>
      <w:lvlJc w:val="left"/>
      <w:pPr>
        <w:ind w:hanging="240"/>
      </w:pPr>
      <w:rPr>
        <w:rFonts w:ascii="Calibri" w:eastAsia="Calibri" w:hAnsi="Calibri" w:hint="default"/>
        <w:sz w:val="24"/>
        <w:szCs w:val="24"/>
      </w:rPr>
    </w:lvl>
    <w:lvl w:ilvl="1" w:tplc="A81AA1BC">
      <w:start w:val="1"/>
      <w:numFmt w:val="bullet"/>
      <w:lvlText w:val="•"/>
      <w:lvlJc w:val="left"/>
      <w:rPr>
        <w:rFonts w:hint="default"/>
      </w:rPr>
    </w:lvl>
    <w:lvl w:ilvl="2" w:tplc="19FC19AA">
      <w:start w:val="1"/>
      <w:numFmt w:val="bullet"/>
      <w:lvlText w:val="•"/>
      <w:lvlJc w:val="left"/>
      <w:rPr>
        <w:rFonts w:hint="default"/>
      </w:rPr>
    </w:lvl>
    <w:lvl w:ilvl="3" w:tplc="E1B69426">
      <w:start w:val="1"/>
      <w:numFmt w:val="bullet"/>
      <w:lvlText w:val="•"/>
      <w:lvlJc w:val="left"/>
      <w:rPr>
        <w:rFonts w:hint="default"/>
      </w:rPr>
    </w:lvl>
    <w:lvl w:ilvl="4" w:tplc="1C6A85AA">
      <w:start w:val="1"/>
      <w:numFmt w:val="bullet"/>
      <w:lvlText w:val="•"/>
      <w:lvlJc w:val="left"/>
      <w:rPr>
        <w:rFonts w:hint="default"/>
      </w:rPr>
    </w:lvl>
    <w:lvl w:ilvl="5" w:tplc="2E3038C8">
      <w:start w:val="1"/>
      <w:numFmt w:val="bullet"/>
      <w:lvlText w:val="•"/>
      <w:lvlJc w:val="left"/>
      <w:rPr>
        <w:rFonts w:hint="default"/>
      </w:rPr>
    </w:lvl>
    <w:lvl w:ilvl="6" w:tplc="D5663A26">
      <w:start w:val="1"/>
      <w:numFmt w:val="bullet"/>
      <w:lvlText w:val="•"/>
      <w:lvlJc w:val="left"/>
      <w:rPr>
        <w:rFonts w:hint="default"/>
      </w:rPr>
    </w:lvl>
    <w:lvl w:ilvl="7" w:tplc="311C48E8">
      <w:start w:val="1"/>
      <w:numFmt w:val="bullet"/>
      <w:lvlText w:val="•"/>
      <w:lvlJc w:val="left"/>
      <w:rPr>
        <w:rFonts w:hint="default"/>
      </w:rPr>
    </w:lvl>
    <w:lvl w:ilvl="8" w:tplc="72080E12">
      <w:start w:val="1"/>
      <w:numFmt w:val="bullet"/>
      <w:lvlText w:val="•"/>
      <w:lvlJc w:val="left"/>
      <w:rPr>
        <w:rFonts w:hint="default"/>
      </w:rPr>
    </w:lvl>
  </w:abstractNum>
  <w:abstractNum w:abstractNumId="69">
    <w:nsid w:val="7A88745F"/>
    <w:multiLevelType w:val="hybridMultilevel"/>
    <w:tmpl w:val="7C262996"/>
    <w:lvl w:ilvl="0" w:tplc="C62C2BCC">
      <w:start w:val="1"/>
      <w:numFmt w:val="bullet"/>
      <w:lvlText w:val="•"/>
      <w:lvlJc w:val="left"/>
      <w:pPr>
        <w:ind w:hanging="240"/>
      </w:pPr>
      <w:rPr>
        <w:rFonts w:ascii="Calibri" w:eastAsia="Calibri" w:hAnsi="Calibri" w:hint="default"/>
        <w:sz w:val="24"/>
        <w:szCs w:val="24"/>
      </w:rPr>
    </w:lvl>
    <w:lvl w:ilvl="1" w:tplc="9FAAD956">
      <w:start w:val="1"/>
      <w:numFmt w:val="bullet"/>
      <w:lvlText w:val="•"/>
      <w:lvlJc w:val="left"/>
      <w:rPr>
        <w:rFonts w:hint="default"/>
      </w:rPr>
    </w:lvl>
    <w:lvl w:ilvl="2" w:tplc="32A688F4">
      <w:start w:val="1"/>
      <w:numFmt w:val="bullet"/>
      <w:lvlText w:val="•"/>
      <w:lvlJc w:val="left"/>
      <w:rPr>
        <w:rFonts w:hint="default"/>
      </w:rPr>
    </w:lvl>
    <w:lvl w:ilvl="3" w:tplc="79D42FE2">
      <w:start w:val="1"/>
      <w:numFmt w:val="bullet"/>
      <w:lvlText w:val="•"/>
      <w:lvlJc w:val="left"/>
      <w:rPr>
        <w:rFonts w:hint="default"/>
      </w:rPr>
    </w:lvl>
    <w:lvl w:ilvl="4" w:tplc="61B01DB6">
      <w:start w:val="1"/>
      <w:numFmt w:val="bullet"/>
      <w:lvlText w:val="•"/>
      <w:lvlJc w:val="left"/>
      <w:rPr>
        <w:rFonts w:hint="default"/>
      </w:rPr>
    </w:lvl>
    <w:lvl w:ilvl="5" w:tplc="527A86AE">
      <w:start w:val="1"/>
      <w:numFmt w:val="bullet"/>
      <w:lvlText w:val="•"/>
      <w:lvlJc w:val="left"/>
      <w:rPr>
        <w:rFonts w:hint="default"/>
      </w:rPr>
    </w:lvl>
    <w:lvl w:ilvl="6" w:tplc="680C3392">
      <w:start w:val="1"/>
      <w:numFmt w:val="bullet"/>
      <w:lvlText w:val="•"/>
      <w:lvlJc w:val="left"/>
      <w:rPr>
        <w:rFonts w:hint="default"/>
      </w:rPr>
    </w:lvl>
    <w:lvl w:ilvl="7" w:tplc="C554DF48">
      <w:start w:val="1"/>
      <w:numFmt w:val="bullet"/>
      <w:lvlText w:val="•"/>
      <w:lvlJc w:val="left"/>
      <w:rPr>
        <w:rFonts w:hint="default"/>
      </w:rPr>
    </w:lvl>
    <w:lvl w:ilvl="8" w:tplc="6180C02C">
      <w:start w:val="1"/>
      <w:numFmt w:val="bullet"/>
      <w:lvlText w:val="•"/>
      <w:lvlJc w:val="left"/>
      <w:rPr>
        <w:rFonts w:hint="default"/>
      </w:rPr>
    </w:lvl>
  </w:abstractNum>
  <w:abstractNum w:abstractNumId="70">
    <w:nsid w:val="7BC87E67"/>
    <w:multiLevelType w:val="hybridMultilevel"/>
    <w:tmpl w:val="1D824F7A"/>
    <w:lvl w:ilvl="0" w:tplc="890870F4">
      <w:start w:val="1"/>
      <w:numFmt w:val="bullet"/>
      <w:lvlText w:val="•"/>
      <w:lvlJc w:val="left"/>
      <w:pPr>
        <w:ind w:hanging="240"/>
      </w:pPr>
      <w:rPr>
        <w:rFonts w:ascii="Calibri" w:eastAsia="Calibri" w:hAnsi="Calibri" w:hint="default"/>
        <w:sz w:val="24"/>
        <w:szCs w:val="24"/>
      </w:rPr>
    </w:lvl>
    <w:lvl w:ilvl="1" w:tplc="BD586CB8">
      <w:start w:val="1"/>
      <w:numFmt w:val="bullet"/>
      <w:lvlText w:val="•"/>
      <w:lvlJc w:val="left"/>
      <w:rPr>
        <w:rFonts w:hint="default"/>
      </w:rPr>
    </w:lvl>
    <w:lvl w:ilvl="2" w:tplc="300496DC">
      <w:start w:val="1"/>
      <w:numFmt w:val="bullet"/>
      <w:lvlText w:val="•"/>
      <w:lvlJc w:val="left"/>
      <w:rPr>
        <w:rFonts w:hint="default"/>
      </w:rPr>
    </w:lvl>
    <w:lvl w:ilvl="3" w:tplc="EE1EBB18">
      <w:start w:val="1"/>
      <w:numFmt w:val="bullet"/>
      <w:lvlText w:val="•"/>
      <w:lvlJc w:val="left"/>
      <w:rPr>
        <w:rFonts w:hint="default"/>
      </w:rPr>
    </w:lvl>
    <w:lvl w:ilvl="4" w:tplc="FD2E7186">
      <w:start w:val="1"/>
      <w:numFmt w:val="bullet"/>
      <w:lvlText w:val="•"/>
      <w:lvlJc w:val="left"/>
      <w:rPr>
        <w:rFonts w:hint="default"/>
      </w:rPr>
    </w:lvl>
    <w:lvl w:ilvl="5" w:tplc="BD4200B6">
      <w:start w:val="1"/>
      <w:numFmt w:val="bullet"/>
      <w:lvlText w:val="•"/>
      <w:lvlJc w:val="left"/>
      <w:rPr>
        <w:rFonts w:hint="default"/>
      </w:rPr>
    </w:lvl>
    <w:lvl w:ilvl="6" w:tplc="B7886140">
      <w:start w:val="1"/>
      <w:numFmt w:val="bullet"/>
      <w:lvlText w:val="•"/>
      <w:lvlJc w:val="left"/>
      <w:rPr>
        <w:rFonts w:hint="default"/>
      </w:rPr>
    </w:lvl>
    <w:lvl w:ilvl="7" w:tplc="70C48CE8">
      <w:start w:val="1"/>
      <w:numFmt w:val="bullet"/>
      <w:lvlText w:val="•"/>
      <w:lvlJc w:val="left"/>
      <w:rPr>
        <w:rFonts w:hint="default"/>
      </w:rPr>
    </w:lvl>
    <w:lvl w:ilvl="8" w:tplc="1DB06310">
      <w:start w:val="1"/>
      <w:numFmt w:val="bullet"/>
      <w:lvlText w:val="•"/>
      <w:lvlJc w:val="left"/>
      <w:rPr>
        <w:rFonts w:hint="default"/>
      </w:rPr>
    </w:lvl>
  </w:abstractNum>
  <w:abstractNum w:abstractNumId="71">
    <w:nsid w:val="7D98716C"/>
    <w:multiLevelType w:val="multilevel"/>
    <w:tmpl w:val="5FB2BBCC"/>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2">
    <w:nsid w:val="7E240A2C"/>
    <w:multiLevelType w:val="multilevel"/>
    <w:tmpl w:val="FC16A014"/>
    <w:lvl w:ilvl="0">
      <w:start w:val="21"/>
      <w:numFmt w:val="upperLetter"/>
      <w:lvlText w:val="%1"/>
      <w:lvlJc w:val="left"/>
      <w:pPr>
        <w:ind w:hanging="456"/>
      </w:pPr>
      <w:rPr>
        <w:rFonts w:hint="default"/>
      </w:rPr>
    </w:lvl>
    <w:lvl w:ilvl="1">
      <w:start w:val="19"/>
      <w:numFmt w:val="upperLetter"/>
      <w:lvlText w:val="%1.%2."/>
      <w:lvlJc w:val="left"/>
      <w:pPr>
        <w:ind w:hanging="456"/>
      </w:pPr>
      <w:rPr>
        <w:rFonts w:ascii="Calibri" w:eastAsia="Calibri" w:hAnsi="Calibri" w:hint="default"/>
        <w:b/>
        <w:bCs/>
        <w:spacing w:val="-4"/>
        <w:w w:val="99"/>
        <w:sz w:val="24"/>
        <w:szCs w:val="24"/>
      </w:rPr>
    </w:lvl>
    <w:lvl w:ilvl="2">
      <w:start w:val="1"/>
      <w:numFmt w:val="bullet"/>
      <w:lvlText w:val="•"/>
      <w:lvlJc w:val="left"/>
      <w:pPr>
        <w:ind w:hanging="240"/>
      </w:pPr>
      <w:rPr>
        <w:rFonts w:ascii="Calibri" w:eastAsia="Calibri" w:hAnsi="Calibri" w:hint="default"/>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3">
    <w:nsid w:val="7E81732F"/>
    <w:multiLevelType w:val="hybridMultilevel"/>
    <w:tmpl w:val="65B43C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46"/>
  </w:num>
  <w:num w:numId="2">
    <w:abstractNumId w:val="11"/>
  </w:num>
  <w:num w:numId="3">
    <w:abstractNumId w:val="70"/>
  </w:num>
  <w:num w:numId="4">
    <w:abstractNumId w:val="56"/>
  </w:num>
  <w:num w:numId="5">
    <w:abstractNumId w:val="52"/>
  </w:num>
  <w:num w:numId="6">
    <w:abstractNumId w:val="20"/>
  </w:num>
  <w:num w:numId="7">
    <w:abstractNumId w:val="53"/>
  </w:num>
  <w:num w:numId="8">
    <w:abstractNumId w:val="69"/>
  </w:num>
  <w:num w:numId="9">
    <w:abstractNumId w:val="63"/>
  </w:num>
  <w:num w:numId="10">
    <w:abstractNumId w:val="26"/>
  </w:num>
  <w:num w:numId="11">
    <w:abstractNumId w:val="30"/>
  </w:num>
  <w:num w:numId="12">
    <w:abstractNumId w:val="59"/>
  </w:num>
  <w:num w:numId="13">
    <w:abstractNumId w:val="36"/>
  </w:num>
  <w:num w:numId="14">
    <w:abstractNumId w:val="12"/>
  </w:num>
  <w:num w:numId="15">
    <w:abstractNumId w:val="67"/>
  </w:num>
  <w:num w:numId="16">
    <w:abstractNumId w:val="65"/>
  </w:num>
  <w:num w:numId="17">
    <w:abstractNumId w:val="7"/>
  </w:num>
  <w:num w:numId="18">
    <w:abstractNumId w:val="22"/>
  </w:num>
  <w:num w:numId="19">
    <w:abstractNumId w:val="18"/>
  </w:num>
  <w:num w:numId="20">
    <w:abstractNumId w:val="50"/>
  </w:num>
  <w:num w:numId="21">
    <w:abstractNumId w:val="1"/>
  </w:num>
  <w:num w:numId="22">
    <w:abstractNumId w:val="62"/>
  </w:num>
  <w:num w:numId="23">
    <w:abstractNumId w:val="13"/>
  </w:num>
  <w:num w:numId="24">
    <w:abstractNumId w:val="72"/>
  </w:num>
  <w:num w:numId="25">
    <w:abstractNumId w:val="4"/>
  </w:num>
  <w:num w:numId="26">
    <w:abstractNumId w:val="15"/>
  </w:num>
  <w:num w:numId="27">
    <w:abstractNumId w:val="3"/>
  </w:num>
  <w:num w:numId="28">
    <w:abstractNumId w:val="34"/>
  </w:num>
  <w:num w:numId="29">
    <w:abstractNumId w:val="31"/>
  </w:num>
  <w:num w:numId="30">
    <w:abstractNumId w:val="64"/>
  </w:num>
  <w:num w:numId="31">
    <w:abstractNumId w:val="37"/>
  </w:num>
  <w:num w:numId="32">
    <w:abstractNumId w:val="0"/>
  </w:num>
  <w:num w:numId="33">
    <w:abstractNumId w:val="10"/>
  </w:num>
  <w:num w:numId="34">
    <w:abstractNumId w:val="42"/>
  </w:num>
  <w:num w:numId="35">
    <w:abstractNumId w:val="43"/>
  </w:num>
  <w:num w:numId="36">
    <w:abstractNumId w:val="17"/>
  </w:num>
  <w:num w:numId="37">
    <w:abstractNumId w:val="51"/>
  </w:num>
  <w:num w:numId="38">
    <w:abstractNumId w:val="23"/>
  </w:num>
  <w:num w:numId="39">
    <w:abstractNumId w:val="2"/>
  </w:num>
  <w:num w:numId="40">
    <w:abstractNumId w:val="60"/>
  </w:num>
  <w:num w:numId="41">
    <w:abstractNumId w:val="39"/>
  </w:num>
  <w:num w:numId="42">
    <w:abstractNumId w:val="55"/>
  </w:num>
  <w:num w:numId="43">
    <w:abstractNumId w:val="21"/>
  </w:num>
  <w:num w:numId="44">
    <w:abstractNumId w:val="6"/>
  </w:num>
  <w:num w:numId="45">
    <w:abstractNumId w:val="47"/>
  </w:num>
  <w:num w:numId="46">
    <w:abstractNumId w:val="27"/>
  </w:num>
  <w:num w:numId="47">
    <w:abstractNumId w:val="16"/>
  </w:num>
  <w:num w:numId="48">
    <w:abstractNumId w:val="45"/>
  </w:num>
  <w:num w:numId="49">
    <w:abstractNumId w:val="58"/>
  </w:num>
  <w:num w:numId="50">
    <w:abstractNumId w:val="25"/>
  </w:num>
  <w:num w:numId="51">
    <w:abstractNumId w:val="29"/>
  </w:num>
  <w:num w:numId="52">
    <w:abstractNumId w:val="57"/>
  </w:num>
  <w:num w:numId="53">
    <w:abstractNumId w:val="9"/>
  </w:num>
  <w:num w:numId="54">
    <w:abstractNumId w:val="32"/>
  </w:num>
  <w:num w:numId="55">
    <w:abstractNumId w:val="35"/>
  </w:num>
  <w:num w:numId="56">
    <w:abstractNumId w:val="33"/>
  </w:num>
  <w:num w:numId="57">
    <w:abstractNumId w:val="54"/>
  </w:num>
  <w:num w:numId="58">
    <w:abstractNumId w:val="44"/>
  </w:num>
  <w:num w:numId="59">
    <w:abstractNumId w:val="48"/>
  </w:num>
  <w:num w:numId="60">
    <w:abstractNumId w:val="68"/>
  </w:num>
  <w:num w:numId="61">
    <w:abstractNumId w:val="5"/>
  </w:num>
  <w:num w:numId="62">
    <w:abstractNumId w:val="71"/>
  </w:num>
  <w:num w:numId="63">
    <w:abstractNumId w:val="38"/>
  </w:num>
  <w:num w:numId="64">
    <w:abstractNumId w:val="40"/>
  </w:num>
  <w:num w:numId="65">
    <w:abstractNumId w:val="24"/>
  </w:num>
  <w:num w:numId="66">
    <w:abstractNumId w:val="41"/>
  </w:num>
  <w:num w:numId="67">
    <w:abstractNumId w:val="28"/>
  </w:num>
  <w:num w:numId="68">
    <w:abstractNumId w:val="66"/>
  </w:num>
  <w:num w:numId="69">
    <w:abstractNumId w:val="19"/>
  </w:num>
  <w:num w:numId="70">
    <w:abstractNumId w:val="73"/>
  </w:num>
  <w:num w:numId="71">
    <w:abstractNumId w:val="61"/>
  </w:num>
  <w:num w:numId="72">
    <w:abstractNumId w:val="14"/>
  </w:num>
  <w:num w:numId="73">
    <w:abstractNumId w:val="49"/>
  </w:num>
  <w:num w:numId="74">
    <w:abstractNumId w:val="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751"/>
    <w:rsid w:val="00007B5C"/>
    <w:rsid w:val="000112C0"/>
    <w:rsid w:val="0004356E"/>
    <w:rsid w:val="0004741B"/>
    <w:rsid w:val="00047AFC"/>
    <w:rsid w:val="00062466"/>
    <w:rsid w:val="00091D20"/>
    <w:rsid w:val="000A3CAC"/>
    <w:rsid w:val="000B26F6"/>
    <w:rsid w:val="000E15DE"/>
    <w:rsid w:val="000E6D6C"/>
    <w:rsid w:val="00105E87"/>
    <w:rsid w:val="00106FF5"/>
    <w:rsid w:val="00125527"/>
    <w:rsid w:val="00132052"/>
    <w:rsid w:val="00144D23"/>
    <w:rsid w:val="00155BFF"/>
    <w:rsid w:val="0017335F"/>
    <w:rsid w:val="00177FC5"/>
    <w:rsid w:val="001A5E7C"/>
    <w:rsid w:val="001B62A0"/>
    <w:rsid w:val="001B6551"/>
    <w:rsid w:val="001F6C9E"/>
    <w:rsid w:val="00202202"/>
    <w:rsid w:val="00220B24"/>
    <w:rsid w:val="00237E77"/>
    <w:rsid w:val="00246011"/>
    <w:rsid w:val="002705D8"/>
    <w:rsid w:val="00272457"/>
    <w:rsid w:val="00282C78"/>
    <w:rsid w:val="002924B8"/>
    <w:rsid w:val="0029602F"/>
    <w:rsid w:val="002971E0"/>
    <w:rsid w:val="002B5D27"/>
    <w:rsid w:val="002B705B"/>
    <w:rsid w:val="002D3B6D"/>
    <w:rsid w:val="002E27AD"/>
    <w:rsid w:val="002F436E"/>
    <w:rsid w:val="00305EAF"/>
    <w:rsid w:val="00316011"/>
    <w:rsid w:val="00322F34"/>
    <w:rsid w:val="00355067"/>
    <w:rsid w:val="003575E2"/>
    <w:rsid w:val="003600F7"/>
    <w:rsid w:val="00373BAE"/>
    <w:rsid w:val="003775EC"/>
    <w:rsid w:val="003A7091"/>
    <w:rsid w:val="003C430F"/>
    <w:rsid w:val="003C46EC"/>
    <w:rsid w:val="003D3019"/>
    <w:rsid w:val="003D3C4B"/>
    <w:rsid w:val="003F5276"/>
    <w:rsid w:val="004032CD"/>
    <w:rsid w:val="004312C5"/>
    <w:rsid w:val="00451403"/>
    <w:rsid w:val="004C4B1D"/>
    <w:rsid w:val="004D478A"/>
    <w:rsid w:val="004E39D7"/>
    <w:rsid w:val="004F2DC5"/>
    <w:rsid w:val="00502751"/>
    <w:rsid w:val="00516349"/>
    <w:rsid w:val="0055309A"/>
    <w:rsid w:val="00557C7B"/>
    <w:rsid w:val="0056145C"/>
    <w:rsid w:val="005A0282"/>
    <w:rsid w:val="005B45E9"/>
    <w:rsid w:val="005C4BFD"/>
    <w:rsid w:val="005D53BF"/>
    <w:rsid w:val="00602C45"/>
    <w:rsid w:val="006033BF"/>
    <w:rsid w:val="006431F5"/>
    <w:rsid w:val="00645822"/>
    <w:rsid w:val="006526DB"/>
    <w:rsid w:val="00691254"/>
    <w:rsid w:val="006F47EA"/>
    <w:rsid w:val="0070229C"/>
    <w:rsid w:val="00712455"/>
    <w:rsid w:val="007575D3"/>
    <w:rsid w:val="00791D03"/>
    <w:rsid w:val="007D48E2"/>
    <w:rsid w:val="007D4AC0"/>
    <w:rsid w:val="007E0253"/>
    <w:rsid w:val="007F10DF"/>
    <w:rsid w:val="007F43F0"/>
    <w:rsid w:val="008162B2"/>
    <w:rsid w:val="0082114F"/>
    <w:rsid w:val="008646B3"/>
    <w:rsid w:val="00885EED"/>
    <w:rsid w:val="008927D7"/>
    <w:rsid w:val="008C761F"/>
    <w:rsid w:val="008D14FC"/>
    <w:rsid w:val="008F7420"/>
    <w:rsid w:val="00924B6C"/>
    <w:rsid w:val="00925C68"/>
    <w:rsid w:val="00980666"/>
    <w:rsid w:val="00980A17"/>
    <w:rsid w:val="00983FD8"/>
    <w:rsid w:val="00984027"/>
    <w:rsid w:val="00993E3C"/>
    <w:rsid w:val="00997C93"/>
    <w:rsid w:val="009A1551"/>
    <w:rsid w:val="009A4C7D"/>
    <w:rsid w:val="009B264C"/>
    <w:rsid w:val="009E7910"/>
    <w:rsid w:val="009F3455"/>
    <w:rsid w:val="00A2458C"/>
    <w:rsid w:val="00A43165"/>
    <w:rsid w:val="00A45720"/>
    <w:rsid w:val="00A64AAC"/>
    <w:rsid w:val="00A87B8C"/>
    <w:rsid w:val="00A94F02"/>
    <w:rsid w:val="00AA1341"/>
    <w:rsid w:val="00AB13BD"/>
    <w:rsid w:val="00B14AB6"/>
    <w:rsid w:val="00B33627"/>
    <w:rsid w:val="00B34931"/>
    <w:rsid w:val="00B55476"/>
    <w:rsid w:val="00B56E8A"/>
    <w:rsid w:val="00B570CA"/>
    <w:rsid w:val="00B63DB6"/>
    <w:rsid w:val="00B903BD"/>
    <w:rsid w:val="00BC4489"/>
    <w:rsid w:val="00BE667A"/>
    <w:rsid w:val="00C15761"/>
    <w:rsid w:val="00C21D84"/>
    <w:rsid w:val="00C411F8"/>
    <w:rsid w:val="00C47778"/>
    <w:rsid w:val="00C53F06"/>
    <w:rsid w:val="00C77E49"/>
    <w:rsid w:val="00C859FE"/>
    <w:rsid w:val="00C96284"/>
    <w:rsid w:val="00CA0A37"/>
    <w:rsid w:val="00CC22C9"/>
    <w:rsid w:val="00CD079B"/>
    <w:rsid w:val="00D0263D"/>
    <w:rsid w:val="00D231AF"/>
    <w:rsid w:val="00D404F1"/>
    <w:rsid w:val="00D51BC1"/>
    <w:rsid w:val="00D62416"/>
    <w:rsid w:val="00D80095"/>
    <w:rsid w:val="00DA1C41"/>
    <w:rsid w:val="00DA7C73"/>
    <w:rsid w:val="00DB56EC"/>
    <w:rsid w:val="00DF6D3A"/>
    <w:rsid w:val="00DF78AF"/>
    <w:rsid w:val="00E41F98"/>
    <w:rsid w:val="00E708BB"/>
    <w:rsid w:val="00E72657"/>
    <w:rsid w:val="00E762D9"/>
    <w:rsid w:val="00E877AC"/>
    <w:rsid w:val="00EA2B14"/>
    <w:rsid w:val="00EA5AA3"/>
    <w:rsid w:val="00EA5E8B"/>
    <w:rsid w:val="00EC56CD"/>
    <w:rsid w:val="00EE6B05"/>
    <w:rsid w:val="00EF2AE1"/>
    <w:rsid w:val="00EF7553"/>
    <w:rsid w:val="00F028A3"/>
    <w:rsid w:val="00F04699"/>
    <w:rsid w:val="00F2046C"/>
    <w:rsid w:val="00F26017"/>
    <w:rsid w:val="00F629AB"/>
    <w:rsid w:val="00F833D6"/>
    <w:rsid w:val="00F92417"/>
    <w:rsid w:val="00FA3E95"/>
    <w:rsid w:val="00FE4D02"/>
    <w:rsid w:val="00FF2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numbering" w:customStyle="1" w:styleId="NoList1">
    <w:name w:val="No List1"/>
    <w:next w:val="NoList"/>
    <w:uiPriority w:val="99"/>
    <w:semiHidden/>
    <w:unhideWhenUsed/>
    <w:rsid w:val="00925C68"/>
  </w:style>
  <w:style w:type="numbering" w:customStyle="1" w:styleId="NoList2">
    <w:name w:val="No List2"/>
    <w:next w:val="NoList"/>
    <w:uiPriority w:val="99"/>
    <w:semiHidden/>
    <w:unhideWhenUsed/>
    <w:rsid w:val="00A45720"/>
  </w:style>
  <w:style w:type="numbering" w:customStyle="1" w:styleId="NoList3">
    <w:name w:val="No List3"/>
    <w:next w:val="NoList"/>
    <w:uiPriority w:val="99"/>
    <w:semiHidden/>
    <w:unhideWhenUsed/>
    <w:rsid w:val="00A45720"/>
  </w:style>
  <w:style w:type="character" w:styleId="CommentReference">
    <w:name w:val="annotation reference"/>
    <w:basedOn w:val="DefaultParagraphFont"/>
    <w:uiPriority w:val="99"/>
    <w:semiHidden/>
    <w:unhideWhenUsed/>
    <w:rsid w:val="00B33627"/>
    <w:rPr>
      <w:sz w:val="16"/>
      <w:szCs w:val="16"/>
    </w:rPr>
  </w:style>
  <w:style w:type="paragraph" w:styleId="CommentText">
    <w:name w:val="annotation text"/>
    <w:basedOn w:val="Normal"/>
    <w:link w:val="CommentTextChar"/>
    <w:uiPriority w:val="99"/>
    <w:semiHidden/>
    <w:unhideWhenUsed/>
    <w:rsid w:val="00B33627"/>
    <w:rPr>
      <w:sz w:val="20"/>
      <w:szCs w:val="20"/>
    </w:rPr>
  </w:style>
  <w:style w:type="character" w:customStyle="1" w:styleId="CommentTextChar">
    <w:name w:val="Comment Text Char"/>
    <w:basedOn w:val="DefaultParagraphFont"/>
    <w:link w:val="CommentText"/>
    <w:uiPriority w:val="99"/>
    <w:semiHidden/>
    <w:rsid w:val="00B33627"/>
    <w:rPr>
      <w:sz w:val="20"/>
      <w:szCs w:val="20"/>
    </w:rPr>
  </w:style>
  <w:style w:type="paragraph" w:styleId="CommentSubject">
    <w:name w:val="annotation subject"/>
    <w:basedOn w:val="CommentText"/>
    <w:next w:val="CommentText"/>
    <w:link w:val="CommentSubjectChar"/>
    <w:uiPriority w:val="99"/>
    <w:semiHidden/>
    <w:unhideWhenUsed/>
    <w:rsid w:val="00B33627"/>
    <w:rPr>
      <w:b/>
      <w:bCs/>
    </w:rPr>
  </w:style>
  <w:style w:type="character" w:customStyle="1" w:styleId="CommentSubjectChar">
    <w:name w:val="Comment Subject Char"/>
    <w:basedOn w:val="CommentTextChar"/>
    <w:link w:val="CommentSubject"/>
    <w:uiPriority w:val="99"/>
    <w:semiHidden/>
    <w:rsid w:val="00B3362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9" w:qFormat="1"/>
    <w:lsdException w:name="heading 8" w:uiPriority="9" w:qFormat="1"/>
    <w:lsdException w:name="heading 9" w:uiPriority="9" w:qFormat="1"/>
    <w:lsdException w:name="toc 1" w:uiPriority="1"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2350"/>
      <w:outlineLvl w:val="0"/>
    </w:pPr>
    <w:rPr>
      <w:rFonts w:ascii="Arial" w:eastAsia="Arial" w:hAnsi="Arial"/>
      <w:sz w:val="66"/>
      <w:szCs w:val="66"/>
    </w:rPr>
  </w:style>
  <w:style w:type="paragraph" w:styleId="Heading2">
    <w:name w:val="heading 2"/>
    <w:basedOn w:val="Normal"/>
    <w:uiPriority w:val="1"/>
    <w:qFormat/>
    <w:pPr>
      <w:ind w:left="448"/>
      <w:outlineLvl w:val="1"/>
    </w:pPr>
    <w:rPr>
      <w:rFonts w:ascii="Arial" w:eastAsia="Arial" w:hAnsi="Arial"/>
      <w:sz w:val="54"/>
      <w:szCs w:val="54"/>
    </w:rPr>
  </w:style>
  <w:style w:type="paragraph" w:styleId="Heading3">
    <w:name w:val="heading 3"/>
    <w:basedOn w:val="Normal"/>
    <w:uiPriority w:val="1"/>
    <w:qFormat/>
    <w:pPr>
      <w:spacing w:before="91"/>
      <w:ind w:left="448"/>
      <w:outlineLvl w:val="2"/>
    </w:pPr>
    <w:rPr>
      <w:rFonts w:ascii="Arial" w:eastAsia="Arial" w:hAnsi="Arial"/>
      <w:sz w:val="42"/>
      <w:szCs w:val="42"/>
    </w:rPr>
  </w:style>
  <w:style w:type="paragraph" w:styleId="Heading4">
    <w:name w:val="heading 4"/>
    <w:basedOn w:val="Normal"/>
    <w:uiPriority w:val="1"/>
    <w:qFormat/>
    <w:pPr>
      <w:ind w:left="1992"/>
      <w:outlineLvl w:val="3"/>
    </w:pPr>
    <w:rPr>
      <w:rFonts w:ascii="Arial" w:eastAsia="Arial" w:hAnsi="Arial"/>
      <w:sz w:val="36"/>
      <w:szCs w:val="36"/>
    </w:rPr>
  </w:style>
  <w:style w:type="paragraph" w:styleId="Heading5">
    <w:name w:val="heading 5"/>
    <w:basedOn w:val="Normal"/>
    <w:uiPriority w:val="1"/>
    <w:qFormat/>
    <w:pPr>
      <w:ind w:left="100"/>
      <w:outlineLvl w:val="4"/>
    </w:pPr>
    <w:rPr>
      <w:rFonts w:ascii="Arial" w:eastAsia="Arial" w:hAnsi="Arial"/>
      <w:sz w:val="26"/>
      <w:szCs w:val="26"/>
    </w:rPr>
  </w:style>
  <w:style w:type="paragraph" w:styleId="Heading6">
    <w:name w:val="heading 6"/>
    <w:basedOn w:val="Normal"/>
    <w:uiPriority w:val="1"/>
    <w:qFormat/>
    <w:pPr>
      <w:ind w:left="100"/>
      <w:outlineLvl w:val="5"/>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5"/>
      <w:ind w:left="100"/>
    </w:pPr>
    <w:rPr>
      <w:rFonts w:ascii="Calibri" w:eastAsia="Calibri" w:hAnsi="Calibri"/>
      <w:b/>
      <w:bCs/>
      <w:sz w:val="24"/>
      <w:szCs w:val="24"/>
    </w:rPr>
  </w:style>
  <w:style w:type="paragraph" w:styleId="BodyText">
    <w:name w:val="Body Text"/>
    <w:basedOn w:val="Normal"/>
    <w:uiPriority w:val="1"/>
    <w:qFormat/>
    <w:pPr>
      <w:ind w:left="460"/>
    </w:pPr>
    <w:rPr>
      <w:rFonts w:ascii="Calibri" w:eastAsia="Calibri" w:hAnsi="Calibri"/>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132052"/>
    <w:rPr>
      <w:rFonts w:ascii="Tahoma" w:hAnsi="Tahoma" w:cs="Tahoma"/>
      <w:sz w:val="16"/>
      <w:szCs w:val="16"/>
    </w:rPr>
  </w:style>
  <w:style w:type="character" w:customStyle="1" w:styleId="BalloonTextChar">
    <w:name w:val="Balloon Text Char"/>
    <w:basedOn w:val="DefaultParagraphFont"/>
    <w:link w:val="BalloonText"/>
    <w:uiPriority w:val="99"/>
    <w:semiHidden/>
    <w:rsid w:val="00132052"/>
    <w:rPr>
      <w:rFonts w:ascii="Tahoma" w:hAnsi="Tahoma" w:cs="Tahoma"/>
      <w:sz w:val="16"/>
      <w:szCs w:val="16"/>
    </w:rPr>
  </w:style>
  <w:style w:type="character" w:styleId="Hyperlink">
    <w:name w:val="Hyperlink"/>
    <w:basedOn w:val="DefaultParagraphFont"/>
    <w:uiPriority w:val="99"/>
    <w:unhideWhenUsed/>
    <w:rsid w:val="00B34931"/>
    <w:rPr>
      <w:color w:val="0000FF" w:themeColor="hyperlink"/>
      <w:u w:val="single"/>
    </w:rPr>
  </w:style>
  <w:style w:type="paragraph" w:styleId="Header">
    <w:name w:val="header"/>
    <w:basedOn w:val="Normal"/>
    <w:link w:val="HeaderChar"/>
    <w:uiPriority w:val="99"/>
    <w:unhideWhenUsed/>
    <w:rsid w:val="00C96284"/>
    <w:pPr>
      <w:tabs>
        <w:tab w:val="center" w:pos="4680"/>
        <w:tab w:val="right" w:pos="9360"/>
      </w:tabs>
    </w:pPr>
  </w:style>
  <w:style w:type="character" w:customStyle="1" w:styleId="HeaderChar">
    <w:name w:val="Header Char"/>
    <w:basedOn w:val="DefaultParagraphFont"/>
    <w:link w:val="Header"/>
    <w:uiPriority w:val="99"/>
    <w:rsid w:val="00C96284"/>
  </w:style>
  <w:style w:type="paragraph" w:styleId="Footer">
    <w:name w:val="footer"/>
    <w:basedOn w:val="Normal"/>
    <w:link w:val="FooterChar"/>
    <w:uiPriority w:val="99"/>
    <w:unhideWhenUsed/>
    <w:rsid w:val="00C96284"/>
    <w:pPr>
      <w:tabs>
        <w:tab w:val="center" w:pos="4680"/>
        <w:tab w:val="right" w:pos="9360"/>
      </w:tabs>
    </w:pPr>
  </w:style>
  <w:style w:type="character" w:customStyle="1" w:styleId="FooterChar">
    <w:name w:val="Footer Char"/>
    <w:basedOn w:val="DefaultParagraphFont"/>
    <w:link w:val="Footer"/>
    <w:uiPriority w:val="99"/>
    <w:rsid w:val="00C96284"/>
  </w:style>
  <w:style w:type="numbering" w:customStyle="1" w:styleId="NoList1">
    <w:name w:val="No List1"/>
    <w:next w:val="NoList"/>
    <w:uiPriority w:val="99"/>
    <w:semiHidden/>
    <w:unhideWhenUsed/>
    <w:rsid w:val="00925C68"/>
  </w:style>
  <w:style w:type="numbering" w:customStyle="1" w:styleId="NoList2">
    <w:name w:val="No List2"/>
    <w:next w:val="NoList"/>
    <w:uiPriority w:val="99"/>
    <w:semiHidden/>
    <w:unhideWhenUsed/>
    <w:rsid w:val="00A45720"/>
  </w:style>
  <w:style w:type="numbering" w:customStyle="1" w:styleId="NoList3">
    <w:name w:val="No List3"/>
    <w:next w:val="NoList"/>
    <w:uiPriority w:val="99"/>
    <w:semiHidden/>
    <w:unhideWhenUsed/>
    <w:rsid w:val="00A45720"/>
  </w:style>
  <w:style w:type="character" w:styleId="CommentReference">
    <w:name w:val="annotation reference"/>
    <w:basedOn w:val="DefaultParagraphFont"/>
    <w:uiPriority w:val="99"/>
    <w:semiHidden/>
    <w:unhideWhenUsed/>
    <w:rsid w:val="00B33627"/>
    <w:rPr>
      <w:sz w:val="16"/>
      <w:szCs w:val="16"/>
    </w:rPr>
  </w:style>
  <w:style w:type="paragraph" w:styleId="CommentText">
    <w:name w:val="annotation text"/>
    <w:basedOn w:val="Normal"/>
    <w:link w:val="CommentTextChar"/>
    <w:uiPriority w:val="99"/>
    <w:semiHidden/>
    <w:unhideWhenUsed/>
    <w:rsid w:val="00B33627"/>
    <w:rPr>
      <w:sz w:val="20"/>
      <w:szCs w:val="20"/>
    </w:rPr>
  </w:style>
  <w:style w:type="character" w:customStyle="1" w:styleId="CommentTextChar">
    <w:name w:val="Comment Text Char"/>
    <w:basedOn w:val="DefaultParagraphFont"/>
    <w:link w:val="CommentText"/>
    <w:uiPriority w:val="99"/>
    <w:semiHidden/>
    <w:rsid w:val="00B33627"/>
    <w:rPr>
      <w:sz w:val="20"/>
      <w:szCs w:val="20"/>
    </w:rPr>
  </w:style>
  <w:style w:type="paragraph" w:styleId="CommentSubject">
    <w:name w:val="annotation subject"/>
    <w:basedOn w:val="CommentText"/>
    <w:next w:val="CommentText"/>
    <w:link w:val="CommentSubjectChar"/>
    <w:uiPriority w:val="99"/>
    <w:semiHidden/>
    <w:unhideWhenUsed/>
    <w:rsid w:val="00B33627"/>
    <w:rPr>
      <w:b/>
      <w:bCs/>
    </w:rPr>
  </w:style>
  <w:style w:type="character" w:customStyle="1" w:styleId="CommentSubjectChar">
    <w:name w:val="Comment Subject Char"/>
    <w:basedOn w:val="CommentTextChar"/>
    <w:link w:val="CommentSubject"/>
    <w:uiPriority w:val="99"/>
    <w:semiHidden/>
    <w:rsid w:val="00B336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592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623A8-D4D6-4FE5-8F25-5620AB6E4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Pages>
  <Words>1234</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Housing and Urban Development</Company>
  <LinksUpToDate>false</LinksUpToDate>
  <CharactersWithSpaces>8252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Goldschmidt, Michael</dc:creator>
  <cp:lastModifiedBy>Goldschmidt, Michael</cp:lastModifiedBy>
  <cp:revision>6</cp:revision>
  <cp:lastPrinted>2015-12-03T19:06:00Z</cp:lastPrinted>
  <dcterms:created xsi:type="dcterms:W3CDTF">2016-05-20T05:06:00Z</dcterms:created>
  <dcterms:modified xsi:type="dcterms:W3CDTF">2016-05-20T05:36:00Z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2015-06-23T00:00:00Z</vt:filetime>
  </property>
  <property fmtid="{D5CDD505-2E9C-101B-9397-08002B2CF9AE}" pid="4" name="_NewReviewCycle">
    <vt:lpwstr/>
  </property>
  <property fmtid="{D5CDD505-2E9C-101B-9397-08002B2CF9AE}" pid="5" name="_AdHocReviewCycleID">
    <vt:i4>-1750796548</vt:i4>
  </property>
  <property fmtid="{D5CDD505-2E9C-101B-9397-08002B2CF9AE}" pid="6" name="_EmailSubject">
    <vt:lpwstr>EDaSaHH Stakeholder Edits</vt:lpwstr>
  </property>
  <property fmtid="{D5CDD505-2E9C-101B-9397-08002B2CF9AE}" pid="7" name="_AuthorEmail">
    <vt:lpwstr>Shannon.E.Steinbauer@hud.gov</vt:lpwstr>
  </property>
  <property fmtid="{D5CDD505-2E9C-101B-9397-08002B2CF9AE}" pid="8" name="_AuthorEmailDisplayName">
    <vt:lpwstr>Steinbauer, Shannon E</vt:lpwstr>
  </property>
  <property fmtid="{D5CDD505-2E9C-101B-9397-08002B2CF9AE}" pid="9" name="_PreviousAdHocReviewCycleID">
    <vt:i4>1562435353</vt:i4>
  </property>
  <property fmtid="{D5CDD505-2E9C-101B-9397-08002B2CF9AE}" pid="10" name="_ReviewingToolsShownOnce">
    <vt:lpwstr/>
  </property>
</Properties>
</file>